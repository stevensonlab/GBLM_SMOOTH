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rPr>
          <w:ins w:id="0" w:author="Ian Stevenson" w:date="2020-12-29T13:25:00Z"/>
        </w:rPr>
      </w:pPr>
      <w:r w:rsidRPr="000C7168">
        <w:rPr>
          <w:vertAlign w:val="superscript"/>
        </w:rPr>
        <w:t>*</w:t>
      </w:r>
      <w:r>
        <w:t>Corresponding Author: ganchao.wei@uconn.edu</w:t>
      </w:r>
    </w:p>
    <w:p w14:paraId="7CADBA6C" w14:textId="77777777" w:rsidR="00F67F93" w:rsidRDefault="00F67F93" w:rsidP="000C7168">
      <w:pPr>
        <w:spacing w:after="0"/>
        <w:rPr>
          <w:ins w:id="1" w:author="Ian Stevenson" w:date="2020-12-29T13:25:00Z"/>
        </w:rPr>
      </w:pPr>
    </w:p>
    <w:p w14:paraId="3D48FC24" w14:textId="2BA65F36" w:rsidR="00F67F93" w:rsidRDefault="00F67F93" w:rsidP="000C7168">
      <w:pPr>
        <w:spacing w:after="0"/>
        <w:rPr>
          <w:ins w:id="2" w:author="Ian Stevenson" w:date="2020-12-29T13:25:00Z"/>
        </w:rPr>
      </w:pPr>
      <w:proofErr w:type="spellStart"/>
      <w:ins w:id="3" w:author="Ian Stevenson" w:date="2020-12-29T13:25:00Z">
        <w:r>
          <w:t>Todo</w:t>
        </w:r>
        <w:proofErr w:type="spellEnd"/>
        <w:r>
          <w:t>:</w:t>
        </w:r>
      </w:ins>
    </w:p>
    <w:p w14:paraId="3960EDA9" w14:textId="22CF34BF" w:rsidR="00F67F93" w:rsidRDefault="00F67F93" w:rsidP="000C7168">
      <w:pPr>
        <w:spacing w:after="0"/>
        <w:rPr>
          <w:ins w:id="4" w:author="Ian Stevenson" w:date="2021-01-02T10:40:00Z"/>
        </w:rPr>
      </w:pPr>
      <w:ins w:id="5" w:author="Ian Stevenson" w:date="2020-12-29T13:25:00Z">
        <w:r>
          <w:t>Make sure any acronyms are spelled out on the first use</w:t>
        </w:r>
      </w:ins>
    </w:p>
    <w:p w14:paraId="28E4D046" w14:textId="5E7D1D35" w:rsidR="0001411F" w:rsidRDefault="0001411F" w:rsidP="000C7168">
      <w:pPr>
        <w:spacing w:after="0"/>
        <w:rPr>
          <w:ins w:id="6" w:author="Stevenson, Ian" w:date="2021-01-05T09:42:00Z"/>
        </w:rPr>
      </w:pPr>
      <w:ins w:id="7" w:author="Ian Stevenson" w:date="2021-01-02T10:40:00Z">
        <w:r>
          <w:t xml:space="preserve">Avoid </w:t>
        </w:r>
      </w:ins>
      <w:ins w:id="8" w:author="Ian Stevenson" w:date="2021-01-02T10:41:00Z">
        <w:r>
          <w:t xml:space="preserve">saying </w:t>
        </w:r>
      </w:ins>
      <w:ins w:id="9" w:author="Ian Stevenson" w:date="2021-01-02T10:40:00Z">
        <w:r>
          <w:t>“this plot/figure shows</w:t>
        </w:r>
      </w:ins>
      <w:ins w:id="10" w:author="Ian Stevenson" w:date="2021-01-02T10:41:00Z">
        <w:r>
          <w:t>”</w:t>
        </w:r>
      </w:ins>
      <w:ins w:id="11" w:author="Stevenson, Ian" w:date="2021-01-05T09:35:00Z">
        <w:r w:rsidR="00577EC8">
          <w:t xml:space="preserve"> when you can</w:t>
        </w:r>
      </w:ins>
      <w:ins w:id="12" w:author="Stevenson, Ian" w:date="2021-01-05T09:36:00Z">
        <w:r w:rsidR="00577EC8">
          <w:t xml:space="preserve"> </w:t>
        </w:r>
      </w:ins>
      <w:ins w:id="13" w:author="Stevenson, Ian" w:date="2021-01-05T13:22:00Z">
        <w:r w:rsidR="00297F45">
          <w:t xml:space="preserve">it’s </w:t>
        </w:r>
      </w:ins>
      <w:ins w:id="14" w:author="Stevenson, Ian" w:date="2021-01-05T09:36:00Z">
        <w:r w:rsidR="00577EC8">
          <w:t>better to say “We find that Y varies with X (Fig 1)”</w:t>
        </w:r>
      </w:ins>
      <w:ins w:id="15" w:author="Stevenson, Ian" w:date="2021-01-05T09:42:00Z">
        <w:r w:rsidR="00577EC8">
          <w:t xml:space="preserve"> or whatever the main interpretation is</w:t>
        </w:r>
      </w:ins>
    </w:p>
    <w:p w14:paraId="015862E1" w14:textId="235587A2" w:rsidR="00577EC8" w:rsidRDefault="00577EC8" w:rsidP="000C7168">
      <w:pPr>
        <w:spacing w:after="0"/>
        <w:rPr>
          <w:ins w:id="16" w:author="Stevenson, Ian" w:date="2021-01-05T09:42:00Z"/>
        </w:rPr>
      </w:pPr>
      <w:ins w:id="17" w:author="Stevenson, Ian" w:date="2021-01-05T09:42:00Z">
        <w:r>
          <w:t>Double-check that we are careful to distinguish between STP/LTP and short-term/long-term effect</w:t>
        </w:r>
      </w:ins>
      <w:ins w:id="18" w:author="Stevenson, Ian" w:date="2021-01-05T09:43:00Z">
        <w:r>
          <w:t>s within the model. STP and LTP have somewhat specific meanings for experimentalists. Also need to be careful</w:t>
        </w:r>
      </w:ins>
      <w:ins w:id="19" w:author="Stevenson, Ian" w:date="2021-01-05T09:44:00Z">
        <w:r>
          <w:t xml:space="preserve"> when using LTP, since the “P” stands for “potentiation” not “plasticity” it is limited to cases where the synapse gets stronger</w:t>
        </w:r>
      </w:ins>
    </w:p>
    <w:p w14:paraId="6522EFE5" w14:textId="77777777" w:rsidR="00577EC8" w:rsidRPr="000C7168" w:rsidRDefault="00577EC8"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6E1C2B9B" w:rsidR="001073DA" w:rsidRDefault="00297F45" w:rsidP="000C7168">
      <w:pPr>
        <w:jc w:val="both"/>
      </w:pPr>
      <w:ins w:id="20" w:author="Stevenson, Ian" w:date="2021-01-05T13:25:00Z">
        <w:r>
          <w:rPr>
            <w:lang w:eastAsia="zh-CN"/>
          </w:rPr>
          <w:t>Detecting and c</w:t>
        </w:r>
      </w:ins>
      <w:ins w:id="21" w:author="Stevenson, Ian" w:date="2021-01-05T13:24:00Z">
        <w:r>
          <w:rPr>
            <w:lang w:eastAsia="zh-CN"/>
          </w:rPr>
          <w:t xml:space="preserve">haracterizing synaptic connections and how they change over time is a major experimental challenge, especially in behaving animals. </w:t>
        </w:r>
      </w:ins>
      <w:del w:id="22" w:author="Stevenson, Ian" w:date="2021-01-05T13:26:00Z">
        <w:r w:rsidR="00997E3F" w:rsidDel="00297F45">
          <w:rPr>
            <w:lang w:eastAsia="zh-CN"/>
          </w:rPr>
          <w:delText>Synapses</w:delText>
        </w:r>
        <w:r w:rsidR="00585015" w:rsidDel="00297F45">
          <w:rPr>
            <w:lang w:eastAsia="zh-CN"/>
          </w:rPr>
          <w:delText xml:space="preserve"> play an important role in neurophysiology, although d</w:delText>
        </w:r>
        <w:r w:rsidR="00585015" w:rsidRPr="00585015" w:rsidDel="00297F45">
          <w:rPr>
            <w:lang w:eastAsia="zh-CN"/>
          </w:rPr>
          <w:delText xml:space="preserve">etecting and characterizing these synapses </w:delText>
        </w:r>
        <w:r w:rsidR="00585015" w:rsidDel="00297F45">
          <w:rPr>
            <w:lang w:eastAsia="zh-CN"/>
          </w:rPr>
          <w:delText xml:space="preserve">is not easy. </w:delText>
        </w:r>
      </w:del>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ins w:id="23" w:author="Ian Stevenson" w:date="2020-12-29T13:26:00Z">
        <w:r w:rsidR="00F67F93">
          <w:t xml:space="preserve"> </w:t>
        </w:r>
      </w:ins>
      <w:r w:rsidR="00851C98">
        <w:fldChar w:fldCharType="begin" w:fldLock="1"/>
      </w:r>
      <w:r w:rsidR="003B27B5">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3B27B5">
        <w:rPr>
          <w:rFonts w:ascii="Cambria Math" w:hAnsi="Cambria Math" w:cs="Cambria Math"/>
        </w:rPr>
        <w:instrText>∼</w:instrText>
      </w:r>
      <w:r w:rsidR="003B27B5">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w:t>
      </w:r>
      <w:r w:rsidR="00717A9D">
        <w:lastRenderedPageBreak/>
        <w:t>synaptic neurons</w:t>
      </w:r>
      <w:ins w:id="24" w:author="Ian Stevenson" w:date="2020-12-29T13:26:00Z">
        <w:r w:rsidR="00F67F93">
          <w:t xml:space="preserve"> </w:t>
        </w:r>
      </w:ins>
      <w:r w:rsidR="00851C98">
        <w:fldChar w:fldCharType="begin" w:fldLock="1"/>
      </w:r>
      <w:r w:rsidR="00790E60">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Trains","type":"article-journal","volume":"7"},"uris":["http://www.mendeley.com/documents/?uuid=8ce4a9ec-0c11-33f7-b984-477119fe7848","http://www.mendeley.com/documents/?uuid=b4b25043-ee64-43ad-b675-baa5f3d6a28b"]}],"mendeley":{"formattedCitation":"(Perkel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940128">
        <w:t xml:space="preserve">When a monosynaptic occurs, the postsynaptic spiking probability will </w:t>
      </w:r>
      <w:ins w:id="25" w:author="Stevenson, Ian" w:date="2021-01-05T13:28:00Z">
        <w:r w:rsidR="006826BD">
          <w:t xml:space="preserve">briefly </w:t>
        </w:r>
      </w:ins>
      <w:del w:id="26" w:author="Stevenson, Ian" w:date="2021-01-05T13:28:00Z">
        <w:r w:rsidR="00940128" w:rsidDel="006826BD">
          <w:delText xml:space="preserve">often </w:delText>
        </w:r>
      </w:del>
      <w:r w:rsidR="00940128">
        <w:t>increase or decrease after a presynaptic spike, for</w:t>
      </w:r>
      <w:r w:rsidR="004B57B8">
        <w:t xml:space="preserve"> an</w:t>
      </w:r>
      <w:r w:rsidR="00940128">
        <w:t xml:space="preserve"> excitatory or inhibitory synapse</w:t>
      </w:r>
      <w:ins w:id="27" w:author="Stevenson, Ian" w:date="2021-01-05T13:28:00Z">
        <w:r w:rsidR="006826BD">
          <w:t>, respectively</w:t>
        </w:r>
      </w:ins>
      <w:r w:rsidR="00940128">
        <w:t xml:space="preserv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ins w:id="28" w:author="Ian Stevenson" w:date="2020-12-29T13:26:00Z">
        <w:r w:rsidR="00F67F93">
          <w:t xml:space="preserve"> </w:t>
        </w:r>
      </w:ins>
      <w:r w:rsidR="00CB60F1">
        <w:fldChar w:fldCharType="begin" w:fldLock="1"/>
      </w:r>
      <w:r w:rsidR="00C660F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http://www.mendeley.com/documents/?uuid=1c121c12-336d-441f-811b-c4fc91bd2b0d"]},{"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3E3821" w:rsidRPr="003E3821">
        <w:rPr>
          <w:noProof/>
        </w:rPr>
        <w:t>(Kobayashi et al., 2019; Ren et al., 2020)</w:t>
      </w:r>
      <w:r w:rsidR="00CB60F1">
        <w:fldChar w:fldCharType="end"/>
      </w:r>
      <w:r w:rsidR="00CB60F1">
        <w:t>.</w:t>
      </w:r>
    </w:p>
    <w:p w14:paraId="7537E001" w14:textId="19D06CF7" w:rsidR="00CF12B4" w:rsidRDefault="00CB60F1" w:rsidP="00E47CFD">
      <w:pPr>
        <w:jc w:val="both"/>
      </w:pPr>
      <w:r>
        <w:t>In cases where synapses can be reliably identified from spikes, one possibility is that these recordings can be used to examine changes in synaptic strength over time.</w:t>
      </w:r>
      <w:r w:rsidR="008D5758">
        <w:t xml:space="preserve"> Changes in synaptic strength occur over multiple timescales and due to different biophysical mechanisms</w:t>
      </w:r>
      <w:ins w:id="29" w:author="Ian Stevenson" w:date="2020-12-29T13:26:00Z">
        <w:r w:rsidR="00F67F93">
          <w:t xml:space="preserve"> </w:t>
        </w:r>
      </w:ins>
      <w:r w:rsidR="008D5758">
        <w:fldChar w:fldCharType="begin" w:fldLock="1"/>
      </w:r>
      <w:r w:rsidR="003B27B5">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ins w:id="30" w:author="Ganchao Wei" w:date="2021-01-25T07:57:00Z">
        <w:r w:rsidR="00271E9D">
          <w:t xml:space="preserve"> (</w:t>
        </w:r>
      </w:ins>
      <w:ins w:id="31" w:author="Ganchao Wei" w:date="2021-01-25T07:59:00Z">
        <w:r w:rsidR="00271E9D">
          <w:t>short</w:t>
        </w:r>
      </w:ins>
      <w:ins w:id="32" w:author="Ganchao Wei" w:date="2021-01-25T07:57:00Z">
        <w:r w:rsidR="00271E9D">
          <w:t xml:space="preserve">-term synaptic </w:t>
        </w:r>
      </w:ins>
      <w:ins w:id="33" w:author="Ganchao Wei" w:date="2021-01-25T07:58:00Z">
        <w:r w:rsidR="00271E9D">
          <w:t xml:space="preserve">plasticity, </w:t>
        </w:r>
      </w:ins>
      <w:ins w:id="34" w:author="Ganchao Wei" w:date="2021-01-25T08:00:00Z">
        <w:r w:rsidR="00271E9D">
          <w:t>S</w:t>
        </w:r>
      </w:ins>
      <w:ins w:id="35" w:author="Ganchao Wei" w:date="2021-01-25T07:58:00Z">
        <w:r w:rsidR="00271E9D">
          <w:t>TSP</w:t>
        </w:r>
      </w:ins>
      <w:ins w:id="36" w:author="Ganchao Wei" w:date="2021-01-25T07:57:00Z">
        <w:r w:rsidR="00271E9D">
          <w:t>)</w:t>
        </w:r>
      </w:ins>
      <w:r w:rsidR="00FE4BC2">
        <w:t>, the synaptic strength may decrease by consumption of neurotransmitters</w:t>
      </w:r>
      <w:ins w:id="37" w:author="Ganchao Wei" w:date="2021-01-25T07:58:00Z">
        <w:r w:rsidR="00271E9D">
          <w:t xml:space="preserve"> (</w:t>
        </w:r>
      </w:ins>
      <w:ins w:id="38" w:author="Ganchao Wei" w:date="2021-01-25T08:01:00Z">
        <w:r w:rsidR="00271E9D">
          <w:t>depression</w:t>
        </w:r>
      </w:ins>
      <w:proofErr w:type="gramStart"/>
      <w:ins w:id="39" w:author="Ganchao Wei" w:date="2021-01-25T07:58:00Z">
        <w:r w:rsidR="00271E9D">
          <w:t>)</w:t>
        </w:r>
      </w:ins>
      <w:r w:rsidR="00FE4BC2">
        <w:t>, or</w:t>
      </w:r>
      <w:proofErr w:type="gramEnd"/>
      <w:r w:rsidR="00FE4BC2">
        <w:t xml:space="preserve"> may increase by influx of calcium into presynaptic axon terminal, which increases neurotransmitters release probability</w:t>
      </w:r>
      <w:ins w:id="40" w:author="Ganchao Wei" w:date="2021-01-25T07:59:00Z">
        <w:r w:rsidR="00271E9D">
          <w:t xml:space="preserve"> (</w:t>
        </w:r>
      </w:ins>
      <w:ins w:id="41" w:author="Ganchao Wei" w:date="2021-01-25T08:01:00Z">
        <w:r w:rsidR="00271E9D">
          <w:t>facilitation</w:t>
        </w:r>
      </w:ins>
      <w:ins w:id="42" w:author="Ganchao Wei" w:date="2021-01-25T07:59:00Z">
        <w:r w:rsidR="00271E9D">
          <w:t>)</w:t>
        </w:r>
      </w:ins>
      <w:r w:rsidR="00FE4BC2">
        <w:t>.</w:t>
      </w:r>
      <w:r w:rsidR="00CF12B4">
        <w:t xml:space="preserve"> In contrast,</w:t>
      </w:r>
      <w:ins w:id="43" w:author="Ganchao Wei" w:date="2021-01-25T08:04:00Z">
        <w:r w:rsidR="00271E9D">
          <w:t xml:space="preserve"> </w:t>
        </w:r>
        <w:r w:rsidR="00271E9D">
          <w:t>synaptic strength</w:t>
        </w:r>
        <w:r w:rsidR="00271E9D">
          <w:t xml:space="preserve"> may </w:t>
        </w:r>
        <w:r w:rsidR="00E47CFD">
          <w:t xml:space="preserve">change on </w:t>
        </w:r>
        <w:r w:rsidR="00E47CFD">
          <w:t>timescales of minutes to hours</w:t>
        </w:r>
      </w:ins>
      <w:ins w:id="44" w:author="Ganchao Wei" w:date="2021-01-25T08:05:00Z">
        <w:r w:rsidR="00E47CFD">
          <w:t xml:space="preserve"> (</w:t>
        </w:r>
        <w:r w:rsidR="00E47CFD">
          <w:t>long-term synaptic plasticity, LTSP</w:t>
        </w:r>
        <w:r w:rsidR="00E47CFD">
          <w:t>) due to increases</w:t>
        </w:r>
      </w:ins>
      <w:ins w:id="45" w:author="Ganchao Wei" w:date="2021-01-25T08:06:00Z">
        <w:r w:rsidR="00E47CFD">
          <w:t xml:space="preserve"> (long-term potentiation, LTP)</w:t>
        </w:r>
      </w:ins>
      <w:ins w:id="46" w:author="Ganchao Wei" w:date="2021-01-25T08:05:00Z">
        <w:r w:rsidR="00E47CFD">
          <w:t xml:space="preserve"> or decreases</w:t>
        </w:r>
      </w:ins>
      <w:ins w:id="47" w:author="Ganchao Wei" w:date="2021-01-25T08:06:00Z">
        <w:r w:rsidR="00E47CFD">
          <w:t xml:space="preserve"> (long-term depression, LTD)</w:t>
        </w:r>
      </w:ins>
      <w:ins w:id="48" w:author="Ganchao Wei" w:date="2021-01-25T08:05:00Z">
        <w:r w:rsidR="00E47CFD">
          <w:t xml:space="preserve"> in </w:t>
        </w:r>
        <w:r w:rsidR="00E47CFD">
          <w:t>receptor density or structural changes</w:t>
        </w:r>
        <w:r w:rsidR="00E47CFD">
          <w:t>.</w:t>
        </w:r>
      </w:ins>
      <w:del w:id="49" w:author="Ganchao Wei" w:date="2021-01-25T08:06:00Z">
        <w:r w:rsidR="00CF12B4" w:rsidDel="00E47CFD">
          <w:delText xml:space="preserve"> increases or decreases in receptor density or structural changes occur on </w:delText>
        </w:r>
      </w:del>
      <w:del w:id="50" w:author="Ganchao Wei" w:date="2021-01-25T08:04:00Z">
        <w:r w:rsidR="00CF12B4" w:rsidDel="00E47CFD">
          <w:delText>timescales of minutes to hours</w:delText>
        </w:r>
      </w:del>
      <w:del w:id="51" w:author="Ganchao Wei" w:date="2021-01-25T08:06:00Z">
        <w:r w:rsidR="00CF12B4" w:rsidDel="00E47CFD">
          <w:delText>.</w:delText>
        </w:r>
      </w:del>
      <w:r w:rsidR="00CF12B4">
        <w:t xml:space="preserve">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ins w:id="52" w:author="Ian Stevenson" w:date="2020-12-29T13:26:00Z">
        <w:r w:rsidR="00F67F93">
          <w:t xml:space="preserve"> </w:t>
        </w:r>
      </w:ins>
      <w:r w:rsidR="00CF12B4">
        <w:fldChar w:fldCharType="begin" w:fldLock="1"/>
      </w:r>
      <w:r w:rsidR="003B27B5">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synapse","type":"article-journal","volume":"4"},"uris":["http://www.mendeley.com/documents/?uuid=eb1ed3f3-c1cc-4e30-9060-620e01fe7107"]}],"mendeley":{"formattedCitation":"(Swadlow &amp; Gusev, 2001)","plainTextFormattedCitation":"(Swadlow &amp; Gusev, 2001)","previouslyFormattedCitation":"(Swadlow &amp; Gusev, 2001)"},"properties":{"noteIndex":0},"schema":"https://github.com/citation-style-language/schema/raw/master/csl-citation.json"}</w:instrText>
      </w:r>
      <w:r w:rsidR="00CF12B4">
        <w:fldChar w:fldCharType="separate"/>
      </w:r>
      <w:r w:rsidR="003E3821" w:rsidRPr="003E3821">
        <w:rPr>
          <w:noProof/>
        </w:rPr>
        <w:t>(Swadlow &amp; Gusev, 2001)</w:t>
      </w:r>
      <w:r w:rsidR="00CF12B4">
        <w:fldChar w:fldCharType="end"/>
      </w:r>
      <w:r w:rsidR="00CF12B4">
        <w:t>.</w:t>
      </w:r>
    </w:p>
    <w:p w14:paraId="0CDC456B" w14:textId="2E9E84A7" w:rsidR="005367F1" w:rsidDel="003E3821" w:rsidRDefault="00CF12B4" w:rsidP="000C7168">
      <w:pPr>
        <w:jc w:val="both"/>
        <w:rPr>
          <w:del w:id="53" w:author="Ganchao Wei" w:date="2020-12-20T15:12:00Z"/>
        </w:rPr>
      </w:pPr>
      <w:r>
        <w:t>The short- and long-term dynamics in synapses can be</w:t>
      </w:r>
      <w:r w:rsidR="002735D8">
        <w:t xml:space="preserve"> roughly</w:t>
      </w:r>
      <w:r>
        <w:t xml:space="preserve"> studied by </w:t>
      </w:r>
      <w:del w:id="54" w:author="Stevenson, Ian" w:date="2021-01-05T13:29:00Z">
        <w:r w:rsidDel="006826BD">
          <w:delText xml:space="preserve">investigating </w:delText>
        </w:r>
      </w:del>
      <w:ins w:id="55" w:author="Stevenson, Ian" w:date="2021-01-05T13:29:00Z">
        <w:r w:rsidR="006826BD">
          <w:t xml:space="preserve">examining </w:t>
        </w:r>
      </w:ins>
      <w:r>
        <w:t xml:space="preserve">the cross-correlations </w:t>
      </w:r>
      <w:del w:id="56" w:author="Stevenson, Ian" w:date="2021-01-05T13:29:00Z">
        <w:r w:rsidDel="006826BD">
          <w:delText xml:space="preserve">or postsynaptic spiking probability, </w:delText>
        </w:r>
        <w:commentRangeStart w:id="57"/>
        <w:r w:rsidDel="006826BD">
          <w:delText>under</w:delText>
        </w:r>
      </w:del>
      <w:ins w:id="58" w:author="Stevenson, Ian" w:date="2021-01-05T13:30:00Z">
        <w:r w:rsidR="006826BD">
          <w:t>corresponding to</w:t>
        </w:r>
      </w:ins>
      <w:r>
        <w:t xml:space="preserve"> different presynaptic </w:t>
      </w:r>
      <w:ins w:id="59" w:author="Stevenson, Ian" w:date="2021-01-05T13:30:00Z">
        <w:r w:rsidR="006826BD">
          <w:t xml:space="preserve">patterns, such as </w:t>
        </w:r>
      </w:ins>
      <w:r>
        <w:t>inter-spike interval</w:t>
      </w:r>
      <w:ins w:id="60" w:author="Stevenson, Ian" w:date="2021-01-05T13:30:00Z">
        <w:r w:rsidR="006826BD">
          <w:t>s</w:t>
        </w:r>
      </w:ins>
      <w:r>
        <w:t xml:space="preserve"> (ISI)</w:t>
      </w:r>
      <w:commentRangeEnd w:id="57"/>
      <w:ins w:id="61" w:author="Ian Stevenson" w:date="2020-12-29T13:26:00Z">
        <w:r w:rsidR="00F67F93">
          <w:t xml:space="preserve"> </w:t>
        </w:r>
      </w:ins>
      <w:r w:rsidR="003E3821">
        <w:rPr>
          <w:rStyle w:val="CommentReference"/>
        </w:rPr>
        <w:commentReference w:id="57"/>
      </w:r>
      <w:r>
        <w:fldChar w:fldCharType="begin" w:fldLock="1"/>
      </w:r>
      <w:r w:rsidR="00C660F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http://www.mendeley.com/documents/?uuid=18f07612-683f-47c7-aa1d-afa2d2b16bbc"]},{"id":"ITEM-2","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Neuroscience","id":"ITEM-2","issue":"14","issued":{"date-parts":[["2000","7","15"]]},"page":"5461-5467","publisher":"Society for Neuroscience","title":"Synaptic interactions between thalamic inputs to simple cells in cat visual cortex","type":"article-journal","volume":"20"},"uris":["http://www.mendeley.com/documents/?uuid=9906a090-f549-3155-a3ca-03bed1c87aad","http://www.mendeley.com/documents/?uuid=502d4be8-6236-44ea-bd2c-3f2b01657534"]},{"id":"ITEM-3","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Letters","id":"ITEM-3","issue":"1","issued":{"date-parts":[["1987","6","1"]]},"page":"113-118","publisher":"Elsevier","title":"Cross-correlation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http://www.mendeley.com/documents/?uuid=475446da-198c-49c4-aa1b-8c63ef161c8b"]},{"id":"ITEM-4","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-4","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rat","type":"article-journal","volume":"21"},"uris":["http://www.mendeley.com/documents/?uuid=aa049f8f-3d9d-3c7c-a357-d4fc816e2bcb"]},{"id":"ITEM-5","itemData":{"DOI":"10.1167/7.14.20","ISSN":"15347362","PMID":"18217815","abstract":"At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Vision","id":"ITEM-5","issue":"14","issued":{"date-parts":[["2007","12","28"]]},"page":"20-20","publisher":"The Association for Research in Vision and Ophthalmology","title":"Thalamic filtering of retinal spike trains by postsynaptic summation","type":"article-journal","volume":"7"},"uris":["http://www.mendeley.com/documents/?uuid=085d4d0f-c6a8-3d0a-a16b-763720cb3c67"]},{"id":"ITEM-6","itemData":{"DOI":"10.1038/86054","ISSN":"1546-1726","abstract":"Considerable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Neuroscience","id":"ITEM-6","issue":"4","issued":{"date-parts":[["2001"]]},"page":"402-408","title":"The impact of 'bursting' thalamic impulses at a neocortical synapse","type":"article-journal","volume":"4"},"uris":["http://www.mendeley.com/documents/?uuid=eb1ed3f3-c1cc-4e30-9060-620e01fe7107"]}],"mendeley":{"formattedCitation":"(Carandini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fldChar w:fldCharType="separate"/>
      </w:r>
      <w:r w:rsidR="003E3821" w:rsidRPr="003E3821">
        <w:rPr>
          <w:noProof/>
        </w:rPr>
        <w:t>(Carandini et al., 2007; Csicsvari et al., 1998; Fujisawa et al., 2008; Mantel &amp; Lemon, 1987; Swadlow &amp; Gusev, 2001; Usrey et al., 2000)</w:t>
      </w:r>
      <w:r>
        <w:fldChar w:fldCharType="end"/>
      </w:r>
      <w:r>
        <w:t xml:space="preserve"> </w:t>
      </w:r>
      <w:del w:id="62" w:author="Stevenson, Ian" w:date="2021-01-05T13:30:00Z">
        <w:r w:rsidDel="006826BD">
          <w:delText xml:space="preserve">and </w:delText>
        </w:r>
      </w:del>
      <w:ins w:id="63" w:author="Stevenson, Ian" w:date="2021-01-05T13:30:00Z">
        <w:r w:rsidR="006826BD">
          <w:t xml:space="preserve">or </w:t>
        </w:r>
      </w:ins>
      <w:r>
        <w:t>different recording time</w:t>
      </w:r>
      <w:ins w:id="64" w:author="Stevenson, Ian" w:date="2021-01-05T13:30:00Z">
        <w:r w:rsidR="006826BD">
          <w:t>s</w:t>
        </w:r>
      </w:ins>
      <w:del w:id="65" w:author="Stevenson, Ian" w:date="2021-01-05T13:30:00Z">
        <w:r w:rsidDel="006826BD">
          <w:delText xml:space="preserve"> respectively</w:delText>
        </w:r>
      </w:del>
      <w:r>
        <w:t>.</w:t>
      </w:r>
      <w:r w:rsidR="002735D8">
        <w:t xml:space="preserve"> </w:t>
      </w:r>
      <w:r w:rsidR="000C7168">
        <w:t>Several authors have proposed models for estimating</w:t>
      </w:r>
      <w:r w:rsidR="00E94301">
        <w:t xml:space="preserve"> either</w:t>
      </w:r>
      <w:r w:rsidR="000C7168">
        <w:t xml:space="preserve"> long-term</w:t>
      </w:r>
      <w:ins w:id="66" w:author="Ian Stevenson" w:date="2020-12-29T13:27:00Z">
        <w:r w:rsidR="00F67F93">
          <w:t xml:space="preserve"> </w:t>
        </w:r>
      </w:ins>
      <w:r w:rsidR="000B134B">
        <w:fldChar w:fldCharType="begin" w:fldLock="1"/>
      </w:r>
      <w:r w:rsidR="00C660F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http://www.mendeley.com/documents/?uuid=b28ad1f6-bad6-4de6-b725-8ba1d54a1c77"]},{"id":"ITEM-2","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data","type":"paper-conference","volume":"24"},"uris":["http://www.mendeley.com/documents/?uuid=ee987b49-b7a1-46a3-a9f6-fb4abf53275a"]}],"mendeley":{"formattedCitation":"(Linderman et al., 2014; Stevenson &amp; Kording, 2011)","plainTextFormattedCitation":"(Linderman et al., 2014; Stevenson &amp; Kording, 2011)","previouslyFormattedCitation":"(Linderman et al., 2014; Stevenson &amp; Kording, 2011)"},"properties":{"noteIndex":0},"schema":"https://github.com/citation-style-language/schema/raw/master/csl-citation.json"}</w:instrText>
      </w:r>
      <w:r w:rsidR="000B134B">
        <w:fldChar w:fldCharType="separate"/>
      </w:r>
      <w:r w:rsidR="003B27B5" w:rsidRPr="003B27B5">
        <w:rPr>
          <w:noProof/>
        </w:rPr>
        <w:t>(Linderman et al., 2014; Stevenson &amp; Kording, 2011)</w:t>
      </w:r>
      <w:r w:rsidR="000B134B">
        <w:fldChar w:fldCharType="end"/>
      </w:r>
      <w:r w:rsidR="000C7168">
        <w:t xml:space="preserve"> </w:t>
      </w:r>
      <w:r w:rsidR="00E94301">
        <w:t xml:space="preserve">or </w:t>
      </w:r>
      <w:r w:rsidR="000C7168">
        <w:t>short-term</w:t>
      </w:r>
      <w:ins w:id="67" w:author="Ian Stevenson" w:date="2020-12-29T13:27:00Z">
        <w:r w:rsidR="00F67F93">
          <w:t xml:space="preserve"> </w:t>
        </w:r>
      </w:ins>
      <w:r w:rsidR="000B134B">
        <w:fldChar w:fldCharType="begin" w:fldLock="1"/>
      </w:r>
      <w:r w:rsidR="00365A1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http://www.mendeley.com/documents/?uuid=cbc572e3-501e-49ef-9497-874094f0d965"]},{"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65341F" w:rsidRPr="0065341F">
        <w:rPr>
          <w:noProof/>
        </w:rPr>
        <w:t>(Chan et al., 2008; English et al., 2017; Ghanbari et al., 2017)</w:t>
      </w:r>
      <w:r w:rsidR="000B134B">
        <w:fldChar w:fldCharType="end"/>
      </w:r>
      <w:r w:rsidR="00B40E11">
        <w:t xml:space="preserve"> changes in synaptic weights. </w:t>
      </w:r>
      <w:r w:rsidR="00AA5248">
        <w:t xml:space="preserve">Unlike </w:t>
      </w:r>
      <w:r w:rsidR="00636E45">
        <w:t>English et al.</w:t>
      </w:r>
      <w:ins w:id="68" w:author="Ian Stevenson" w:date="2020-12-29T13:27:00Z">
        <w:r w:rsidR="00F67F93">
          <w:t xml:space="preserve"> </w:t>
        </w:r>
      </w:ins>
      <w:r w:rsidR="00636E45">
        <w:fldChar w:fldCharType="begin" w:fldLock="1"/>
      </w:r>
      <w:r w:rsidR="00365A1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Networks","type":"article-journal","volume":"96"},"uris":["http://www.mendeley.com/documents/?uuid=cbc572e3-501e-49ef-9497-874094f0d965","http://www.mendeley.com/documents/?uuid=d0b83438-e791-3179-995d-d2b7201e2cb2"]}],"mendeley":{"formattedCitation":"(English et al., 2017)","plainTextFormattedCitation":"(English et al., 2017)","previouslyFormattedCitation":"(English et al., 2017)"},"properties":{"noteIndex":0},"schema":"https://github.com/citation-style-language/schema/raw/master/csl-citation.json"}</w:instrText>
      </w:r>
      <w:r w:rsidR="00636E45">
        <w:fldChar w:fldCharType="separate"/>
      </w:r>
      <w:r w:rsidR="0065341F" w:rsidRPr="0065341F">
        <w:rPr>
          <w:noProof/>
        </w:rPr>
        <w:t>(English et al., 2017)</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w:t>
      </w:r>
      <w:proofErr w:type="spellStart"/>
      <w:r w:rsidR="00636E45">
        <w:t>Ghanbari</w:t>
      </w:r>
      <w:proofErr w:type="spellEnd"/>
      <w:r w:rsidR="00636E45">
        <w:t xml:space="preserve"> et al.</w:t>
      </w:r>
      <w:ins w:id="69" w:author="Ian Stevenson" w:date="2020-12-29T13:27:00Z">
        <w:r w:rsidR="00F67F93">
          <w:t xml:space="preserve"> </w:t>
        </w:r>
      </w:ins>
      <w:r w:rsidR="00636E45">
        <w:fldChar w:fldCharType="begin" w:fldLock="1"/>
      </w:r>
      <w:r w:rsidR="00C660F8">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Transmission","type":"article-journal","volume":"40"},"uris":["http://www.mendeley.com/documents/?uuid=f5bfeede-1a1b-49bd-b585-f1135fcf9d97","http://www.mendeley.com/documents/?uuid=1d302dca-9ef1-4082-97a6-c6ee3d96411b"]}],"mendeley":{"formattedCitation":"(Ghanbari et al., 2020)","plainTextFormattedCitation":"(Ghanbari et al., 2020)","previouslyFormattedCitation":"(Ghanbari et al., 2020)"},"properties":{"noteIndex":0},"schema":"https://github.com/citation-style-language/schema/raw/master/csl-citation.json"}</w:instrText>
      </w:r>
      <w:r w:rsidR="00636E45">
        <w:fldChar w:fldCharType="separate"/>
      </w:r>
      <w:r w:rsidR="003E3821" w:rsidRPr="003E3821">
        <w:rPr>
          <w:noProof/>
        </w:rPr>
        <w:t>(Ghanbari et al., 2020)</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ins w:id="70" w:author="Ian Stevenson" w:date="2020-12-29T13:27:00Z">
        <w:r w:rsidR="00F67F93">
          <w:t xml:space="preserve"> </w:t>
        </w:r>
      </w:ins>
      <w:r w:rsidR="00D42487">
        <w:fldChar w:fldCharType="begin" w:fldLock="1"/>
      </w:r>
      <w:r w:rsidR="00C660F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D42487">
        <w:fldChar w:fldCharType="separate"/>
      </w:r>
      <w:r w:rsidR="003E3821" w:rsidRPr="003E3821">
        <w:rPr>
          <w:noProof/>
        </w:rPr>
        <w:t>(Eden et al., 2004)</w:t>
      </w:r>
      <w:r w:rsidR="00D42487">
        <w:fldChar w:fldCharType="end"/>
      </w:r>
      <w:r w:rsidR="00D42487">
        <w:t>, while the short-term plasticity is modeled by additive effects that depend on the presynaptic spike timing</w:t>
      </w:r>
      <w:r w:rsidR="00D42487">
        <w:fldChar w:fldCharType="begin" w:fldLock="1"/>
      </w:r>
      <w:r w:rsidR="00C660F8">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D42487">
        <w:fldChar w:fldCharType="separate"/>
      </w:r>
      <w:r w:rsidR="003B27B5" w:rsidRPr="003B27B5">
        <w:rPr>
          <w:noProof/>
        </w:rPr>
        <w:t>(Stevenson &amp; Kording, 2011)</w:t>
      </w:r>
      <w:r w:rsidR="00D42487">
        <w:fldChar w:fldCharType="end"/>
      </w:r>
      <w:r w:rsidR="00D42487">
        <w:t xml:space="preserve">. </w:t>
      </w:r>
      <w:r w:rsidR="005367F1">
        <w:t xml:space="preserve">By several simulations, we show that this model provides a flexible framework for tracking short- and long-term variation in spike transmission, and </w:t>
      </w:r>
      <w:del w:id="71" w:author="Ian Stevenson" w:date="2020-12-29T13:27:00Z">
        <w:r w:rsidR="005367F1" w:rsidDel="00F67F93">
          <w:delText>its</w:delText>
        </w:r>
      </w:del>
      <w:ins w:id="72" w:author="Ian Stevenson" w:date="2020-12-29T13:27:00Z">
        <w:r w:rsidR="00F67F93">
          <w:t>it’s</w:t>
        </w:r>
      </w:ins>
      <w:r w:rsidR="005367F1">
        <w:t xml:space="preserve"> necessary to estimate both long-term and short-term effects simultaneously.</w:t>
      </w:r>
    </w:p>
    <w:p w14:paraId="1057175C" w14:textId="2A220348" w:rsidR="0018525B" w:rsidDel="003E3821" w:rsidRDefault="0018525B" w:rsidP="000C7168">
      <w:pPr>
        <w:jc w:val="both"/>
        <w:rPr>
          <w:del w:id="73" w:author="Ganchao Wei" w:date="2020-12-20T15:12:00Z"/>
        </w:rPr>
      </w:pPr>
    </w:p>
    <w:p w14:paraId="75E4AACF" w14:textId="631B9F5E" w:rsidR="0018525B" w:rsidDel="003E3821" w:rsidRDefault="0018525B" w:rsidP="000C7168">
      <w:pPr>
        <w:jc w:val="both"/>
        <w:rPr>
          <w:del w:id="74" w:author="Ganchao Wei" w:date="2020-12-20T15:12:00Z"/>
        </w:rPr>
      </w:pPr>
      <w:del w:id="75" w:author="Ganchao Wei" w:date="2020-12-20T15:12:00Z">
        <w:r w:rsidDel="003E3821">
          <w:delText>Cite along with Swadlow for partitions based on ISI…</w:delText>
        </w:r>
      </w:del>
    </w:p>
    <w:p w14:paraId="613F8146" w14:textId="6F5971EE" w:rsidR="0018525B" w:rsidDel="003E3821" w:rsidRDefault="0018525B" w:rsidP="000C7168">
      <w:pPr>
        <w:jc w:val="both"/>
        <w:rPr>
          <w:del w:id="76" w:author="Ganchao Wei" w:date="2020-12-20T15:12:00Z"/>
        </w:rPr>
      </w:pPr>
      <w:del w:id="77" w:author="Ganchao Wei" w:date="2020-12-20T15:12:00Z">
        <w:r w:rsidRPr="0018525B" w:rsidDel="003E3821">
          <w:delText xml:space="preserve">https://www.jneurosci.org/content/20/14/5461.short </w:delText>
        </w:r>
      </w:del>
    </w:p>
    <w:p w14:paraId="08DBAB43" w14:textId="429D60B7" w:rsidR="0018525B" w:rsidDel="003E3821" w:rsidRDefault="006C214C" w:rsidP="000C7168">
      <w:pPr>
        <w:jc w:val="both"/>
        <w:rPr>
          <w:del w:id="78" w:author="Ganchao Wei" w:date="2020-12-20T15:12:00Z"/>
        </w:rPr>
      </w:pPr>
      <w:del w:id="79" w:author="Ganchao Wei" w:date="2020-12-20T15:12:00Z">
        <w:r w:rsidDel="003E3821">
          <w:fldChar w:fldCharType="begin"/>
        </w:r>
        <w:r w:rsidRPr="003E3821" w:rsidDel="003E3821">
          <w:delInstrText xml:space="preserve"> HYPERLINK "https://www.sciencedirect.com/science/article/abs/pii/0304394087906173" </w:delInstrText>
        </w:r>
        <w:r w:rsidDel="003E3821">
          <w:fldChar w:fldCharType="separate"/>
        </w:r>
        <w:r w:rsidR="0018525B" w:rsidRPr="003E3821" w:rsidDel="003E3821">
          <w:rPr>
            <w:rStyle w:val="Hyperlink"/>
          </w:rPr>
          <w:delText>https://www.sciencedirect.com/science/article/abs/pii/0304394087906173</w:delText>
        </w:r>
        <w:r w:rsidDel="003E3821">
          <w:rPr>
            <w:rStyle w:val="Hyperlink"/>
          </w:rPr>
          <w:fldChar w:fldCharType="end"/>
        </w:r>
      </w:del>
    </w:p>
    <w:p w14:paraId="700FA614" w14:textId="1C6D8472" w:rsidR="0018525B" w:rsidDel="003E3821" w:rsidRDefault="006C214C" w:rsidP="000C7168">
      <w:pPr>
        <w:jc w:val="both"/>
        <w:rPr>
          <w:del w:id="80" w:author="Ganchao Wei" w:date="2020-12-20T15:12:00Z"/>
        </w:rPr>
      </w:pPr>
      <w:del w:id="81" w:author="Ganchao Wei" w:date="2020-12-20T15:12:00Z">
        <w:r w:rsidDel="003E3821">
          <w:fldChar w:fldCharType="begin"/>
        </w:r>
        <w:r w:rsidDel="003E3821">
          <w:delInstrText xml:space="preserve"> HYPERLINK "https://www.sciencedirect.com/science/article/pii/S0896627300805255" </w:delInstrText>
        </w:r>
        <w:r w:rsidDel="003E3821">
          <w:fldChar w:fldCharType="separate"/>
        </w:r>
        <w:r w:rsidR="0018525B" w:rsidRPr="005F5F56" w:rsidDel="003E3821">
          <w:rPr>
            <w:rStyle w:val="Hyperlink"/>
          </w:rPr>
          <w:delText>https://www.sciencedirect.com/science/article/pii/S0896627300805255</w:delText>
        </w:r>
        <w:r w:rsidDel="003E3821">
          <w:rPr>
            <w:rStyle w:val="Hyperlink"/>
          </w:rPr>
          <w:fldChar w:fldCharType="end"/>
        </w:r>
      </w:del>
    </w:p>
    <w:p w14:paraId="71F91F02" w14:textId="307ED3E5" w:rsidR="0018525B" w:rsidRDefault="0018525B" w:rsidP="000C7168">
      <w:pPr>
        <w:jc w:val="both"/>
      </w:pPr>
      <w:del w:id="82" w:author="Ganchao Wei" w:date="2020-12-20T15:12:00Z">
        <w:r w:rsidRPr="0018525B" w:rsidDel="003E3821">
          <w:delText>https://jov.arvojournals.org/article.aspx?articleid=2122035</w:delText>
        </w:r>
      </w:del>
    </w:p>
    <w:p w14:paraId="18946CDA" w14:textId="3387A26E" w:rsidR="0012409E" w:rsidRPr="0012409E" w:rsidRDefault="00C4225E" w:rsidP="000C7168">
      <w:pPr>
        <w:pStyle w:val="Heading1"/>
        <w:jc w:val="both"/>
      </w:pPr>
      <w:r>
        <w:lastRenderedPageBreak/>
        <w:t xml:space="preserve">2 </w:t>
      </w:r>
      <w:r w:rsidR="0012409E">
        <w:t>Methods</w:t>
      </w:r>
    </w:p>
    <w:p w14:paraId="1120A40A" w14:textId="2544B0D7"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ins w:id="83" w:author="Ian Stevenson" w:date="2020-12-29T13:19:00Z">
        <w:r w:rsidR="00F67F93">
          <w:t xml:space="preserve"> </w:t>
        </w:r>
      </w:ins>
      <w:r w:rsidR="00A25235">
        <w:fldChar w:fldCharType="begin" w:fldLock="1"/>
      </w:r>
      <w:r w:rsidR="00647E61">
        <w:instrText>ADDIN CSL_CITATION {"citationItems":[{"id":"ITEM-1","itemData":{"DOI":"10.1007/BF00318010","ISSN":"03401200","PMID":"3179344","abstract":"Suppose that a neuron is firing spontaneously or that it is firing under the influence of other neurons. Suppose that the data available are the firing times of the neurons present. An \"integrate several inputs and fire\" model is developed and studied empirically. For the model a neuron's firing occurs when an internal state variable crosses a random threshold. This conceptual model leads to maximum likelihood estimates of internal quantities, such as the postsynaptic potentials of the measured influencing neurons, the membrane potential, the absolute threshold and also estimates of derived quantities such as the strength-duration curve and the recovery process of the threshold. The model's validity is examined via an estimate of the conditional firing probability. The approach appears useful for estimating biologically meaningful parameters, for examining hypotheses re these parameters, for understanding the connections present in neural networks and for aiding description and classification of neurons and synapses. Analyses are presented for a number of data sets collected for the sea hare, Aplysia californica, by J. P. Segundo. Both excitatory and inhibitory examples are provided. The computations were carried out via the Glim statistical package. An example of a Glim program realizing the work is presented in the Appendix. © 1988 Springer-Verlag.","author":[{"dropping-particle":"","family":"Brillinger","given":"David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Association","id":"ITEM-2","issue":"418","issued":{"date-parts":[["1992"]]},"page":"260","title":"Nerve Cell Spike Train Data Analysis: A Progression of Technique","type":"article-journal","volume":"87"},"uris":["http://www.mendeley.com/documents/?uuid=c0193928-d704-43bd-a3b0-0bed8f6f2716","http://www.mendeley.com/documents/?uuid=f2775673-c7b4-463c-a254-3bcfa9fd7226"]}],"mendeley":{"formattedCitation":"(Brillinger, 1988, 1992)","plainTextFormattedCitation":"(Brillinger, 1988, 1992)","previouslyFormattedCitation":"(Brillinger, 1988, 1992)"},"properties":{"noteIndex":0},"schema":"https://github.com/citation-style-language/schema/raw/master/csl-citation.json"}</w:instrText>
      </w:r>
      <w:r w:rsidR="00A25235">
        <w:fldChar w:fldCharType="separate"/>
      </w:r>
      <w:r w:rsidR="00647E61" w:rsidRPr="00647E61">
        <w:rPr>
          <w:noProof/>
        </w:rPr>
        <w:t>(Brillinger, 1988, 1992)</w:t>
      </w:r>
      <w:r w:rsidR="00A25235">
        <w:fldChar w:fldCharType="end"/>
      </w:r>
      <w:r w:rsidR="00A25235">
        <w:t>.</w:t>
      </w:r>
      <w:r>
        <w:t xml:space="preserve"> </w:t>
      </w:r>
      <w:r w:rsidR="00A25235">
        <w:t>While many previous studies</w:t>
      </w:r>
      <w:ins w:id="84" w:author="Ian Stevenson" w:date="2020-12-29T13:20:00Z">
        <w:r w:rsidR="00F67F93">
          <w:t xml:space="preserve"> </w:t>
        </w:r>
      </w:ins>
      <w:r w:rsidR="00A25235">
        <w:t>have modeled static coupling between neurons</w:t>
      </w:r>
      <w:ins w:id="85" w:author="Stevenson, Ian" w:date="2021-01-22T13:12:00Z">
        <w:r w:rsidR="00790E60">
          <w:t xml:space="preserve"> </w:t>
        </w:r>
      </w:ins>
      <w:ins w:id="86" w:author="Stevenson, Ian" w:date="2021-01-22T13:14:00Z">
        <w:r w:rsidR="00790E60">
          <w:fldChar w:fldCharType="begin" w:fldLock="1"/>
        </w:r>
      </w:ins>
      <w:r w:rsidR="00365A16">
        <w:instrText>ADDIN CSL_CITATION {"citationItems":[{"id":"ITEM-1","itemData":{"author":[{"dropping-particle":"","family":"Truccolo","given":"W","non-dropping-particle":"","parse-names":false,"suffix":""},{"dropping-particle":"","family":"Eden","given":"Uri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Activity","type":"article-journal","volume":"17"},"uris":["http://www.mendeley.com/documents/?uuid=bc318419-2345-47fb-b0dd-0abddd5d1b7a"]},{"id":"ITEM-4","itemData":{"ISBN":"0028-0836","author":[{"dropping-particle":"","family":"Pillow","given":"Jonathan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P.","non-dropping-particle":"","parse-names":false,"suffix":""}],"container-title":"Nature","id":"ITEM-4","issue":"7207","issued":{"date-parts":[["2008"]]},"page":"995-999","title":"Spatio-temporal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 Truccolo et al., 2005)","plainTextFormattedCitation":"(Harris et al., 2003; Okatan et al., 2005; Pillow et al., 2008; Truccolo et al., 2005)","previouslyFormattedCitation":"(Harris et al., 2003; Okatan et al., 2005; Pillow et al., 2008; Truccolo et al., 2005)"},"properties":{"noteIndex":0},"schema":"https://github.com/citation-style-language/schema/raw/master/csl-citation.json"}</w:instrText>
      </w:r>
      <w:ins w:id="87" w:author="Stevenson, Ian" w:date="2021-01-22T13:14:00Z">
        <w:r w:rsidR="00790E60">
          <w:fldChar w:fldCharType="separate"/>
        </w:r>
      </w:ins>
      <w:r w:rsidR="00647E61" w:rsidRPr="00647E61">
        <w:rPr>
          <w:noProof/>
        </w:rPr>
        <w:t>(Harris et al., 2003; Okatan et al., 2005; Pillow et al., 2008; Truccolo et al., 2005)</w:t>
      </w:r>
      <w:ins w:id="88" w:author="Stevenson, Ian" w:date="2021-01-22T13:14:00Z">
        <w:r w:rsidR="00790E60">
          <w:fldChar w:fldCharType="end"/>
        </w:r>
      </w:ins>
      <w:r w:rsidR="00A25235">
        <w:t xml:space="preserve">, our goal here is to </w:t>
      </w:r>
      <w:r>
        <w:t xml:space="preserve">describe </w:t>
      </w:r>
      <w:r w:rsidR="00A25235">
        <w:t xml:space="preserve">a time-varying synaptic strength with </w:t>
      </w:r>
      <w:r>
        <w:t>both short- and long-term changes.</w:t>
      </w:r>
    </w:p>
    <w:p w14:paraId="0ACE6805" w14:textId="5861BAE0"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790E60">
        <w:t>,</w:t>
      </w:r>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6E072E5" w14:textId="77777777" w:rsidTr="00AA4366">
        <w:trPr>
          <w:jc w:val="center"/>
        </w:trPr>
        <w:tc>
          <w:tcPr>
            <w:tcW w:w="350" w:type="pct"/>
          </w:tcPr>
          <w:p w14:paraId="23EC6FFE" w14:textId="09F35A1F" w:rsidR="00C4225E" w:rsidRDefault="00C4225E" w:rsidP="00C809D9">
            <w:pPr>
              <w:jc w:val="both"/>
            </w:pPr>
          </w:p>
        </w:tc>
        <w:tc>
          <w:tcPr>
            <w:tcW w:w="4300" w:type="pct"/>
          </w:tcPr>
          <w:p w14:paraId="40912237" w14:textId="0FEC793B" w:rsidR="00C4225E" w:rsidRPr="008B15E4" w:rsidRDefault="008B15E4" w:rsidP="00C4225E">
            <w:pPr>
              <w:jc w:val="cente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
          <w:p w14:paraId="1ADA61A3" w14:textId="74883567" w:rsidR="00C4225E" w:rsidRDefault="00C4225E" w:rsidP="00AA4366">
            <w:pPr>
              <w:jc w:val="right"/>
            </w:pPr>
            <w:r>
              <w:t>(2.1)</w:t>
            </w:r>
          </w:p>
        </w:tc>
      </w:tr>
      <w:tr w:rsidR="00C4225E" w14:paraId="3DA118A1" w14:textId="77777777" w:rsidTr="00AA4366">
        <w:trPr>
          <w:jc w:val="center"/>
        </w:trPr>
        <w:tc>
          <w:tcPr>
            <w:tcW w:w="350" w:type="pct"/>
          </w:tcPr>
          <w:p w14:paraId="2BA49C60" w14:textId="77777777" w:rsidR="00C4225E" w:rsidRDefault="00C4225E" w:rsidP="00C809D9">
            <w:pPr>
              <w:jc w:val="both"/>
            </w:pPr>
          </w:p>
        </w:tc>
        <w:tc>
          <w:tcPr>
            <w:tcW w:w="4300" w:type="pct"/>
          </w:tcPr>
          <w:p w14:paraId="650FD8E7" w14:textId="199E0299" w:rsidR="00C4225E" w:rsidRPr="008B15E4" w:rsidRDefault="008B15E4" w:rsidP="00AA4366">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
          <w:p w14:paraId="2C010171" w14:textId="3CB98C81" w:rsidR="00C4225E" w:rsidRDefault="00C4225E" w:rsidP="00AA4366">
            <w:pPr>
              <w:jc w:val="right"/>
            </w:pPr>
            <w:r>
              <w:t>(2.2)</w:t>
            </w:r>
          </w:p>
        </w:tc>
      </w:tr>
    </w:tbl>
    <w:p w14:paraId="0AD6B997" w14:textId="77777777" w:rsidR="00856F1E" w:rsidRDefault="00856F1E" w:rsidP="000C7168">
      <w:pPr>
        <w:jc w:val="both"/>
      </w:pPr>
    </w:p>
    <w:p w14:paraId="068D7161" w14:textId="6BC71637"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 xml:space="preserve">of </w:t>
      </w:r>
      <w:r w:rsidR="00AA4366">
        <w:t xml:space="preserve">the </w:t>
      </w:r>
      <w:r w:rsidR="00B963F6">
        <w:t>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m:oMath>
        <m:r>
          <w:rPr>
            <w:rFonts w:ascii="Cambria Math" w:hAnsi="Cambria Math"/>
          </w:rPr>
          <m:t>h</m:t>
        </m:r>
      </m:oMath>
      <w:r w:rsidR="009419EC">
        <w:t xml:space="preserve"> steps into the past.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8B15E4" w14:paraId="5D4BB11B" w14:textId="77777777" w:rsidTr="00AA4366">
        <w:trPr>
          <w:trHeight w:val="219"/>
          <w:jc w:val="center"/>
        </w:trPr>
        <w:tc>
          <w:tcPr>
            <w:tcW w:w="350" w:type="pct"/>
            <w:vMerge w:val="restart"/>
          </w:tcPr>
          <w:p w14:paraId="4236F252" w14:textId="77777777" w:rsidR="008B15E4" w:rsidRDefault="008B15E4" w:rsidP="000C7168">
            <w:pPr>
              <w:jc w:val="both"/>
            </w:pPr>
          </w:p>
        </w:tc>
        <w:tc>
          <w:tcPr>
            <w:tcW w:w="4300" w:type="pct"/>
            <w:vMerge w:val="restart"/>
          </w:tcPr>
          <w:p w14:paraId="50FB016A" w14:textId="2D7BE7B0" w:rsidR="008B15E4" w:rsidRPr="000137D3" w:rsidRDefault="00D53BFA"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7F02745C" w:rsidR="008B15E4" w:rsidRDefault="008B15E4" w:rsidP="00577EC8">
            <w:pPr>
              <w:jc w:val="right"/>
            </w:pPr>
          </w:p>
        </w:tc>
      </w:tr>
      <w:tr w:rsidR="008B15E4" w14:paraId="436EF134" w14:textId="77777777" w:rsidTr="00AA4366">
        <w:trPr>
          <w:trHeight w:val="218"/>
          <w:jc w:val="center"/>
        </w:trPr>
        <w:tc>
          <w:tcPr>
            <w:tcW w:w="350" w:type="pct"/>
            <w:vMerge/>
          </w:tcPr>
          <w:p w14:paraId="0EC16061" w14:textId="77777777" w:rsidR="008B15E4" w:rsidRDefault="008B15E4" w:rsidP="000C7168">
            <w:pPr>
              <w:jc w:val="both"/>
            </w:pPr>
          </w:p>
        </w:tc>
        <w:tc>
          <w:tcPr>
            <w:tcW w:w="4300" w:type="pct"/>
            <w:vMerge/>
          </w:tcPr>
          <w:p w14:paraId="2B9B252F" w14:textId="77777777" w:rsidR="008B15E4" w:rsidRDefault="008B15E4" w:rsidP="00C809D9">
            <w:pPr>
              <w:jc w:val="center"/>
              <w:rPr>
                <w:rFonts w:eastAsia="等线" w:cs="Times New Roman"/>
              </w:rPr>
            </w:pPr>
          </w:p>
        </w:tc>
        <w:tc>
          <w:tcPr>
            <w:tcW w:w="350" w:type="pct"/>
          </w:tcPr>
          <w:p w14:paraId="79EE3B89" w14:textId="2E7C6554" w:rsidR="008B15E4" w:rsidRDefault="008B15E4" w:rsidP="008B15E4">
            <w:pPr>
              <w:jc w:val="right"/>
            </w:pPr>
            <w:r>
              <w:t>(2.3)</w:t>
            </w:r>
          </w:p>
        </w:tc>
      </w:tr>
      <w:tr w:rsidR="0012409E" w14:paraId="11D8D3CB" w14:textId="77777777" w:rsidTr="00AA4366">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521DE6FE" w:rsidR="0012409E" w:rsidRDefault="0012409E" w:rsidP="00577EC8">
            <w:pPr>
              <w:jc w:val="right"/>
            </w:pPr>
            <w:r>
              <w:t>(</w:t>
            </w:r>
            <w:r w:rsidR="00C4225E">
              <w:t>2</w:t>
            </w:r>
            <w:r>
              <w:t>.</w:t>
            </w:r>
            <w:r w:rsidR="008B15E4">
              <w:t>4</w:t>
            </w:r>
            <w:r>
              <w:t>)</w:t>
            </w:r>
          </w:p>
        </w:tc>
      </w:tr>
    </w:tbl>
    <w:p w14:paraId="6182CCEF" w14:textId="77777777" w:rsidR="006F40FE" w:rsidRDefault="006F40FE" w:rsidP="00923D2E">
      <w:pPr>
        <w:jc w:val="both"/>
      </w:pPr>
    </w:p>
    <w:p w14:paraId="5B33B924" w14:textId="3B6F11B9" w:rsidR="00A23AF4" w:rsidRDefault="00441431" w:rsidP="00923D2E">
      <w:pPr>
        <w:jc w:val="both"/>
      </w:pPr>
      <w:r>
        <w:t xml:space="preserve">In our model, </w:t>
      </w:r>
      <w:r w:rsidR="00FB3229">
        <w:t xml:space="preserve">the </w:t>
      </w:r>
      <w:r w:rsidR="00226D4E">
        <w:t xml:space="preserve">conditional intensity </w:t>
      </w:r>
      <w:r w:rsidR="00792FC2">
        <w:t>of postsynaptic neuron</w:t>
      </w:r>
      <w:r w:rsidR="00FB3229">
        <w:t xml:space="preserve"> is captured by </w:t>
      </w:r>
      <w:r w:rsidR="00226D4E">
        <w:t xml:space="preserve">an </w:t>
      </w:r>
      <w:r w:rsidR="001677AA">
        <w:t>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226D4E">
        <w:t xml:space="preserve">, a history effect </w:t>
      </w:r>
      <m:oMath>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226D4E">
        <w:t xml:space="preserve">, and a time-varying coupling term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271E9D">
        <w:t xml:space="preserve"> </w:t>
      </w:r>
      <w:r w:rsidR="001872A6">
        <w:t xml:space="preserve">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w:t>
      </w:r>
      <w:commentRangeStart w:id="89"/>
      <w:r w:rsidR="001872A6">
        <w:t>that</w:t>
      </w:r>
      <w:r w:rsidR="00923D2E">
        <w:t xml:space="preserve"> scales the long-term synaptic weight multiplicatively.</w:t>
      </w:r>
      <w:commentRangeEnd w:id="89"/>
      <w:r w:rsidR="00612C56">
        <w:rPr>
          <w:rStyle w:val="CommentReference"/>
        </w:rPr>
        <w:commentReference w:id="89"/>
      </w:r>
      <w:r w:rsidR="00923D2E">
        <w:t xml:space="preserve"> Here we </w:t>
      </w:r>
      <w:r w:rsidR="00923D2E">
        <w:lastRenderedPageBreak/>
        <w:t xml:space="preserve">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3A03A436"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F67F93">
        <w:t xml:space="preserve">. </w:t>
      </w:r>
      <w:r w:rsidR="002E74FA">
        <w:fldChar w:fldCharType="begin" w:fldLock="1"/>
      </w:r>
      <w:r w:rsidR="00C660F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constraints","type":"article-journal"},"uris":["http://www.mendeley.com/documents/?uuid=1c121c12-336d-441f-811b-c4fc91bd2b0d","http://www.mendeley.com/documents/?uuid=db2c9c81-dc29-4670-8f44-2abd0eaed649"]}],"mendeley":{"formattedCitation":"(Ren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3E3821" w:rsidRPr="003E3821">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D53BFA"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~Poisson(</m:t>
              </m:r>
              <m:sSub>
                <m:sSubPr>
                  <m:ctrlPr>
                    <w:rPr>
                      <w:rFonts w:ascii="Cambria Math" w:eastAsia="等线" w:hAnsi="Cambria Math" w:cs="Times New Roman"/>
                      <w:i/>
                      <w:iCs/>
                      <w:kern w:val="2"/>
                    </w:rPr>
                  </m:ctrlPr>
                </m:sSubPr>
                <m:e>
                  <m:r>
                    <w:rPr>
                      <w:rFonts w:ascii="Cambria Math" w:eastAsia="等线" w:hAnsi="Cambria Math" w:cs="Times New Roman"/>
                      <w:kern w:val="2"/>
                    </w:rPr>
                    <m:t>λ</m:t>
                  </m:r>
                </m:e>
                <m:sub>
                  <m:r>
                    <w:rPr>
                      <w:rFonts w:ascii="Cambria Math" w:eastAsia="等线" w:hAnsi="Cambria Math" w:cs="Times New Roman"/>
                      <w:kern w:val="2"/>
                    </w:rPr>
                    <m:t>cross,m</m:t>
                  </m:r>
                </m:sub>
              </m:sSub>
              <m:r>
                <w:rPr>
                  <w:rFonts w:ascii="Cambria Math" w:eastAsia="等线"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post</m:t>
                      </m:r>
                    </m:sup>
                  </m:sSubSup>
                </m:e>
              </m:nary>
            </m:oMath>
            <w:r w:rsidR="005A18BC">
              <w:rPr>
                <w:rFonts w:eastAsia="等线" w:cs="Times New Roman"/>
                <w:iCs/>
                <w:kern w:val="2"/>
              </w:rPr>
              <w:t xml:space="preserve"> and </w:t>
            </w:r>
            <m:oMath>
              <m:sSub>
                <m:sSubPr>
                  <m:ctrlPr>
                    <w:rPr>
                      <w:rFonts w:ascii="Cambria Math" w:eastAsia="等线" w:hAnsi="Cambria Math" w:cs="Times New Roman"/>
                      <w:i/>
                      <w:iCs/>
                      <w:kern w:val="2"/>
                    </w:rPr>
                  </m:ctrlPr>
                </m:sSubPr>
                <m:e>
                  <m:r>
                    <w:rPr>
                      <w:rFonts w:ascii="Cambria Math" w:eastAsia="等线" w:hAnsi="Cambria Math" w:cs="Times New Roman"/>
                      <w:kern w:val="2"/>
                    </w:rPr>
                    <m:t>a</m:t>
                  </m:r>
                </m:e>
                <m:sub>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90"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90"/>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35BC4344"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F67F93">
        <w:t xml:space="preserve"> </w:t>
      </w:r>
      <w:r w:rsidR="00A5342C">
        <w:fldChar w:fldCharType="begin" w:fldLock="1"/>
      </w:r>
      <w:r w:rsidR="00C660F8">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systems","type":"article-journal","volume":"3"},"uris":["http://www.mendeley.com/documents/?uuid=0c6001c3-ee38-4d3b-924c-0ccf1db4f5d4"]},{"id":"ITEM-2","itemData":{"DOI":"10.1162/089976604773135069","ISSN":"0899-7667","abstract":"Neural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Computation","id":"ITEM-2","issue":"5","issued":{"date-parts":[["2004","5","1"]]},"note":"doi: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F67F93">
        <w:t xml:space="preserve"> </w:t>
      </w:r>
      <w:r w:rsidR="00A5342C">
        <w:fldChar w:fldCharType="begin" w:fldLock="1"/>
      </w:r>
      <w:r w:rsidR="003B27B5">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A5342C">
        <w:fldChar w:fldCharType="separate"/>
      </w:r>
      <w:r w:rsidR="00226D4E" w:rsidRPr="00226D4E">
        <w:rPr>
          <w:noProof/>
        </w:rPr>
        <w:t>(Ghanbari et al., 2017)</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lastRenderedPageBreak/>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D53BFA"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5FACAC83"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F67F93">
        <w:t xml:space="preserve"> </w:t>
      </w:r>
      <w:r w:rsidR="00821F5E">
        <w:fldChar w:fldCharType="begin" w:fldLock="1"/>
      </w:r>
      <w:r w:rsidR="00C660F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F67F93">
        <w:t xml:space="preserve"> </w:t>
      </w:r>
      <w:r w:rsidR="00821F5E">
        <w:fldChar w:fldCharType="begin" w:fldLock="1"/>
      </w:r>
      <w:r w:rsidR="003B27B5">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105D92D" w14:textId="78FA799F" w:rsidR="00A12C49"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0034F5BD" w14:textId="3C18BEB3" w:rsidR="00175613"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等线"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等线"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等线"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等线"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0A30D1CD"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r w:rsidR="00577EC8">
        <w:t>equations are a special case of updates</w:t>
      </w:r>
      <w:r w:rsidR="003653FC">
        <w:t xml:space="preserve"> </w:t>
      </w:r>
      <w:r w:rsidR="00577EC8">
        <w:t xml:space="preserve">previously derived for the </w:t>
      </w:r>
      <w:r w:rsidR="003653FC">
        <w:t xml:space="preserve">general Poisson </w:t>
      </w:r>
      <w:r w:rsidR="00577EC8">
        <w:t xml:space="preserve">adaptive filtering </w:t>
      </w:r>
      <w:r w:rsidR="003653FC">
        <w:t xml:space="preserve">model </w:t>
      </w:r>
      <w:r w:rsidR="003653FC">
        <w:fldChar w:fldCharType="begin" w:fldLock="1"/>
      </w:r>
      <w:r w:rsidR="00C660F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514D463A" w:rsidR="0012409E" w:rsidRDefault="003653FC" w:rsidP="003653FC">
      <w:pPr>
        <w:jc w:val="both"/>
      </w:pPr>
      <w:r>
        <w:t>Given the estimates from adaptive filtering we then step backwards to find smooth estimates of the parameters. Here we use update</w:t>
      </w:r>
      <w:r w:rsidR="00CD0252">
        <w:t>s</w:t>
      </w:r>
      <w:r>
        <w:t xml:space="preserve"> based on the RTS method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D53BFA"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18817BC0"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rsidR="00CD0252">
        <w:t xml:space="preserve"> </w:t>
      </w:r>
      <w:r>
        <w:fldChar w:fldCharType="begin" w:fldLock="1"/>
      </w:r>
      <w:r w:rsidR="00790E60">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studies","type":"article-journal","volume":"41"},"uris":["http://www.mendeley.com/documents/?uuid=c0895549-9226-4f0d-ba63-fcb1cd4e322a","http://www.mendeley.com/documents/?uuid=2aa1fcc3-2928-4ef8-8ed0-e9d341e17dd8"]}],"mendeley":{"formattedCitation":"(Ananthasayanam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rsidR="00CD0252">
        <w:t xml:space="preserve"> </w:t>
      </w:r>
      <w:r>
        <w:fldChar w:fldCharType="begin" w:fldLock="1"/>
      </w:r>
      <w:r w:rsidR="00790E60">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Algorithms","type":"article-journal"},"uris":["http://www.mendeley.com/documents/?uuid=61ba0b3e-ecc2-4085-98fc-61357829a59f","http://www.mendeley.com/documents/?uuid=0d4132b5-2773-4fa0-9f0f-7fb5292779e1"]}],"mendeley":{"formattedCitation":"(Du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w:t>
      </w:r>
      <w:r w:rsidR="00CC7F21">
        <w:t>.</w:t>
      </w:r>
    </w:p>
    <w:p w14:paraId="59A2D385" w14:textId="38AA65B4"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w:t>
      </w:r>
      <w:r w:rsidR="00CD0252">
        <w:t xml:space="preserve">Since estimation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 xml:space="preserve"> </w:t>
      </w:r>
      <w:r w:rsidR="00CD0252">
        <w:t xml:space="preserve">depends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 xml:space="preserve"> </w:t>
      </w:r>
      <w:r w:rsidR="00CD0252">
        <w:t>and vice versa</w:t>
      </w:r>
      <w:r w:rsidR="00AB4CB8">
        <w:t xml:space="preserve">, </w:t>
      </w:r>
      <w:r w:rsidR="00CD0252">
        <w:t>the order of sequential</w:t>
      </w:r>
      <w:r w:rsidR="00AB4CB8">
        <w:t xml:space="preserve"> one-dimensional approximation</w:t>
      </w:r>
      <w:r w:rsidR="00CD0252">
        <w:t xml:space="preserve"> can influence the results</w:t>
      </w:r>
      <w:r w:rsidR="00AB4CB8">
        <w:t xml:space="preserve">. Since </w:t>
      </w:r>
      <w:r w:rsidR="00CD0252">
        <w:t>the</w:t>
      </w:r>
      <w:r w:rsidR="00AB4CB8">
        <w:t xml:space="preserve"> synaptic </w:t>
      </w:r>
      <w:r w:rsidR="00CD0252">
        <w:t xml:space="preserve">effect is sparse </w:t>
      </w:r>
      <w:r w:rsidR="00B62D3C">
        <w:t>(</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713195">
        <w:t>the time-averaged coupling effect</w:t>
      </w:r>
      <w:r w:rsidR="00B62D3C">
        <w:t xml:space="preserve">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&gt;</m:t>
        </m:r>
      </m:oMath>
      <w:r w:rsidR="00B62D3C">
        <w:t xml:space="preserve"> is</w:t>
      </w:r>
      <w:r w:rsidR="00713195">
        <w:t xml:space="preserve"> typically</w:t>
      </w:r>
      <w:r w:rsidR="00B62D3C">
        <w:t xml:space="preserve"> small</w:t>
      </w:r>
      <w:r w:rsidR="00713195">
        <w:t xml:space="preserve"> relative to the baseline</w:t>
      </w:r>
      <w:r w:rsidR="00B62D3C">
        <w:t xml:space="preserve">, the value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 estimation. Based on this observation, we do one-dimensional approximation </w:t>
      </w:r>
      <w:r w:rsidR="00713195">
        <w:t>by first</w:t>
      </w:r>
      <w:r w:rsidR="00B62D3C">
        <w:t xml:space="preserve"> fix</w:t>
      </w:r>
      <w:r w:rsidR="00713195">
        <w:t>ing</w:t>
      </w:r>
      <w:r w:rsidR="00B62D3C">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B62D3C">
        <w:t xml:space="preserve"> and </w:t>
      </w:r>
      <w:r w:rsidR="00713195">
        <w:t xml:space="preserve">finding the </w:t>
      </w:r>
      <w:r w:rsidR="00B62D3C">
        <w:t>MLE</w:t>
      </w:r>
      <w:r w:rsidR="0071319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713195">
        <w:t xml:space="preserve"> then fixing</w:t>
      </w:r>
      <w:ins w:id="91" w:author="Wei, Ganchao" w:date="2021-01-23T13:27:00Z">
        <w:r w:rsidR="00BE5165">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E5165">
          <w:t xml:space="preserve"> as</w:t>
        </w:r>
      </w:ins>
      <w:r w:rsidR="00B62D3C">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and </w:t>
      </w:r>
      <w:r w:rsidR="00713195">
        <w:t xml:space="preserve">finding the </w:t>
      </w:r>
      <w:r w:rsidR="00B62D3C">
        <w:t xml:space="preserve">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20140906" w14:textId="0824E244" w:rsidR="00A12C49"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proofErr w:type="gramStart"/>
      <w:r w:rsidR="00782FC4">
        <w:t>), and</w:t>
      </w:r>
      <w:proofErr w:type="gramEnd"/>
      <w:r w:rsidR="00782FC4">
        <w:t xml:space="preserve">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w:t>
      </w:r>
      <w:proofErr w:type="spellStart"/>
      <w:r w:rsidR="00782FC4">
        <w:t>Ghanbari</w:t>
      </w:r>
      <w:proofErr w:type="spellEnd"/>
      <w:r w:rsidR="00782FC4">
        <w:t xml:space="preserve"> et al.</w:t>
      </w:r>
      <w:r w:rsidR="00F67F93">
        <w:t xml:space="preserve"> </w:t>
      </w:r>
      <w:r w:rsidR="002A7F83">
        <w:fldChar w:fldCharType="begin" w:fldLock="1"/>
      </w:r>
      <w:r w:rsidR="003B27B5">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2A7F83">
        <w:fldChar w:fldCharType="separate"/>
      </w:r>
      <w:r w:rsidR="00713195" w:rsidRPr="00713195">
        <w:rPr>
          <w:noProof/>
        </w:rPr>
        <w:t>(Ghanbari et al., 2017)</w:t>
      </w:r>
      <w:r w:rsidR="002A7F83">
        <w:fldChar w:fldCharType="end"/>
      </w:r>
      <w:r w:rsidR="00713195">
        <w:t>. Namely, we model the short-term synaptic weight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518BFEB2"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w:t>
      </w:r>
      <w:r w:rsidR="00713195">
        <w:t xml:space="preserve">spike </w:t>
      </w:r>
      <w:r w:rsidR="000E6306">
        <w:t xml:space="preserve">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rsidR="00713195">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a pair of presynaptic spikes with a specific </w:t>
      </w:r>
      <w:proofErr w:type="gramStart"/>
      <w:r w:rsidR="0089520B">
        <w:t>ISI.</w:t>
      </w:r>
      <w:proofErr w:type="gramEnd"/>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w:t>
      </w:r>
      <w:r w:rsidR="00713195">
        <w:t xml:space="preserve">, </w:t>
      </w:r>
      <w:r>
        <w:t xml:space="preserve">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w:t>
      </w:r>
      <w:ins w:id="92" w:author="Ganchao Wei" w:date="2021-01-25T07:19:00Z">
        <w:r w:rsidR="00D53BFA">
          <w:t>S</w:t>
        </w:r>
      </w:ins>
      <w:r w:rsidR="004C7B0D">
        <w:t>P</w:t>
      </w:r>
      <w:r w:rsidR="00713195">
        <w:t>,</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713195">
        <w:t>,</w:t>
      </w:r>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xml:space="preserve">, since we can rewrite the short-term </w:t>
      </w:r>
      <w:r w:rsidR="00A01225">
        <w:lastRenderedPageBreak/>
        <w:t>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10ABC4BD" w14:textId="4C7BD3BE" w:rsidR="00A12C49" w:rsidRDefault="00827302" w:rsidP="000C7168">
      <w:pPr>
        <w:jc w:val="both"/>
      </w:pPr>
      <w:r>
        <w:t>Additionally, assuming that the long-term effects are fixed allows us to approximate standard errors for the cumulative effects of ST</w:t>
      </w:r>
      <w:ins w:id="93" w:author="Ganchao Wei" w:date="2021-01-25T07:19:00Z">
        <w:r w:rsidR="00D53BFA">
          <w:t>S</w:t>
        </w:r>
      </w:ins>
      <w:r>
        <w: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4D99726E" w:rsidR="00E94301" w:rsidRPr="00713195"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w:t>
      </w:r>
      <w:r w:rsidR="00713195">
        <w:t xml:space="preserve"> </w:t>
      </w:r>
      <m:oMath>
        <m:r>
          <m:rPr>
            <m:sty m:val="bi"/>
          </m:rPr>
          <w:rPr>
            <w:rFonts w:ascii="Cambria Math" w:hAnsi="Cambria Math"/>
          </w:rPr>
          <m:t>h</m:t>
        </m:r>
      </m:oMath>
      <w:r w:rsidR="00713195">
        <w:t>,</w:t>
      </w:r>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proofErr w:type="gramStart"/>
      <w:r>
        <w:t>parameters</w:t>
      </w:r>
      <w:proofErr w:type="gramEnd"/>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r w:rsidR="00713195">
        <w:t xml:space="preserve"> Here we assume that </w:t>
      </w:r>
      <m:oMath>
        <m:r>
          <m:rPr>
            <m:sty m:val="bi"/>
          </m:rPr>
          <w:rPr>
            <w:rFonts w:ascii="Cambria Math" w:hAnsi="Cambria Math"/>
          </w:rPr>
          <m:t>h</m:t>
        </m:r>
      </m:oMath>
      <w:r w:rsidR="00713195" w:rsidRPr="009922B3">
        <w:t xml:space="preserve"> is a </w:t>
      </w:r>
      <w:r w:rsidR="00713195">
        <w:t>fixed, known refractory effect (exponential filter with time constant</w:t>
      </w:r>
      <w:ins w:id="94" w:author="Wei, Ganchao" w:date="2021-01-23T13:15:00Z">
        <w:r w:rsidR="008E3AEC">
          <w:t>s ranging from 5ms to</w:t>
        </w:r>
      </w:ins>
      <w:del w:id="95" w:author="Wei, Ganchao" w:date="2021-01-23T13:15:00Z">
        <w:r w:rsidR="00713195" w:rsidDel="008E3AEC">
          <w:delText xml:space="preserve"> of</w:delText>
        </w:r>
      </w:del>
      <w:r w:rsidR="00713195">
        <w:t xml:space="preserve"> 10ms), but, in practice, it could easily be estimated alongside the short-term parameters.</w:t>
      </w:r>
    </w:p>
    <w:p w14:paraId="40437A44" w14:textId="280A486E"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0B459C76" w14:textId="5EF0F60E" w:rsidR="00EF42C2" w:rsidRDefault="00A503CF" w:rsidP="000C7168">
      <w:pPr>
        <w:jc w:val="both"/>
      </w:pPr>
      <w:r>
        <w:t xml:space="preserve">For simulating spike-timing-dependent plasticity (STDP) </w:t>
      </w:r>
      <w:r w:rsidR="009922B3">
        <w:t xml:space="preserve">we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in cortical and hippocampal slices</w:t>
      </w:r>
      <w:r w:rsidR="009922B3">
        <w:t xml:space="preserve"> </w:t>
      </w:r>
      <w:r w:rsidR="009922B3">
        <w:fldChar w:fldCharType="begin" w:fldLock="1"/>
      </w:r>
      <w:r w:rsidR="00365A16">
        <w:instrText>ADDIN CSL_CITATION {"citationItems":[{"id":"ITEM-1","itemData":{"author":[{"dropping-particle":"","family":"Abbott","given":"L F","non-dropping-particle":"","parse-names":false,"suffix":""},{"dropping-particle":"","family":"Nelson","given":"S B","non-dropping-particle":"","parse-names":false,"suffix":""}],"container-title":"Nature Neuroscience","id":"ITEM-1","issued":{"date-parts":[["2000"]]},"page":"1178-1183","publisher":"Nature Publishing Group","title":"Synaptic plasticity: taming the beast","type":"article-journal","volume":"3"},"uris":["http://www.mendeley.com/documents/?uuid=01b92316-ba53-4bc3-a355-3e7ba14bd401"]}],"mendeley":{"formattedCitation":"(Abbott &amp; Nelson, 2000)","plainTextFormattedCitation":"(Abbott &amp; Nelson, 2000)","previouslyFormattedCitation":"(Abbott &amp; Nelson, 2000)"},"properties":{"noteIndex":0},"schema":"https://github.com/citation-style-language/schema/raw/master/csl-citation.json"}</w:instrText>
      </w:r>
      <w:r w:rsidR="009922B3">
        <w:fldChar w:fldCharType="separate"/>
      </w:r>
      <w:r w:rsidR="009922B3" w:rsidRPr="009922B3">
        <w:rPr>
          <w:noProof/>
        </w:rPr>
        <w:t>(Abbott &amp; Nelson, 2000)</w:t>
      </w:r>
      <w:r w:rsidR="009922B3">
        <w:fldChar w:fldCharType="end"/>
      </w:r>
      <w:r>
        <w:t xml:space="preserve">. In this case, each pair </w:t>
      </w:r>
      <w:r w:rsidR="00055883">
        <w:t>of pre- and post-synaptic spikes modifies the synapse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等线"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等线"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等线"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等线"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0FF630C" w14:textId="622C5657" w:rsidR="00A12C49"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 that pushes the synaptic weights back to 1, as in Stevenson</w:t>
      </w:r>
      <w:r w:rsidR="008E3133">
        <w:t xml:space="preserve"> and </w:t>
      </w:r>
      <w:proofErr w:type="spellStart"/>
      <w:r w:rsidR="008E3133">
        <w:t>Kording</w:t>
      </w:r>
      <w:proofErr w:type="spellEnd"/>
      <w:r w:rsidR="00F67F93">
        <w:t xml:space="preserve"> </w:t>
      </w:r>
      <w:r w:rsidR="006D79F1">
        <w:fldChar w:fldCharType="begin" w:fldLock="1"/>
      </w:r>
      <w:r w:rsidR="00C660F8">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3B27B5" w:rsidRPr="003B27B5">
        <w:rPr>
          <w:noProof/>
        </w:rPr>
        <w:t>(Stevenson &amp; Kording, 2011)</w:t>
      </w:r>
      <w:r w:rsidR="006D79F1">
        <w:fldChar w:fldCharType="end"/>
      </w:r>
      <w:r w:rsidR="006D79F1">
        <w:t>.</w:t>
      </w:r>
      <w:r w:rsidR="00622BF3">
        <w:t xml:space="preserve"> Namely,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D53BFA"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lastRenderedPageBreak/>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2736B0C9" w:rsidR="00A878E9" w:rsidRDefault="00630EA0" w:rsidP="000C7168">
      <w:pPr>
        <w:jc w:val="both"/>
      </w:pPr>
      <w:r>
        <w:t>In the following results, 5 raised-cosine bases with non-linear stretching peaks are used to model ST</w:t>
      </w:r>
      <w:ins w:id="96" w:author="Ganchao Wei" w:date="2021-01-25T07:19:00Z">
        <w:r w:rsidR="00D53BFA">
          <w:t>S</w:t>
        </w:r>
      </w:ins>
      <w:r>
        <w:t xml:space="preserve">P modification function within [0, 600ms] in 1ms bins. </w:t>
      </w:r>
      <w:r w:rsidR="00025D9F">
        <w:t xml:space="preserve">When fitting the </w:t>
      </w:r>
      <w:proofErr w:type="gramStart"/>
      <w:r w:rsidR="00025D9F">
        <w:t>model</w:t>
      </w:r>
      <w:proofErr w:type="gramEnd"/>
      <w:r w:rsidR="009922B3">
        <w:t xml:space="preserve"> we typically assume </w:t>
      </w:r>
      <m:oMath>
        <m:r>
          <m:rPr>
            <m:sty m:val="bi"/>
          </m:rPr>
          <w:rPr>
            <w:rFonts w:ascii="Cambria Math" w:hAnsi="Cambria Math"/>
          </w:rPr>
          <m:t>Q=I⋅</m:t>
        </m:r>
        <m:r>
          <w:rPr>
            <w:rFonts w:ascii="Cambria Math" w:hAnsi="Cambria Math"/>
          </w:rPr>
          <m:t>1</m:t>
        </m:r>
        <m:sSup>
          <m:sSupPr>
            <m:ctrlPr>
              <w:rPr>
                <w:rFonts w:ascii="Cambria Math" w:hAnsi="Cambria Math"/>
                <w:bCs/>
                <w:i/>
              </w:rPr>
            </m:ctrlPr>
          </m:sSupPr>
          <m:e>
            <m:r>
              <w:rPr>
                <w:rFonts w:ascii="Cambria Math" w:hAnsi="Cambria Math"/>
              </w:rPr>
              <m:t>0</m:t>
            </m:r>
          </m:e>
          <m:sup>
            <m:r>
              <w:rPr>
                <w:rFonts w:ascii="Cambria Math" w:hAnsi="Cambria Math"/>
              </w:rPr>
              <m:t>-5</m:t>
            </m:r>
          </m:sup>
        </m:sSup>
      </m:oMath>
      <w:r w:rsidR="00025D9F">
        <w:t xml:space="preserve">, </w:t>
      </w:r>
      <w:r w:rsidR="004655A6">
        <w:t xml:space="preserve">except in </w:t>
      </w:r>
      <w:r w:rsidR="009922B3">
        <w:t xml:space="preserve">the </w:t>
      </w:r>
      <w:r w:rsidR="004655A6">
        <w:t xml:space="preserve">section “Selection of Hyper-parameter </w:t>
      </w:r>
      <m:oMath>
        <m:r>
          <m:rPr>
            <m:sty m:val="bi"/>
          </m:rPr>
          <w:rPr>
            <w:rFonts w:ascii="Cambria Math" w:hAnsi="Cambria Math"/>
          </w:rPr>
          <m:t>Q</m:t>
        </m:r>
      </m:oMath>
      <w:r w:rsidR="004655A6">
        <w:t xml:space="preserve"> in Adaptive Smoothing</w:t>
      </w:r>
      <w:r w:rsidR="009922B3">
        <w:t>.</w:t>
      </w:r>
      <w:r w:rsidR="004655A6">
        <w:t>”</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t xml:space="preserve">3 </w:t>
      </w:r>
      <w:r w:rsidR="000361CA">
        <w:t>Results</w:t>
      </w:r>
    </w:p>
    <w:p w14:paraId="469AE643" w14:textId="71A5C0BF"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r w:rsidR="00CF1268">
        <w:t xml:space="preserve"> </w:t>
      </w:r>
      <w:r w:rsidR="00640B02">
        <w:t>If not otherwise specified, the simulated</w:t>
      </w:r>
      <w:r w:rsidR="00CF1268">
        <w:rPr>
          <w:rFonts w:hint="eastAsia"/>
          <w:lang w:eastAsia="zh-CN"/>
        </w:rPr>
        <w:t xml:space="preserve"> </w:t>
      </w:r>
      <w:r w:rsidR="00CF1268">
        <w:rPr>
          <w:lang w:eastAsia="zh-CN"/>
        </w:rPr>
        <w:t>recording lengths are 20min and presynaptic firing rates are 5Hz.</w:t>
      </w:r>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480DE62C"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9922B3">
        <w:t>,</w:t>
      </w:r>
      <w:r w:rsidR="00FE3E56">
        <w:t xml:space="preserve"> while also having short-term synaptic depression on fast timescales (Fig 1). Presynaptic spike timing is generated using a </w:t>
      </w:r>
      <w:r w:rsidR="003D6CD8">
        <w:t xml:space="preserve">homogeneous </w:t>
      </w:r>
      <w:r w:rsidR="00FE3E56">
        <w:t xml:space="preserve">Poisson </w:t>
      </w:r>
      <w:r w:rsidR="003D6CD8">
        <w:t>process</w:t>
      </w:r>
      <w:r w:rsidR="00FE3E56">
        <w:t xml:space="preserve">,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 xml:space="preserve">his peak is </w:t>
      </w:r>
      <w:r w:rsidR="003D6CD8">
        <w:t xml:space="preserve">similar to </w:t>
      </w:r>
      <w:r w:rsidR="00FE3E56">
        <w:t>putative excitatory connections observed in large-scale multielectrode recordings</w:t>
      </w:r>
      <w:r w:rsidR="003D6CD8">
        <w:t xml:space="preserve"> </w:t>
      </w:r>
      <w:r w:rsidR="003D6CD8">
        <w:fldChar w:fldCharType="begin" w:fldLock="1"/>
      </w:r>
      <w:r w:rsidR="003B27B5">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3B27B5">
        <w:rPr>
          <w:rFonts w:ascii="Cambria Math" w:hAnsi="Cambria Math" w:cs="Cambria Math"/>
        </w:rPr>
        <w:instrText>∼</w:instrText>
      </w:r>
      <w:r w:rsidR="003B27B5">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features","type":"article-journal","volume":"92"},"uris":["http://www.mendeley.com/documents/?uuid=f6052b54-e3cd-3d78-a7b5-c44c60af7892"]}],"mendeley":{"formattedCitation":"(Barthó et al., 2004)","plainTextFormattedCitation":"(Barthó et al., 2004)","previouslyFormattedCitation":"(Barthó et al., 2004)"},"properties":{"noteIndex":0},"schema":"https://github.com/citation-style-language/schema/raw/master/csl-citation.json"}</w:instrText>
      </w:r>
      <w:r w:rsidR="003D6CD8">
        <w:fldChar w:fldCharType="separate"/>
      </w:r>
      <w:r w:rsidR="003D6CD8" w:rsidRPr="003D6CD8">
        <w:rPr>
          <w:noProof/>
        </w:rPr>
        <w:t>(Barthó et al., 2004)</w:t>
      </w:r>
      <w:r w:rsidR="003D6CD8">
        <w:fldChar w:fldCharType="end"/>
      </w:r>
      <w:r w:rsidR="00FE3E56">
        <w:t>.</w:t>
      </w:r>
    </w:p>
    <w:p w14:paraId="283B8700" w14:textId="3AFB49A4"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w:t>
      </w:r>
      <w:r w:rsidR="003D6CD8">
        <w:t xml:space="preserve"> also</w:t>
      </w:r>
      <w:r w:rsidR="004538F3">
        <w:t xml:space="preserve"> observe the effects of short-term synaptic depression (Fig 1D). In this case, presynaptic spikes that occur recently after another spike tend to have lower efficacy compared to </w:t>
      </w:r>
      <w:r w:rsidR="003D6CD8">
        <w:t xml:space="preserve">presynaptic </w:t>
      </w:r>
      <w:r w:rsidR="004538F3">
        <w:t>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3D6CD8">
        <w:t xml:space="preserve">the </w:t>
      </w:r>
      <w:r w:rsidR="00E774F0">
        <w:t xml:space="preserve">presynaptic neuron is set to </w:t>
      </w:r>
      <w:r w:rsidR="00535AAB">
        <w:t>5</w:t>
      </w:r>
      <w:r w:rsidR="00E774F0">
        <w:t xml:space="preserve">Hz and the firing rate of </w:t>
      </w:r>
      <w:r w:rsidR="009313AC">
        <w:t>postsynaptic neuron is</w:t>
      </w:r>
      <w:r w:rsidR="00E774F0">
        <w:t xml:space="preserve"> </w:t>
      </w:r>
      <w:r w:rsidR="003D6CD8">
        <w:t>~15Hz</w:t>
      </w:r>
      <w:r w:rsidR="009313AC">
        <w:t>.</w:t>
      </w:r>
      <w:r w:rsidR="00E774F0">
        <w:t xml:space="preserve"> In cases where firing rates are lower and/or when synaptic efficacy is weaker </w:t>
      </w:r>
      <w:r w:rsidR="003A06D1">
        <w:t xml:space="preserve">the partitioned </w:t>
      </w:r>
      <w:r w:rsidR="003A06D1">
        <w:lastRenderedPageBreak/>
        <w:t>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313AC" w14:paraId="419FC55E" w14:textId="77777777" w:rsidTr="002F545A">
        <w:tc>
          <w:tcPr>
            <w:tcW w:w="9926" w:type="dxa"/>
          </w:tcPr>
          <w:p w14:paraId="6D2F10AE" w14:textId="1E5A9ADC" w:rsidR="009313AC" w:rsidRDefault="00B3166E" w:rsidP="000C7168">
            <w:pPr>
              <w:jc w:val="both"/>
            </w:pPr>
            <w:r>
              <w:rPr>
                <w:noProof/>
              </w:rPr>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p>
        </w:tc>
      </w:tr>
      <w:tr w:rsidR="009313AC" w14:paraId="69133EAF" w14:textId="77777777" w:rsidTr="002F545A">
        <w:tc>
          <w:tcPr>
            <w:tcW w:w="9926" w:type="dxa"/>
          </w:tcPr>
          <w:p w14:paraId="29637F31" w14:textId="20A471BC" w:rsidR="009313AC" w:rsidRPr="009313AC" w:rsidRDefault="009313AC" w:rsidP="000B0239">
            <w:pPr>
              <w:jc w:val="both"/>
              <w:rPr>
                <w:b/>
                <w:bCs/>
              </w:rPr>
            </w:pPr>
            <w:r>
              <w:rPr>
                <w:b/>
                <w:bCs/>
              </w:rPr>
              <w:t xml:space="preserve">Fig 1. </w:t>
            </w:r>
            <w:r w:rsidR="000B0239">
              <w:rPr>
                <w:b/>
                <w:bCs/>
              </w:rPr>
              <w:t>Characterizing s</w:t>
            </w:r>
            <w:r w:rsidR="0022796C">
              <w:rPr>
                <w:b/>
                <w:bCs/>
              </w:rPr>
              <w:t xml:space="preserve">imultaneous </w:t>
            </w:r>
            <w:r w:rsidR="0022796C">
              <w:rPr>
                <w:b/>
                <w:bCs/>
                <w:lang w:eastAsia="zh-CN"/>
              </w:rPr>
              <w:t>short</w:t>
            </w:r>
            <w:r w:rsidR="00535AAB">
              <w:rPr>
                <w:b/>
                <w:bCs/>
                <w:lang w:eastAsia="zh-CN"/>
              </w:rPr>
              <w:t>-term and long-term plasticity</w:t>
            </w:r>
            <w:r w:rsidR="000B0239">
              <w:rPr>
                <w:b/>
                <w:bCs/>
                <w:lang w:eastAsia="zh-CN"/>
              </w:rPr>
              <w:t xml:space="preserve"> from spikes</w:t>
            </w:r>
            <w:r w:rsidR="0081391D">
              <w:rPr>
                <w:b/>
                <w:bCs/>
              </w:rPr>
              <w:t xml:space="preserve">. </w:t>
            </w:r>
            <w:r w:rsidR="0022796C">
              <w:rPr>
                <w:bCs/>
              </w:rPr>
              <w:t xml:space="preserve">Here we simulate the spiking of two neurons connected by an excitatory, depressing synapse </w:t>
            </w:r>
            <w:r w:rsidR="00577EC8">
              <w:rPr>
                <w:bCs/>
              </w:rPr>
              <w:t>where t</w:t>
            </w:r>
            <w:r w:rsidR="0022796C">
              <w:t>he synaptic strength increases abruptly after a change-point</w:t>
            </w:r>
            <w:r w:rsidR="00577EC8">
              <w:t xml:space="preserve"> </w:t>
            </w:r>
            <w:r w:rsidR="00577EC8" w:rsidRPr="003D6CD8">
              <w:rPr>
                <w:b/>
                <w:bCs/>
              </w:rPr>
              <w:t>(A)</w:t>
            </w:r>
            <w:r>
              <w:t xml:space="preserve">. </w:t>
            </w:r>
            <w:r w:rsidR="0022796C">
              <w:t xml:space="preserve">We can assess the </w:t>
            </w:r>
            <w:r>
              <w:t xml:space="preserve">change </w:t>
            </w:r>
            <w:r w:rsidR="0022796C">
              <w:t>in synaptic strength by partitioning the correlogram before (blue) and after (</w:t>
            </w:r>
            <w:r w:rsidR="003D6CD8">
              <w:t>orange</w:t>
            </w:r>
            <w:r w:rsidR="0022796C">
              <w:t>) the change-point</w:t>
            </w:r>
            <w:r w:rsidR="00F81A6E">
              <w:t xml:space="preserve"> </w:t>
            </w:r>
            <w:r w:rsidR="00F81A6E" w:rsidRPr="003D6CD8">
              <w:rPr>
                <w:b/>
                <w:bCs/>
              </w:rPr>
              <w:t>(B)</w:t>
            </w:r>
            <w:r w:rsidR="0022796C">
              <w:t>.</w:t>
            </w:r>
            <w:r w:rsidR="00EB75B7">
              <w:t xml:space="preserve"> Here the histograms indicate the observed counts of postsynaptic spiking</w:t>
            </w:r>
            <w:r w:rsidR="0001411F">
              <w:t xml:space="preserve"> relative to presynaptic spiking</w:t>
            </w:r>
            <w:r w:rsidR="00EB75B7">
              <w:t xml:space="preserve">, and the curves denote the corresponding </w:t>
            </w:r>
            <w:r w:rsidR="0001411F">
              <w:t xml:space="preserve">cross-correlation from the </w:t>
            </w:r>
            <w:r w:rsidR="00EB75B7">
              <w:t>model postsynaptic rate.</w:t>
            </w:r>
            <w:r w:rsidR="0022796C">
              <w:t xml:space="preserve"> </w:t>
            </w:r>
            <w:r w:rsidRPr="003A4A08">
              <w:rPr>
                <w:b/>
                <w:bCs/>
              </w:rPr>
              <w:t>(C)</w:t>
            </w:r>
            <w:r>
              <w:t xml:space="preserve"> </w:t>
            </w:r>
            <w:r w:rsidR="00EB75B7">
              <w:t>By partitioning the correlograms by presynaptic ISI we can also assess the potential influence of short-term synaptic dynamics. Here, s</w:t>
            </w:r>
            <w:r>
              <w:t>horter presynaptic ISI</w:t>
            </w:r>
            <w:r>
              <w:rPr>
                <w:rFonts w:hint="eastAsia"/>
              </w:rPr>
              <w:t>s</w:t>
            </w:r>
            <w:r>
              <w:t xml:space="preserve"> correspond to lower postsynaptic efficacies, </w:t>
            </w:r>
            <w:r w:rsidR="00EB75B7">
              <w:t xml:space="preserve">since the synapse simulated here is </w:t>
            </w:r>
            <w:r>
              <w:t>depressin</w:t>
            </w:r>
            <w:r w:rsidR="00EB75B7">
              <w:t>g</w:t>
            </w:r>
            <w:r>
              <w:t xml:space="preserve">. </w:t>
            </w:r>
            <w:r w:rsidR="0022796C">
              <w:t xml:space="preserve">Dots indicate the observed efficacy after splitting the distribution of pre-synaptic ISIs by quantile. Lines indicate the </w:t>
            </w:r>
            <w:r w:rsidR="0001411F">
              <w:t xml:space="preserve">average </w:t>
            </w:r>
            <w:r w:rsidR="0022796C">
              <w:t xml:space="preserve">simulated </w:t>
            </w:r>
            <w:r w:rsidR="00EB75B7">
              <w:t>efficacy from the model itself.</w:t>
            </w:r>
            <w:r w:rsidR="0022796C">
              <w:t xml:space="preserve"> </w:t>
            </w:r>
            <w:r w:rsidRPr="003A4A08">
              <w:rPr>
                <w:b/>
                <w:bCs/>
              </w:rPr>
              <w:t>(D)</w:t>
            </w:r>
            <w:r>
              <w:t xml:space="preserve"> By </w:t>
            </w:r>
            <w:r w:rsidR="00EB75B7">
              <w:t xml:space="preserve">partitioning the </w:t>
            </w:r>
            <w:r>
              <w:t xml:space="preserve">cross-correlogram </w:t>
            </w:r>
            <w:r w:rsidR="00EB75B7">
              <w:t xml:space="preserve">based on both the change-point </w:t>
            </w:r>
            <w:r>
              <w:t xml:space="preserve">and </w:t>
            </w:r>
            <w:r w:rsidR="00EB75B7">
              <w:t xml:space="preserve">the </w:t>
            </w:r>
            <w:r>
              <w:t>presynaptic ISI</w:t>
            </w:r>
            <w:r w:rsidR="00EB75B7">
              <w:t xml:space="preserve"> (median split shown here)</w:t>
            </w:r>
            <w:r>
              <w:t xml:space="preserve">, we can </w:t>
            </w:r>
            <w:r w:rsidR="00EB75B7">
              <w:t xml:space="preserve">quantify long-term </w:t>
            </w:r>
            <w:r>
              <w:t xml:space="preserve">and </w:t>
            </w:r>
            <w:r w:rsidR="00EB75B7">
              <w:t xml:space="preserve">short-term synaptic changes </w:t>
            </w:r>
            <w:r>
              <w:t>simultaneously.</w:t>
            </w:r>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69E75248" w:rsidR="00A12C49" w:rsidRDefault="00FA4399" w:rsidP="000C7168">
      <w:pPr>
        <w:jc w:val="both"/>
      </w:pPr>
      <w:r>
        <w:t>Using adaptive smoothing, the model simply updates its estimate of the synaptic weight based on the observed spike transmission</w:t>
      </w:r>
      <w:r w:rsidR="003D6CD8">
        <w:t xml:space="preserve"> at each time</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lastRenderedPageBreak/>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ins w:id="97" w:author="Ian Stevenson" w:date="2020-12-29T13:31:00Z">
        <w:r w:rsidR="002F545A">
          <w:t>-</w:t>
        </w:r>
      </w:ins>
      <w:r>
        <w:t>spike interval</w:t>
      </w:r>
      <w:r w:rsidR="005C6B25">
        <w:t xml:space="preserve"> (ISI)</w:t>
      </w:r>
      <w:r>
        <w:t xml:space="preserve"> preceding that spike. In the absence of presynaptic spikes, we 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E7061" w14:paraId="0B660698" w14:textId="77777777" w:rsidTr="002F545A">
        <w:tc>
          <w:tcPr>
            <w:tcW w:w="9926" w:type="dxa"/>
          </w:tcPr>
          <w:p w14:paraId="3CF48383" w14:textId="0677B603" w:rsidR="006E7061" w:rsidRDefault="00B3166E" w:rsidP="000C7168">
            <w:pPr>
              <w:jc w:val="both"/>
            </w:pPr>
            <w:del w:id="98" w:author="Ganchao Wei" w:date="2021-01-25T08:10:00Z">
              <w:r w:rsidDel="00E47CFD">
                <w:rPr>
                  <w:noProof/>
                </w:rPr>
                <w:drawing>
                  <wp:inline distT="0" distB="0" distL="0" distR="0" wp14:anchorId="1BCF8B6F" wp14:editId="662F87EF">
                    <wp:extent cx="6207369" cy="38396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3516" cy="3843450"/>
                            </a:xfrm>
                            <a:prstGeom prst="rect">
                              <a:avLst/>
                            </a:prstGeom>
                            <a:noFill/>
                            <a:ln>
                              <a:noFill/>
                            </a:ln>
                          </pic:spPr>
                        </pic:pic>
                      </a:graphicData>
                    </a:graphic>
                  </wp:inline>
                </w:drawing>
              </w:r>
            </w:del>
            <w:ins w:id="99" w:author="Ganchao Wei" w:date="2021-01-25T08:10:00Z">
              <w:r w:rsidR="00E47CFD">
                <w:rPr>
                  <w:noProof/>
                </w:rPr>
                <w:drawing>
                  <wp:inline distT="0" distB="0" distL="0" distR="0" wp14:anchorId="2ED7AD44" wp14:editId="12349653">
                    <wp:extent cx="6299200" cy="38989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200" cy="3898900"/>
                            </a:xfrm>
                            <a:prstGeom prst="rect">
                              <a:avLst/>
                            </a:prstGeom>
                            <a:noFill/>
                            <a:ln>
                              <a:noFill/>
                            </a:ln>
                          </pic:spPr>
                        </pic:pic>
                      </a:graphicData>
                    </a:graphic>
                  </wp:inline>
                </w:drawing>
              </w:r>
            </w:ins>
          </w:p>
        </w:tc>
      </w:tr>
      <w:tr w:rsidR="006E7061" w14:paraId="7B30E083" w14:textId="77777777" w:rsidTr="002F545A">
        <w:tc>
          <w:tcPr>
            <w:tcW w:w="9926" w:type="dxa"/>
          </w:tcPr>
          <w:p w14:paraId="6417AC10" w14:textId="5A3EB2B7" w:rsidR="006E7061" w:rsidRPr="006E7061" w:rsidRDefault="006E7061" w:rsidP="00A45F10">
            <w:pPr>
              <w:jc w:val="both"/>
              <w:rPr>
                <w:b/>
                <w:bCs/>
              </w:rPr>
            </w:pPr>
            <w:r>
              <w:rPr>
                <w:b/>
                <w:bCs/>
              </w:rPr>
              <w:t xml:space="preserve">Figure 2. </w:t>
            </w:r>
            <w:r w:rsidR="000B0239">
              <w:rPr>
                <w:b/>
                <w:bCs/>
              </w:rPr>
              <w:t xml:space="preserve">Tracking </w:t>
            </w:r>
            <w:r>
              <w:rPr>
                <w:b/>
                <w:bCs/>
              </w:rPr>
              <w:t>long</w:t>
            </w:r>
            <w:r w:rsidRPr="00F7088B">
              <w:rPr>
                <w:b/>
                <w:bCs/>
              </w:rPr>
              <w:t xml:space="preserve">- and </w:t>
            </w:r>
            <w:r>
              <w:rPr>
                <w:b/>
                <w:bCs/>
              </w:rPr>
              <w:t>short</w:t>
            </w:r>
            <w:r w:rsidRPr="00F7088B">
              <w:rPr>
                <w:b/>
                <w:bCs/>
              </w:rPr>
              <w:t>-term plasticity</w:t>
            </w:r>
            <w:r w:rsidR="000B0239">
              <w:rPr>
                <w:b/>
                <w:bCs/>
              </w:rPr>
              <w:t xml:space="preserve"> with a model-based approach</w:t>
            </w:r>
            <w:r>
              <w:rPr>
                <w:b/>
                <w:bCs/>
              </w:rPr>
              <w:t xml:space="preserve">. </w:t>
            </w:r>
            <w:r w:rsidR="00D75B39">
              <w:rPr>
                <w:bCs/>
              </w:rPr>
              <w:t>Here we simulate several combinations of short- and long-term changes in synaptic weights.</w:t>
            </w:r>
            <w:r>
              <w:t xml:space="preserve"> </w:t>
            </w:r>
            <w:r w:rsidR="00D75B39" w:rsidRPr="00F7088B">
              <w:rPr>
                <w:b/>
                <w:bCs/>
              </w:rPr>
              <w:t>(</w:t>
            </w:r>
            <w:r w:rsidR="00D75B39">
              <w:rPr>
                <w:b/>
                <w:bCs/>
              </w:rPr>
              <w:t>A</w:t>
            </w:r>
            <w:r w:rsidR="00D75B39" w:rsidRPr="00F7088B">
              <w:rPr>
                <w:b/>
                <w:bCs/>
              </w:rPr>
              <w:t>)</w:t>
            </w:r>
            <w:r w:rsidR="00D75B39">
              <w:t xml:space="preserve"> shows results from an excitatory, depressing synapse that undergoes long-term changes without a specific change-point. Slow linear (top left) or sinusoidal (bottom left) changes in synaptic weight can be accurately tracked from pre- and postsynaptic spiking alone, and the modification function used to generate short-term dynamics can be accurately reconstructed (right). Here the pre- and postsynaptic baseline firing rates are constant, and d</w:t>
            </w:r>
            <w:r>
              <w:t xml:space="preserve">ashed lines </w:t>
            </w:r>
            <w:r w:rsidR="00D75B39">
              <w:t xml:space="preserve">denote </w:t>
            </w:r>
            <w:r>
              <w:t xml:space="preserve">standard error. </w:t>
            </w:r>
            <w:r w:rsidRPr="00AB2229">
              <w:rPr>
                <w:b/>
                <w:bCs/>
              </w:rPr>
              <w:t>(</w:t>
            </w:r>
            <w:r>
              <w:rPr>
                <w:b/>
                <w:bCs/>
              </w:rPr>
              <w:t>B</w:t>
            </w:r>
            <w:r w:rsidRPr="00AB2229">
              <w:rPr>
                <w:b/>
                <w:bCs/>
              </w:rPr>
              <w:t>)</w:t>
            </w:r>
            <w:r>
              <w:t xml:space="preserve"> </w:t>
            </w:r>
            <w:r w:rsidR="00D75B39">
              <w:t xml:space="preserve">The long-term changes are also apparent </w:t>
            </w:r>
            <w:bookmarkStart w:id="100" w:name="_Hlk55204305"/>
            <w:r w:rsidR="00D75B39">
              <w:t>when the</w:t>
            </w:r>
            <w:r>
              <w:t xml:space="preserve"> cross-correlogram </w:t>
            </w:r>
            <w:r w:rsidR="00D75B39">
              <w:t xml:space="preserve">is partitioned by </w:t>
            </w:r>
            <w:r>
              <w:t>recording time.</w:t>
            </w:r>
            <w:bookmarkEnd w:id="100"/>
            <w:r w:rsidR="00A45F10">
              <w:t xml:space="preserve"> Here the histograms indicate the observed counts of postsynaptic spiking relative to presynaptic spiking, and the curves denote the corresponding cross-correlation from the postsynaptic rate</w:t>
            </w:r>
            <w:r w:rsidR="006A34C3">
              <w:t>s estimated by the model</w:t>
            </w:r>
            <w:r w:rsidR="00A45F10">
              <w:t>.</w:t>
            </w:r>
            <w:r>
              <w:t xml:space="preserve"> </w:t>
            </w:r>
            <w:r w:rsidRPr="00F7088B">
              <w:rPr>
                <w:b/>
                <w:bCs/>
              </w:rPr>
              <w:t>(</w:t>
            </w:r>
            <w:r>
              <w:rPr>
                <w:b/>
                <w:bCs/>
              </w:rPr>
              <w:t>C</w:t>
            </w:r>
            <w:r w:rsidRPr="00F7088B">
              <w:rPr>
                <w:b/>
                <w:bCs/>
              </w:rPr>
              <w:t>)</w:t>
            </w:r>
            <w:r>
              <w:t xml:space="preserve"> </w:t>
            </w:r>
            <w:r w:rsidR="00D75B39">
              <w:t xml:space="preserve">shows results from excitatory </w:t>
            </w:r>
            <w:r w:rsidR="00D75B39">
              <w:lastRenderedPageBreak/>
              <w:t xml:space="preserve">synapses that strengthen following a change-point, but with three distinct short-term dynamics: facilitating (top), </w:t>
            </w:r>
            <w:r>
              <w:t>depressin</w:t>
            </w:r>
            <w:r w:rsidR="00D75B39">
              <w:t>g (middle)</w:t>
            </w:r>
            <w:r>
              <w:t>,</w:t>
            </w:r>
            <w:r w:rsidR="00D75B39">
              <w:t xml:space="preserve"> or without plasticity (bottom).</w:t>
            </w:r>
            <w:r>
              <w:t xml:space="preserve"> </w:t>
            </w:r>
            <w:r w:rsidRPr="00F7088B">
              <w:rPr>
                <w:b/>
                <w:bCs/>
              </w:rPr>
              <w:t>(</w:t>
            </w:r>
            <w:r>
              <w:rPr>
                <w:b/>
                <w:bCs/>
              </w:rPr>
              <w:t>D</w:t>
            </w:r>
            <w:r w:rsidRPr="00F7088B">
              <w:rPr>
                <w:b/>
                <w:bCs/>
              </w:rPr>
              <w:t>)</w:t>
            </w:r>
            <w:r>
              <w:t xml:space="preserve"> </w:t>
            </w:r>
            <w:r w:rsidR="00A45F10">
              <w:t xml:space="preserve">Here the differences in short-term dynamics are apparent when the cross-correlogram is partitioned by </w:t>
            </w:r>
            <w:r>
              <w:t>presynaptic ISI.</w:t>
            </w:r>
          </w:p>
        </w:tc>
      </w:tr>
    </w:tbl>
    <w:p w14:paraId="071C23A4" w14:textId="77777777" w:rsidR="006E7061" w:rsidRDefault="006E7061" w:rsidP="000C7168">
      <w:pPr>
        <w:jc w:val="both"/>
      </w:pPr>
    </w:p>
    <w:p w14:paraId="0B22A3DC" w14:textId="1F823EB6" w:rsidR="00B8648C" w:rsidRDefault="00A91FAC" w:rsidP="000C7168">
      <w:pPr>
        <w:jc w:val="both"/>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w:t>
      </w:r>
      <w:r w:rsidR="00E040BE">
        <w:t>-</w:t>
      </w:r>
      <w:r>
        <w:t>timing-dependent plasticity (STDP).</w:t>
      </w:r>
      <w:r w:rsidRPr="00A91FAC">
        <w:t xml:space="preserve"> </w:t>
      </w:r>
      <w:r>
        <w:t>The modification function is a traditional double-exponential function, where the synapse is strengthened when postsynaptic spike</w:t>
      </w:r>
      <w:r w:rsidR="00A70B20">
        <w:t>s</w:t>
      </w:r>
      <w:r>
        <w:t xml:space="preserve"> follow presynaptic spikes and weakened when presynaptic spikes follow postsynaptic spikes. With the presynaptic spike timing again coming from a </w:t>
      </w:r>
      <w:r w:rsidR="00E040BE">
        <w:t xml:space="preserve">homogeneous </w:t>
      </w:r>
      <w:r>
        <w:t>Poisson</w:t>
      </w:r>
      <w:r w:rsidR="00E040BE">
        <w:t xml:space="preserve"> process</w:t>
      </w:r>
      <w:r>
        <w:t>, STDP induces slow fluctuations in the synaptic strength of the full model (Fig 3</w:t>
      </w:r>
      <w:r w:rsidR="001D23B0">
        <w:t>A</w:t>
      </w:r>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r w:rsidR="001D23B0">
        <w:t>B</w:t>
      </w:r>
      <w:r w:rsidR="00A70B20">
        <w:t>). Although the short-term synaptic effects are visible when partitioning the cross-correlograms</w:t>
      </w:r>
      <w:r w:rsidR="001D23B0">
        <w:t xml:space="preserve"> (Fig 3C)</w:t>
      </w:r>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C230C6" w14:paraId="14D392A7" w14:textId="77777777" w:rsidTr="00F90F81">
        <w:tc>
          <w:tcPr>
            <w:tcW w:w="9926" w:type="dxa"/>
          </w:tcPr>
          <w:p w14:paraId="50959074" w14:textId="373CF666" w:rsidR="00C230C6" w:rsidRDefault="007849DF" w:rsidP="000C7168">
            <w:pPr>
              <w:jc w:val="both"/>
            </w:pPr>
            <w:r>
              <w:rPr>
                <w:noProof/>
              </w:rPr>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p>
        </w:tc>
      </w:tr>
      <w:tr w:rsidR="00C230C6" w14:paraId="0C059438" w14:textId="77777777" w:rsidTr="00F90F81">
        <w:tc>
          <w:tcPr>
            <w:tcW w:w="9926" w:type="dxa"/>
          </w:tcPr>
          <w:p w14:paraId="13ADC259" w14:textId="50C25FA9" w:rsidR="00C230C6" w:rsidRDefault="00C230C6" w:rsidP="000677A1">
            <w:pPr>
              <w:jc w:val="both"/>
            </w:pPr>
            <w:r>
              <w:rPr>
                <w:b/>
                <w:bCs/>
              </w:rPr>
              <w:t xml:space="preserve">Figure 3. </w:t>
            </w:r>
            <w:r w:rsidR="000B0239">
              <w:rPr>
                <w:b/>
                <w:bCs/>
              </w:rPr>
              <w:t>Tracking naturalistic long-term synaptic dynamics</w:t>
            </w:r>
            <w:r>
              <w:rPr>
                <w:b/>
                <w:bCs/>
              </w:rPr>
              <w:t xml:space="preserve">. </w:t>
            </w:r>
            <w:r w:rsidR="00F90F81">
              <w:rPr>
                <w:bCs/>
              </w:rPr>
              <w:t xml:space="preserve">Here we simulate an excitatory, depressing synapse with long-term changes </w:t>
            </w:r>
            <w:r>
              <w:t>generated by spike-timing</w:t>
            </w:r>
            <w:r w:rsidR="00E040BE">
              <w:t>-</w:t>
            </w:r>
            <w:r>
              <w:t xml:space="preserve">dependent plasticity (STDP). </w:t>
            </w:r>
            <w:r w:rsidR="00F90F81">
              <w:t>The model can accurately track the slow fluctuations in synaptic weight induced by a double-exponential</w:t>
            </w:r>
            <w:r>
              <w:t xml:space="preserve"> </w:t>
            </w:r>
            <w:r w:rsidR="00F90F81">
              <w:t xml:space="preserve">STDP learning rule </w:t>
            </w:r>
            <w:r w:rsidR="00F90F81" w:rsidRPr="00E040BE">
              <w:rPr>
                <w:b/>
              </w:rPr>
              <w:t>(A)</w:t>
            </w:r>
            <w:r w:rsidR="00F90F81">
              <w:t xml:space="preserve">, as well as the </w:t>
            </w:r>
            <w:r w:rsidR="00F90F81">
              <w:lastRenderedPageBreak/>
              <w:t xml:space="preserve">modification function that generates short-term dynamics </w:t>
            </w:r>
            <w:r w:rsidR="00F90F81" w:rsidRPr="00E040BE">
              <w:rPr>
                <w:b/>
              </w:rPr>
              <w:t>(B)</w:t>
            </w:r>
            <w:r>
              <w:t xml:space="preserve">. </w:t>
            </w:r>
            <w:r w:rsidR="000677A1">
              <w:t xml:space="preserve">As before, </w:t>
            </w:r>
            <w:r w:rsidR="00F90F81">
              <w:t>the short-term dynamics are</w:t>
            </w:r>
            <w:r w:rsidR="000677A1">
              <w:t xml:space="preserve"> also</w:t>
            </w:r>
            <w:r w:rsidR="00F90F81">
              <w:t xml:space="preserve"> apparent when the cross-correlogram is partitioned by presynaptic ISI. Here the baseline firing rate for postsynaptic neuron is set to </w:t>
            </w:r>
            <w:ins w:id="101" w:author="Wei, Ganchao" w:date="2021-01-23T13:21:00Z">
              <w:r w:rsidR="00BE5165">
                <w:t>~</w:t>
              </w:r>
            </w:ins>
            <w:r w:rsidR="00F90F81">
              <w:t>15Hz, and dashed lines denote standard error.</w:t>
            </w:r>
            <w:r>
              <w:t xml:space="preserve"> </w:t>
            </w:r>
          </w:p>
        </w:tc>
      </w:tr>
    </w:tbl>
    <w:p w14:paraId="3E2A45BC" w14:textId="455108CE" w:rsidR="008E58AC" w:rsidRDefault="008E58AC" w:rsidP="000C7168">
      <w:pPr>
        <w:jc w:val="both"/>
        <w:rPr>
          <w:ins w:id="102" w:author="Ganchao Wei" w:date="2020-12-16T09:50:00Z"/>
        </w:rPr>
      </w:pPr>
    </w:p>
    <w:p w14:paraId="50CBB1C2" w14:textId="76FB17D2" w:rsidR="00C230C6" w:rsidRDefault="00C230C6" w:rsidP="000C7168">
      <w:pPr>
        <w:jc w:val="both"/>
      </w:pPr>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D7A4E" w14:paraId="4727A893" w14:textId="77777777" w:rsidTr="006A770F">
        <w:tc>
          <w:tcPr>
            <w:tcW w:w="9926" w:type="dxa"/>
          </w:tcPr>
          <w:p w14:paraId="6AAB429E" w14:textId="3C10B519" w:rsidR="009D7A4E" w:rsidRDefault="007849DF" w:rsidP="00922CF7">
            <w:pPr>
              <w:jc w:val="both"/>
            </w:pPr>
            <w:r>
              <w:rPr>
                <w:noProof/>
              </w:rPr>
              <w:drawing>
                <wp:inline distT="0" distB="0" distL="0" distR="0" wp14:anchorId="2969EB76" wp14:editId="60BA46DB">
                  <wp:extent cx="6292215" cy="364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2215" cy="3641090"/>
                          </a:xfrm>
                          <a:prstGeom prst="rect">
                            <a:avLst/>
                          </a:prstGeom>
                          <a:noFill/>
                          <a:ln>
                            <a:noFill/>
                          </a:ln>
                        </pic:spPr>
                      </pic:pic>
                    </a:graphicData>
                  </a:graphic>
                </wp:inline>
              </w:drawing>
            </w:r>
          </w:p>
        </w:tc>
      </w:tr>
      <w:tr w:rsidR="009D7A4E" w14:paraId="222D375E" w14:textId="77777777" w:rsidTr="00F81A6E">
        <w:tc>
          <w:tcPr>
            <w:tcW w:w="9926" w:type="dxa"/>
          </w:tcPr>
          <w:p w14:paraId="577AEEEF" w14:textId="65DCDF66" w:rsidR="006E5E8E" w:rsidRPr="00F81A6E" w:rsidRDefault="009D7A4E" w:rsidP="00922CF7">
            <w:pPr>
              <w:jc w:val="both"/>
            </w:pPr>
            <w:r>
              <w:rPr>
                <w:b/>
                <w:bCs/>
              </w:rPr>
              <w:t>Figure 4.</w:t>
            </w:r>
            <w:r w:rsidR="00F81A6E">
              <w:rPr>
                <w:b/>
                <w:bCs/>
              </w:rPr>
              <w:t xml:space="preserve"> Tracking the long- and short-term dynamics of an</w:t>
            </w:r>
            <w:r w:rsidR="00F81A6E" w:rsidRPr="00B1460D">
              <w:rPr>
                <w:b/>
                <w:bCs/>
              </w:rPr>
              <w:t xml:space="preserve"> inhibitory synapse</w:t>
            </w:r>
            <w:r>
              <w:rPr>
                <w:b/>
                <w:bCs/>
              </w:rPr>
              <w:t xml:space="preserve">. </w:t>
            </w:r>
            <w:r w:rsidR="00F81A6E" w:rsidRPr="00E040BE">
              <w:t>Here we</w:t>
            </w:r>
            <w:r w:rsidR="00F81A6E">
              <w:t xml:space="preserve"> simulate the spiking of pre- and postsynaptic neurons connected by an in</w:t>
            </w:r>
            <w:r>
              <w:t>hibitory synapse</w:t>
            </w:r>
            <w:r w:rsidR="00F81A6E">
              <w:t xml:space="preserve"> with depressing short-term dynamics</w:t>
            </w:r>
            <w:r>
              <w:t xml:space="preserve">. </w:t>
            </w:r>
            <w:r w:rsidR="006A445B">
              <w:t>The</w:t>
            </w:r>
            <w:r>
              <w:t xml:space="preserve"> firing rate </w:t>
            </w:r>
            <w:r w:rsidR="000C4E1C">
              <w:t>for</w:t>
            </w:r>
            <w:r w:rsidR="00E040BE">
              <w:t xml:space="preserve"> the</w:t>
            </w:r>
            <w:r w:rsidR="000C4E1C">
              <w:t xml:space="preserve"> </w:t>
            </w:r>
            <w:r w:rsidR="006A770F">
              <w:t xml:space="preserve">presynaptic neuron is 10Hz and the rate for the </w:t>
            </w:r>
            <w:r w:rsidR="000C4E1C">
              <w:t xml:space="preserve">postsynaptic neuron is </w:t>
            </w:r>
            <w:r w:rsidR="00E040BE">
              <w:t>~16</w:t>
            </w:r>
            <w:r w:rsidR="000C4E1C">
              <w:t>0Hz</w:t>
            </w:r>
            <w:r w:rsidR="00F81A6E">
              <w:t xml:space="preserve">. The model accurately tracks the long-term synaptic weight as it weakens following a change-point </w:t>
            </w:r>
            <w:r w:rsidR="00F81A6E" w:rsidRPr="00E040BE">
              <w:rPr>
                <w:b/>
                <w:bCs/>
              </w:rPr>
              <w:t>(A)</w:t>
            </w:r>
            <w:r w:rsidR="00F81A6E">
              <w:t xml:space="preserve">, and accurately fits the modification function that governs short-term depression </w:t>
            </w:r>
            <w:r w:rsidR="00F81A6E" w:rsidRPr="00E040BE">
              <w:rPr>
                <w:b/>
                <w:bCs/>
              </w:rPr>
              <w:t>(B)</w:t>
            </w:r>
            <w:r w:rsidR="00F81A6E">
              <w:t xml:space="preserve">. </w:t>
            </w:r>
            <w:r w:rsidR="006A445B">
              <w:t xml:space="preserve">Dashed lines show standard error. </w:t>
            </w:r>
            <w:r w:rsidR="00F81A6E">
              <w:t xml:space="preserve">The long- and short-term dynamics are apparent when </w:t>
            </w:r>
            <w:r>
              <w:t xml:space="preserve">splitting </w:t>
            </w:r>
            <w:r w:rsidR="00F81A6E">
              <w:t xml:space="preserve">the </w:t>
            </w:r>
            <w:r>
              <w:t xml:space="preserve">cross-correlogram </w:t>
            </w:r>
            <w:r w:rsidR="00F81A6E">
              <w:t xml:space="preserve">by </w:t>
            </w:r>
            <w:r>
              <w:t xml:space="preserve">recording time </w:t>
            </w:r>
            <w:r w:rsidRPr="00B1460D">
              <w:rPr>
                <w:b/>
                <w:bCs/>
              </w:rPr>
              <w:t>(</w:t>
            </w:r>
            <w:r w:rsidR="000C4E1C">
              <w:rPr>
                <w:b/>
                <w:bCs/>
              </w:rPr>
              <w:t>C</w:t>
            </w:r>
            <w:r w:rsidRPr="00B1460D">
              <w:rPr>
                <w:b/>
                <w:bCs/>
              </w:rPr>
              <w:t>)</w:t>
            </w:r>
            <w:r>
              <w:t xml:space="preserve"> </w:t>
            </w:r>
            <w:r w:rsidR="00F81A6E">
              <w:t xml:space="preserve">or </w:t>
            </w:r>
            <w:r>
              <w:t xml:space="preserve">presynaptic ISIs </w:t>
            </w:r>
            <w:r w:rsidRPr="00B1460D">
              <w:rPr>
                <w:b/>
                <w:bCs/>
              </w:rPr>
              <w:t>(</w:t>
            </w:r>
            <w:r w:rsidR="000C4E1C">
              <w:rPr>
                <w:b/>
                <w:bCs/>
              </w:rPr>
              <w:t>D</w:t>
            </w:r>
            <w:r w:rsidRPr="00B1460D">
              <w:rPr>
                <w:b/>
                <w:bCs/>
              </w:rPr>
              <w:t>)</w:t>
            </w:r>
            <w:r w:rsidR="00F81A6E">
              <w:t>, respectively</w:t>
            </w:r>
            <w:r>
              <w:t>.</w:t>
            </w:r>
          </w:p>
        </w:tc>
      </w:tr>
    </w:tbl>
    <w:p w14:paraId="461CF876" w14:textId="0040AB96" w:rsidR="006E7061" w:rsidRDefault="006E7061" w:rsidP="000C7168">
      <w:pPr>
        <w:jc w:val="both"/>
      </w:pPr>
    </w:p>
    <w:p w14:paraId="29BBEDC2" w14:textId="7792097E" w:rsidR="009D7A4E" w:rsidRDefault="009D7A4E" w:rsidP="009D7A4E">
      <w:pPr>
        <w:pStyle w:val="Heading2"/>
        <w:jc w:val="both"/>
      </w:pPr>
      <w:r>
        <w:lastRenderedPageBreak/>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ins w:id="103" w:author="Ganchao Wei" w:date="2020-12-20T09:57:00Z">
                <w:rPr>
                  <w:rFonts w:ascii="Cambria Math" w:hAnsi="Cambria Math"/>
                  <w:i/>
                </w:rPr>
              </w:ins>
            </m:ctrlPr>
          </m:sSubPr>
          <m:e>
            <m:r>
              <w:rPr>
                <w:rFonts w:ascii="Cambria Math" w:hAnsi="Cambria Math"/>
              </w:rPr>
              <m:t>Q</m:t>
            </m:r>
          </m:e>
          <m:sub>
            <m:sSub>
              <m:sSubPr>
                <m:ctrlPr>
                  <w:ins w:id="104" w:author="Ganchao Wei" w:date="2020-12-20T09:57:00Z">
                    <w:rPr>
                      <w:rFonts w:ascii="Cambria Math" w:hAnsi="Cambria Math"/>
                      <w:i/>
                    </w:rPr>
                  </w:ins>
                </m:ctrlPr>
              </m:sSubPr>
              <m:e>
                <m:r>
                  <w:ins w:id="105" w:author="Ganchao Wei" w:date="2020-12-20T09:57:00Z">
                    <w:rPr>
                      <w:rFonts w:ascii="Cambria Math" w:hAnsi="Cambria Math"/>
                    </w:rPr>
                    <m:t>β</m:t>
                  </w:ins>
                </m:r>
              </m:e>
              <m:sub>
                <m:r>
                  <w:ins w:id="106" w:author="Ganchao Wei" w:date="2020-12-20T09:57:00Z">
                    <w:rPr>
                      <w:rFonts w:ascii="Cambria Math" w:hAnsi="Cambria Math"/>
                    </w:rPr>
                    <m:t>0</m:t>
                  </w:ins>
                </m:r>
              </m:sub>
            </m:sSub>
          </m:sub>
        </m:sSub>
      </m:oMath>
      <w:r>
        <w:t>.</w:t>
      </w:r>
    </w:p>
    <w:p w14:paraId="4C034493" w14:textId="246B506B" w:rsidR="006E7061" w:rsidRDefault="00922CF7" w:rsidP="00922CF7">
      <w:pPr>
        <w:jc w:val="both"/>
      </w:pPr>
      <w:r>
        <w:t>To illustrate the effects of</w:t>
      </w:r>
      <w:r w:rsidR="008E1B53">
        <w:t xml:space="preserve"> a</w:t>
      </w:r>
      <w:r>
        <w:t xml:space="preserve"> time-varying baseline we simulate, again, a presynaptic neuron with </w:t>
      </w:r>
      <w:r w:rsidR="006A770F">
        <w:t xml:space="preserve">homogeneous </w:t>
      </w:r>
      <w:r>
        <w:t>Poisson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D61526" w14:paraId="1710AF08" w14:textId="77777777" w:rsidTr="002F545A">
        <w:tc>
          <w:tcPr>
            <w:tcW w:w="9926" w:type="dxa"/>
          </w:tcPr>
          <w:p w14:paraId="0DE4A167" w14:textId="3AA574C0" w:rsidR="00D61526" w:rsidRDefault="007849DF" w:rsidP="000C7168">
            <w:pPr>
              <w:jc w:val="both"/>
            </w:pPr>
            <w:del w:id="107" w:author="Ganchao Wei" w:date="2021-01-25T08:11:00Z">
              <w:r w:rsidDel="00E47CFD">
                <w:rPr>
                  <w:noProof/>
                </w:rPr>
                <w:drawing>
                  <wp:inline distT="0" distB="0" distL="0" distR="0" wp14:anchorId="1649BBCE" wp14:editId="779D5B08">
                    <wp:extent cx="6199414" cy="3032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2830" cy="3034604"/>
                            </a:xfrm>
                            <a:prstGeom prst="rect">
                              <a:avLst/>
                            </a:prstGeom>
                            <a:noFill/>
                            <a:ln>
                              <a:noFill/>
                            </a:ln>
                          </pic:spPr>
                        </pic:pic>
                      </a:graphicData>
                    </a:graphic>
                  </wp:inline>
                </w:drawing>
              </w:r>
            </w:del>
            <w:ins w:id="108" w:author="Ganchao Wei" w:date="2021-01-25T08:11:00Z">
              <w:r w:rsidR="00E47CFD">
                <w:rPr>
                  <w:noProof/>
                </w:rPr>
                <w:drawing>
                  <wp:inline distT="0" distB="0" distL="0" distR="0" wp14:anchorId="3D3E9899" wp14:editId="44B3A3F3">
                    <wp:extent cx="630555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5550" cy="3086100"/>
                            </a:xfrm>
                            <a:prstGeom prst="rect">
                              <a:avLst/>
                            </a:prstGeom>
                            <a:noFill/>
                            <a:ln>
                              <a:noFill/>
                            </a:ln>
                          </pic:spPr>
                        </pic:pic>
                      </a:graphicData>
                    </a:graphic>
                  </wp:inline>
                </w:drawing>
              </w:r>
            </w:ins>
          </w:p>
        </w:tc>
      </w:tr>
      <w:tr w:rsidR="00D61526" w14:paraId="0058B698" w14:textId="77777777" w:rsidTr="002F545A">
        <w:tc>
          <w:tcPr>
            <w:tcW w:w="9926" w:type="dxa"/>
          </w:tcPr>
          <w:p w14:paraId="76178BBD" w14:textId="22F9BE2D" w:rsidR="00D61526" w:rsidRPr="00D61526" w:rsidRDefault="00D61526" w:rsidP="00D80781">
            <w:pPr>
              <w:jc w:val="both"/>
              <w:rPr>
                <w:b/>
                <w:bCs/>
              </w:rPr>
            </w:pPr>
            <w:r>
              <w:rPr>
                <w:b/>
                <w:bCs/>
              </w:rPr>
              <w:t xml:space="preserve">Figure </w:t>
            </w:r>
            <w:r w:rsidR="009D7A4E">
              <w:rPr>
                <w:b/>
                <w:bCs/>
              </w:rPr>
              <w:t>5</w:t>
            </w:r>
            <w:r>
              <w:rPr>
                <w:b/>
                <w:bCs/>
              </w:rPr>
              <w:t xml:space="preserve">. </w:t>
            </w:r>
            <w:r w:rsidR="00D80781">
              <w:rPr>
                <w:b/>
                <w:bCs/>
              </w:rPr>
              <w:t>Accounting for time-varying</w:t>
            </w:r>
            <w:r w:rsidRPr="00850BA9">
              <w:rPr>
                <w:b/>
                <w:bCs/>
              </w:rPr>
              <w:t xml:space="preserve"> </w:t>
            </w:r>
            <w:r w:rsidR="00D80781" w:rsidRPr="00850BA9">
              <w:rPr>
                <w:b/>
                <w:bCs/>
              </w:rPr>
              <w:t xml:space="preserve">baseline </w:t>
            </w:r>
            <w:r w:rsidRPr="00850BA9">
              <w:rPr>
                <w:b/>
                <w:bCs/>
              </w:rPr>
              <w:t>postsynaptic firing rates</w:t>
            </w:r>
            <w:r>
              <w:rPr>
                <w:b/>
                <w:bCs/>
              </w:rPr>
              <w:t xml:space="preserve">. </w:t>
            </w:r>
            <w:r w:rsidR="00F81A6E">
              <w:t>In addition t</w:t>
            </w:r>
            <w:r w:rsidR="00342370">
              <w:t xml:space="preserve">o tracking variation in synaptic strength, accurately fitting cross-correlograms may also require tracking the postsynaptic rate. Here we simulate an excitatory, </w:t>
            </w:r>
            <w:r w:rsidR="00342370">
              <w:lastRenderedPageBreak/>
              <w:t>depressing synapse that undergoes slow changes in both synaptic strength and postsynaptic rate. The model accurately tracks changes in baseline with sudden</w:t>
            </w:r>
            <w:r w:rsidR="005C6B25">
              <w:t xml:space="preserve"> </w:t>
            </w:r>
            <w:r w:rsidR="005C6B25" w:rsidRPr="00850BA9">
              <w:rPr>
                <w:b/>
                <w:bCs/>
              </w:rPr>
              <w:t>(A)</w:t>
            </w:r>
            <w:r w:rsidR="005C6B25">
              <w:t xml:space="preserve"> </w:t>
            </w:r>
            <w:r w:rsidR="00342370">
              <w:t xml:space="preserve">and continuous </w:t>
            </w:r>
            <w:r w:rsidR="00342370">
              <w:rPr>
                <w:b/>
                <w:bCs/>
              </w:rPr>
              <w:t>(C)</w:t>
            </w:r>
            <w:r w:rsidR="00342370">
              <w:t xml:space="preserve"> changes in synaptic strength. Dashed lines denote standard error. In this case, s</w:t>
            </w:r>
            <w:r w:rsidR="005C6B25">
              <w:t>plit</w:t>
            </w:r>
            <w:r w:rsidR="00342370">
              <w:t>ting the</w:t>
            </w:r>
            <w:r w:rsidR="005C6B25">
              <w:t xml:space="preserve"> cross-correlograms </w:t>
            </w:r>
            <w:r w:rsidR="00342370">
              <w:t>by</w:t>
            </w:r>
            <w:r w:rsidR="005C6B25">
              <w:t xml:space="preserve"> recording time </w:t>
            </w:r>
            <w:r w:rsidR="00342370">
              <w:t xml:space="preserve">reveals changes in both the </w:t>
            </w:r>
            <w:r w:rsidR="005C6B25">
              <w:t>baseline</w:t>
            </w:r>
            <w:r w:rsidR="00342370">
              <w:t xml:space="preserve"> correlation</w:t>
            </w:r>
            <w:r w:rsidR="005C6B25">
              <w:t xml:space="preserve"> and </w:t>
            </w:r>
            <w:r w:rsidR="00342370">
              <w:t>in the amplitude of the peak, and these are well captured by the model (</w:t>
            </w:r>
            <w:r w:rsidR="006A770F">
              <w:t>orange</w:t>
            </w:r>
            <w:r w:rsidR="00342370">
              <w:t xml:space="preserve"> lines)</w:t>
            </w:r>
            <w:r w:rsidR="005C6B25">
              <w:t>.</w:t>
            </w:r>
          </w:p>
        </w:tc>
      </w:tr>
    </w:tbl>
    <w:p w14:paraId="36BFCEF7" w14:textId="77777777" w:rsidR="00D61526" w:rsidRDefault="00D61526" w:rsidP="000C7168">
      <w:pPr>
        <w:jc w:val="both"/>
      </w:pPr>
    </w:p>
    <w:p w14:paraId="2EFCD4D8" w14:textId="510896D2"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w:t>
      </w:r>
      <w:r w:rsidR="006A770F">
        <w:t xml:space="preserve">process </w:t>
      </w:r>
      <w:r w:rsidR="00082EFA">
        <w:t>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w:t>
      </w:r>
      <w:r w:rsidR="006A770F">
        <w:t xml:space="preserve">precision </w:t>
      </w:r>
      <w:r w:rsidR="00082EFA">
        <w:t xml:space="preserve">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not as strong, since the short-term model pools information from </w:t>
      </w:r>
      <w:r>
        <w:t>presynaptic</w:t>
      </w:r>
      <w:r w:rsidR="00082EFA">
        <w:t xml:space="preserve"> </w:t>
      </w:r>
      <w:r w:rsidR="006A770F">
        <w:t xml:space="preserve">spikes </w:t>
      </w:r>
      <w:r w:rsidR="00082EFA">
        <w:t>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3B435E" w14:paraId="4FBE9E9C" w14:textId="77777777" w:rsidTr="002F545A">
        <w:tc>
          <w:tcPr>
            <w:tcW w:w="9926" w:type="dxa"/>
          </w:tcPr>
          <w:p w14:paraId="51414345" w14:textId="6613BFC4" w:rsidR="003B435E" w:rsidRDefault="00CB5565" w:rsidP="000C7168">
            <w:pPr>
              <w:jc w:val="both"/>
            </w:pPr>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p>
        </w:tc>
      </w:tr>
      <w:tr w:rsidR="003B435E" w14:paraId="1032DEE7" w14:textId="77777777" w:rsidTr="002F545A">
        <w:tc>
          <w:tcPr>
            <w:tcW w:w="9926" w:type="dxa"/>
          </w:tcPr>
          <w:p w14:paraId="5ED799C4" w14:textId="666A0B9F" w:rsidR="003B435E" w:rsidRPr="003B435E" w:rsidRDefault="003B435E" w:rsidP="00D80781">
            <w:pPr>
              <w:jc w:val="both"/>
              <w:rPr>
                <w:b/>
                <w:bCs/>
              </w:rPr>
            </w:pPr>
            <w:r>
              <w:rPr>
                <w:b/>
                <w:bCs/>
              </w:rPr>
              <w:t xml:space="preserve">Figure 6. </w:t>
            </w:r>
            <w:r w:rsidR="00D80781">
              <w:rPr>
                <w:b/>
                <w:bCs/>
              </w:rPr>
              <w:t>P</w:t>
            </w:r>
            <w:r w:rsidRPr="00EA1801">
              <w:rPr>
                <w:b/>
                <w:bCs/>
              </w:rPr>
              <w:t xml:space="preserve">resynaptic firing rates </w:t>
            </w:r>
            <w:r w:rsidR="00D80781">
              <w:rPr>
                <w:b/>
                <w:bCs/>
              </w:rPr>
              <w:t>influence</w:t>
            </w:r>
            <w:r w:rsidR="00D80781" w:rsidRPr="00EA1801">
              <w:rPr>
                <w:b/>
                <w:bCs/>
              </w:rPr>
              <w:t xml:space="preserve"> </w:t>
            </w:r>
            <w:r w:rsidRPr="00EA1801">
              <w:rPr>
                <w:b/>
                <w:bCs/>
              </w:rPr>
              <w:t>estimation</w:t>
            </w:r>
            <w:r w:rsidR="00D80781">
              <w:rPr>
                <w:b/>
                <w:bCs/>
              </w:rPr>
              <w:t xml:space="preserve"> accuracy</w:t>
            </w:r>
            <w:r>
              <w:rPr>
                <w:b/>
                <w:bCs/>
              </w:rPr>
              <w:t xml:space="preserve">. </w:t>
            </w:r>
            <w:r w:rsidR="00342370">
              <w:t>Here we simulate an excitatory, facilitating synapse with a constant long-term synaptic strength and postsynaptic firing rate (</w:t>
            </w:r>
            <w:r w:rsidR="006A770F">
              <w:t>~30</w:t>
            </w:r>
            <w:r w:rsidR="00342370">
              <w:t xml:space="preserve">Hz). </w:t>
            </w:r>
            <w:r>
              <w:t>To</w:t>
            </w:r>
            <w:r w:rsidR="00342370">
              <w:t xml:space="preserve"> illustrate how </w:t>
            </w:r>
            <w:r>
              <w:t>presynaptic firing rates</w:t>
            </w:r>
            <w:r w:rsidR="00342370">
              <w:t xml:space="preserve"> influence the model</w:t>
            </w:r>
            <w:r>
              <w:t xml:space="preserve">, the recording time is divided into three </w:t>
            </w:r>
            <w:r w:rsidR="006D4D78">
              <w:t>time periods with an increase (A) or decrease (B) in presynaptic rate occurring during the second period</w:t>
            </w:r>
            <w:r>
              <w:t>.</w:t>
            </w:r>
            <w:r w:rsidR="006D4D78">
              <w:t xml:space="preserve"> </w:t>
            </w:r>
            <w:r>
              <w:t xml:space="preserve">When the </w:t>
            </w:r>
            <w:r w:rsidR="006D4D78">
              <w:lastRenderedPageBreak/>
              <w:t xml:space="preserve">presynaptic </w:t>
            </w:r>
            <w:r>
              <w:t>firing rate increase</w:t>
            </w:r>
            <w:r w:rsidR="006D4D78">
              <w:t>s during the second period (3Hz-15Hz-3Hz)</w:t>
            </w:r>
            <w:r>
              <w:t>, the estimation of</w:t>
            </w:r>
            <w:r w:rsidR="006D4D78">
              <w:t xml:space="preserve"> the synaptic strength </w:t>
            </w:r>
            <w:r>
              <w:t xml:space="preserve">is more </w:t>
            </w:r>
            <w:r w:rsidR="006D4D78">
              <w:t>precise</w:t>
            </w:r>
            <w:r>
              <w:t xml:space="preserve">. </w:t>
            </w:r>
            <w:r w:rsidR="006D4D78">
              <w:t>In contrast, when the presynaptic firing rate decreases during the second period (</w:t>
            </w:r>
            <w:r>
              <w:t>5Hz</w:t>
            </w:r>
            <w:r w:rsidR="0059639E">
              <w:t>-0Hz-5Hz</w:t>
            </w:r>
            <w:r w:rsidR="006D4D78">
              <w:t>), the l</w:t>
            </w:r>
            <w:r>
              <w:t xml:space="preserve">ack of the presynaptic spikes leads to </w:t>
            </w:r>
            <w:r w:rsidR="006D4D78">
              <w:t>high uncertainty in the synaptic strength</w:t>
            </w:r>
            <w:r>
              <w:t xml:space="preserve">. </w:t>
            </w:r>
            <w:r w:rsidR="002F1B7E">
              <w:t>Dashed lines show standard error.</w:t>
            </w:r>
          </w:p>
        </w:tc>
      </w:tr>
    </w:tbl>
    <w:p w14:paraId="38F397F9" w14:textId="77777777" w:rsidR="00D54D86" w:rsidRPr="00D54D86" w:rsidRDefault="00D54D86" w:rsidP="00267A4C"/>
    <w:p w14:paraId="4BDC9C83" w14:textId="15463652" w:rsidR="00FB3010" w:rsidRDefault="00407D49" w:rsidP="000C7168">
      <w:pPr>
        <w:pStyle w:val="Heading2"/>
        <w:jc w:val="both"/>
      </w:pPr>
      <w:r>
        <w:t>Omitted variable bias</w:t>
      </w:r>
    </w:p>
    <w:p w14:paraId="73750C68" w14:textId="0D4CBD63"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w:t>
      </w:r>
      <w:r w:rsidR="00BE6D01">
        <w:t>. Moreover</w:t>
      </w:r>
      <w:r>
        <w:t>,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28F86B4C" w:rsidR="00865AC7" w:rsidRDefault="00865AC7" w:rsidP="000C7168">
      <w:pPr>
        <w:jc w:val="both"/>
      </w:pPr>
      <w:r>
        <w:t xml:space="preserve">To illustrate how omitting effects can bias estimation, we again simulate a presynaptic neuron with Poisson spiking that provides synaptic input to a postsynaptic neuron whose firing is determined by the full model. Here we simulate a synapse with short-term synaptic depression and a constant long-term weight. Although in the previous examples the presynaptic </w:t>
      </w:r>
      <w:r w:rsidR="00BE6D01">
        <w:t xml:space="preserve">rate </w:t>
      </w:r>
      <w:r>
        <w:t>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1C9E2775"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w:t>
      </w:r>
      <w:r w:rsidR="00BE6D01">
        <w:t>,</w:t>
      </w:r>
      <w:r>
        <w:t xml:space="preserv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00806A8A"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w:t>
      </w:r>
      <w:r w:rsidR="00BE6D01">
        <w:t xml:space="preserve">postsynaptic </w:t>
      </w:r>
      <w:r>
        <w:t>firing rate</w:t>
      </w:r>
      <w:r w:rsidR="00BE6D01">
        <w:t>s</w:t>
      </w:r>
      <w:r>
        <w:t xml:space="preserv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r w:rsidR="00407D49">
        <w:t xml:space="preserve"> Tracking unexplained variation in the postsynaptic rate is thus likely to be important for accurately tracking synaptic weights in experimental data.</w:t>
      </w:r>
    </w:p>
    <w:p w14:paraId="7A697199" w14:textId="2A0590A6" w:rsidR="00960689" w:rsidRDefault="00407D49" w:rsidP="000C7168">
      <w:pPr>
        <w:jc w:val="both"/>
      </w:pPr>
      <w:r>
        <w:lastRenderedPageBreak/>
        <w:t>In these scenarios, partitions of the cross-correlogram may serve as a useful check on how well the model describes spike transmission in specific time-periods or as a function of ISI. The model that omits ST</w:t>
      </w:r>
      <w:ins w:id="109" w:author="Ganchao Wei" w:date="2021-01-25T07:19:00Z">
        <w:r w:rsidR="00D53BFA">
          <w:t>S</w:t>
        </w:r>
      </w:ins>
      <w:r>
        <w:t>P, for instance, will fail to explain the observed depression as a function of ISI, while the model that assumes a constant baseline will fail to model the changing base</w:t>
      </w:r>
      <w:r w:rsidR="00AB3C16">
        <w:t xml:space="preserve"> level of the cross-correlograms when they are partitioned over time.</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2F545A">
        <w:tc>
          <w:tcPr>
            <w:tcW w:w="9926" w:type="dxa"/>
          </w:tcPr>
          <w:p w14:paraId="3CFDA1B4" w14:textId="6A7860E4" w:rsidR="00960689" w:rsidRDefault="00CB5565" w:rsidP="000C7168">
            <w:pPr>
              <w:jc w:val="both"/>
            </w:pPr>
            <w:del w:id="110" w:author="Ganchao Wei" w:date="2021-01-25T07:26:00Z">
              <w:r w:rsidDel="007C41F5">
                <w:rPr>
                  <w:noProof/>
                </w:rPr>
                <w:drawing>
                  <wp:inline distT="0" distB="0" distL="0" distR="0" wp14:anchorId="4B13DDF7" wp14:editId="1934F04D">
                    <wp:extent cx="6199414" cy="3064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2080" cy="3066078"/>
                            </a:xfrm>
                            <a:prstGeom prst="rect">
                              <a:avLst/>
                            </a:prstGeom>
                            <a:noFill/>
                            <a:ln>
                              <a:noFill/>
                            </a:ln>
                          </pic:spPr>
                        </pic:pic>
                      </a:graphicData>
                    </a:graphic>
                  </wp:inline>
                </w:drawing>
              </w:r>
            </w:del>
            <w:ins w:id="111" w:author="Ganchao Wei" w:date="2021-01-25T07:26:00Z">
              <w:r w:rsidR="007C41F5">
                <w:rPr>
                  <w:noProof/>
                </w:rPr>
                <w:drawing>
                  <wp:inline distT="0" distB="0" distL="0" distR="0" wp14:anchorId="06CEC368" wp14:editId="50FF3A9C">
                    <wp:extent cx="630555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5550" cy="3124200"/>
                            </a:xfrm>
                            <a:prstGeom prst="rect">
                              <a:avLst/>
                            </a:prstGeom>
                            <a:noFill/>
                            <a:ln>
                              <a:noFill/>
                            </a:ln>
                          </pic:spPr>
                        </pic:pic>
                      </a:graphicData>
                    </a:graphic>
                  </wp:inline>
                </w:drawing>
              </w:r>
            </w:ins>
          </w:p>
        </w:tc>
      </w:tr>
      <w:tr w:rsidR="00960689" w14:paraId="729EB4FD" w14:textId="77777777" w:rsidTr="002F545A">
        <w:tc>
          <w:tcPr>
            <w:tcW w:w="9926" w:type="dxa"/>
          </w:tcPr>
          <w:p w14:paraId="228F683D" w14:textId="6C772114" w:rsidR="00960689" w:rsidRPr="00960689" w:rsidRDefault="00960689" w:rsidP="00D80781">
            <w:pPr>
              <w:jc w:val="both"/>
              <w:rPr>
                <w:b/>
                <w:bCs/>
              </w:rPr>
            </w:pPr>
            <w:r>
              <w:rPr>
                <w:b/>
                <w:bCs/>
              </w:rPr>
              <w:t xml:space="preserve">Figure 7. </w:t>
            </w:r>
            <w:r w:rsidR="00D80781">
              <w:rPr>
                <w:b/>
                <w:bCs/>
              </w:rPr>
              <w:t>Omitted variable bias in long-term synaptic weights</w:t>
            </w:r>
            <w:r>
              <w:rPr>
                <w:b/>
                <w:bCs/>
              </w:rPr>
              <w:t xml:space="preserve">. </w:t>
            </w:r>
            <w:r w:rsidR="006D4D78">
              <w:t xml:space="preserve">Here we simulate spiking neurons connected by an excitatory, depressing synapse, in this case, with fluctuations in both the baseline postsynaptic firing rate (average 20Hz) and the presynaptic firing rate (average 8Hz). </w:t>
            </w:r>
            <w:r w:rsidR="00EC206D">
              <w:t xml:space="preserve">The variation in the presynaptic rate causes slow fluctuations in short-term synaptic strength, but, when fitting the full model </w:t>
            </w:r>
            <w:r w:rsidR="00EC206D" w:rsidRPr="00BE6D01">
              <w:rPr>
                <w:b/>
                <w:bCs/>
              </w:rPr>
              <w:t>(A)</w:t>
            </w:r>
            <w:r w:rsidR="00EC206D">
              <w:t xml:space="preserve">, these fluctuations are properly attributed to short-term effects. </w:t>
            </w:r>
            <w:r w:rsidR="006D4D78">
              <w:t>We then consider how omitting variables from the model might influence inference. W</w:t>
            </w:r>
            <w:r w:rsidR="00EC206D">
              <w:t xml:space="preserve">hen </w:t>
            </w:r>
            <w:r w:rsidR="006D4D78">
              <w:t>all three effects (baseline, LT</w:t>
            </w:r>
            <w:ins w:id="112" w:author="Ganchao Wei" w:date="2021-01-25T08:08:00Z">
              <w:r w:rsidR="00E47CFD">
                <w:t>S</w:t>
              </w:r>
            </w:ins>
            <w:r w:rsidR="006D4D78">
              <w:t>P and ST</w:t>
            </w:r>
            <w:ins w:id="113" w:author="Ganchao Wei" w:date="2021-01-25T07:19:00Z">
              <w:r w:rsidR="00D53BFA">
                <w:t>S</w:t>
              </w:r>
            </w:ins>
            <w:r w:rsidR="006D4D78">
              <w:t>P) are estimated simultaneousl</w:t>
            </w:r>
            <w:r w:rsidR="00EC206D">
              <w:t>y they are accurately estimated</w:t>
            </w:r>
            <w:r w:rsidR="006D4D78">
              <w:t xml:space="preserve"> </w:t>
            </w:r>
            <w:r w:rsidR="006D4D78" w:rsidRPr="00BE6D01">
              <w:rPr>
                <w:b/>
                <w:bCs/>
              </w:rPr>
              <w:t>(A)</w:t>
            </w:r>
            <w:r w:rsidR="006D4D78">
              <w:t xml:space="preserve">, </w:t>
            </w:r>
            <w:r w:rsidR="00EC206D">
              <w:t xml:space="preserve">but </w:t>
            </w:r>
            <w:r w:rsidR="006D4D78">
              <w:t xml:space="preserve">when the short-term effects are omitted </w:t>
            </w:r>
            <w:r w:rsidR="006D4D78">
              <w:rPr>
                <w:b/>
                <w:bCs/>
              </w:rPr>
              <w:t>(B)</w:t>
            </w:r>
            <w:r w:rsidR="00EC206D">
              <w:rPr>
                <w:b/>
                <w:bCs/>
              </w:rPr>
              <w:t xml:space="preserve"> </w:t>
            </w:r>
            <w:r w:rsidR="00EC206D">
              <w:t>or</w:t>
            </w:r>
            <w:r w:rsidR="006D4D78">
              <w:t xml:space="preserve"> when the baseline is omitted </w:t>
            </w:r>
            <w:r w:rsidR="006D4D78">
              <w:rPr>
                <w:b/>
                <w:bCs/>
              </w:rPr>
              <w:t>(C)</w:t>
            </w:r>
            <w:r w:rsidR="00EC206D">
              <w:t xml:space="preserve"> there is substantial misestimation</w:t>
            </w:r>
            <w:r w:rsidR="006D4D78">
              <w:t>. We find that when the short-term effects are omitted fro</w:t>
            </w:r>
            <w:r w:rsidR="00EC206D">
              <w:t>m</w:t>
            </w:r>
            <w:r w:rsidR="006D4D78">
              <w:t xml:space="preserve"> the model, </w:t>
            </w:r>
            <w:r w:rsidR="00EC206D">
              <w:t>slow variation in the short-term weight is misattributed to the long-term synaptic effects (B, middle). When the baseline postsynaptic rate is assumed to be constant, the fluctuation in the baseline is also misattributed to long-term synaptic effects (C, middle).</w:t>
            </w:r>
            <w:r w:rsidR="006D4D78">
              <w:t xml:space="preserve"> </w:t>
            </w:r>
            <w:r w:rsidR="00EC206D">
              <w:t>Dashed lines denote standard error</w:t>
            </w:r>
            <w:r w:rsidR="007A03C2">
              <w:t>.</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897E116" w:rsidR="00AB3C16" w:rsidRPr="000C5158"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r w:rsidR="00BE6D01">
        <w:rPr>
          <w:lang w:eastAsia="zh-CN"/>
        </w:rPr>
        <w:t xml:space="preserve">will be </w:t>
      </w:r>
      <w:proofErr w:type="spellStart"/>
      <w:r w:rsidR="0023752D">
        <w:rPr>
          <w:lang w:eastAsia="zh-CN"/>
        </w:rPr>
        <w:t>undersmoothed</w:t>
      </w:r>
      <w:proofErr w:type="spellEnd"/>
      <w:r w:rsidR="0023752D">
        <w:rPr>
          <w:lang w:eastAsia="zh-CN"/>
        </w:rPr>
        <w:t xml:space="preserve"> and may reflect </w:t>
      </w:r>
      <w:r w:rsidR="0023752D">
        <w:rPr>
          <w:lang w:eastAsia="zh-CN"/>
        </w:rPr>
        <w:lastRenderedPageBreak/>
        <w:t>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23752D">
        <w:rPr>
          <w:lang w:eastAsia="zh-CN"/>
        </w:rPr>
        <w:t xml:space="preserve">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0C5158">
        <w:rPr>
          <w:lang w:eastAsia="zh-CN"/>
        </w:rPr>
        <w:t xml:space="preserve"> </w:t>
      </w:r>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38757C5A"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prediction likelihood </w:t>
      </w:r>
      <m:oMath>
        <m:nary>
          <m:naryPr>
            <m:chr m:val="∏"/>
            <m:limLoc m:val="undOvr"/>
            <m:ctrlPr>
              <w:rPr>
                <w:rFonts w:ascii="Cambria Math" w:hAnsi="Cambria Math"/>
                <w:i/>
                <w:lang w:eastAsia="zh-CN"/>
              </w:rPr>
            </m:ctrlPr>
          </m:naryPr>
          <m:sub>
            <m:r>
              <w:rPr>
                <w:rFonts w:ascii="Cambria Math" w:hAnsi="Cambria Math"/>
                <w:lang w:eastAsia="zh-CN"/>
              </w:rPr>
              <m:t>k=1</m:t>
            </m:r>
          </m:sub>
          <m:sup>
            <m:r>
              <w:rPr>
                <w:rFonts w:ascii="Cambria Math" w:hAnsi="Cambria Math"/>
                <w:lang w:eastAsia="zh-CN"/>
              </w:rPr>
              <m:t>N</m:t>
            </m:r>
          </m:sup>
          <m:e>
            <m:r>
              <w:rPr>
                <w:rFonts w:ascii="Cambria Math" w:hAnsi="Cambria Math"/>
                <w:lang w:eastAsia="zh-CN"/>
              </w:rPr>
              <m:t>p(</m:t>
            </m:r>
            <m:sSubSup>
              <m:sSubSupPr>
                <m:ctrlPr>
                  <w:rPr>
                    <w:rFonts w:ascii="Cambria Math" w:hAnsi="Cambria Math"/>
                    <w:i/>
                    <w:lang w:eastAsia="zh-CN"/>
                  </w:rPr>
                </m:ctrlPr>
              </m:sSubSupPr>
              <m:e>
                <m:r>
                  <w:rPr>
                    <w:rFonts w:ascii="Cambria Math" w:hAnsi="Cambria Math"/>
                    <w:lang w:eastAsia="zh-CN"/>
                  </w:rPr>
                  <m:t>y</m:t>
                </m:r>
              </m:e>
              <m:sub>
                <m:r>
                  <w:rPr>
                    <w:rFonts w:ascii="Cambria Math" w:hAnsi="Cambria Math"/>
                    <w:lang w:eastAsia="zh-CN"/>
                  </w:rPr>
                  <m:t>k</m:t>
                </m:r>
              </m:sub>
              <m:sup>
                <m:r>
                  <w:rPr>
                    <w:rFonts w:ascii="Cambria Math" w:hAnsi="Cambria Math"/>
                    <w:lang w:eastAsia="zh-CN"/>
                  </w:rPr>
                  <m:t>post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λ</m:t>
                </m:r>
              </m:e>
              <m:sub>
                <m:r>
                  <w:rPr>
                    <w:rFonts w:ascii="Cambria Math" w:hAnsi="Cambria Math"/>
                    <w:lang w:eastAsia="zh-CN"/>
                  </w:rPr>
                  <m:t>k|k-1</m:t>
                </m:r>
              </m:sub>
            </m:sSub>
            <m:r>
              <w:rPr>
                <w:rFonts w:ascii="Cambria Math" w:hAnsi="Cambria Math"/>
                <w:lang w:eastAsia="zh-CN"/>
              </w:rPr>
              <m:t>)</m:t>
            </m:r>
          </m:e>
        </m:nary>
      </m:oMath>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presumably due to the fact that the synaptic weight only influences the likelihood in the short interval follow</w:t>
      </w:r>
      <w:r w:rsidR="000C5158">
        <w:rPr>
          <w:lang w:eastAsia="zh-CN"/>
        </w:rPr>
        <w:t>ing</w:t>
      </w:r>
      <w:r w:rsidR="00842221">
        <w:rPr>
          <w:lang w:eastAsia="zh-CN"/>
        </w:rPr>
        <w:t xml:space="preserve"> each presynaptic spike. </w:t>
      </w:r>
      <w:r w:rsidR="000C5158">
        <w:rPr>
          <w:lang w:eastAsia="zh-CN"/>
        </w:rPr>
        <w:t>V</w:t>
      </w:r>
      <w:r w:rsidR="00DE1536">
        <w:rPr>
          <w:lang w:eastAsia="zh-CN"/>
        </w:rPr>
        <w:t xml:space="preserve">alues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w:t>
      </w:r>
      <w:r w:rsidR="000C5158">
        <w:rPr>
          <w:lang w:eastAsia="zh-CN"/>
        </w:rPr>
        <w:t>ve</w:t>
      </w:r>
      <w:r w:rsidR="00DE1536">
        <w:rPr>
          <w:lang w:eastAsia="zh-CN"/>
        </w:rPr>
        <w:t xml:space="preserve"> negligible influence on prediction likelihood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10004A">
        <w:rPr>
          <w:lang w:eastAsia="zh-CN"/>
        </w:rPr>
        <w:t xml:space="preserve"> but no</w:t>
      </w:r>
      <w:r w:rsidR="00EC206D">
        <w:rPr>
          <w:lang w:eastAsia="zh-CN"/>
        </w:rPr>
        <w:t>t</w:t>
      </w:r>
      <w:r w:rsidR="0010004A">
        <w:rPr>
          <w:lang w:eastAsia="zh-CN"/>
        </w:rPr>
        <w:t xml:space="preserve"> vice versa</w:t>
      </w:r>
      <w:r w:rsidR="00DE1536">
        <w:rPr>
          <w:lang w:eastAsia="zh-CN"/>
        </w:rPr>
        <w:t xml:space="preserve">. </w:t>
      </w:r>
      <w:r w:rsidR="00842221">
        <w:rPr>
          <w:lang w:eastAsia="zh-CN"/>
        </w:rPr>
        <w:t xml:space="preserve">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r w:rsidR="00E249B7">
        <w:t>As expected, w</w:t>
      </w:r>
      <w:r w:rsidR="000C5158">
        <w:t xml:space="preserve">hen </w:t>
      </w:r>
      <m:oMath>
        <m:r>
          <m:rPr>
            <m:sty m:val="bi"/>
          </m:rPr>
          <w:rPr>
            <w:rFonts w:ascii="Cambria Math" w:hAnsi="Cambria Math"/>
          </w:rPr>
          <m:t>Q</m:t>
        </m:r>
      </m:oMath>
      <w:r w:rsidR="000C5158">
        <w:t xml:space="preserve"> is </w:t>
      </w:r>
      <w:r w:rsidR="00E249B7">
        <w:t>too high or too low</w:t>
      </w:r>
      <w:r w:rsidR="000C5158">
        <w:t>, t</w:t>
      </w:r>
      <w:r w:rsidR="004C453C">
        <w:t>he</w:t>
      </w:r>
      <w:r w:rsidR="001D23B0">
        <w:t xml:space="preserve"> </w:t>
      </w:r>
      <w:r w:rsidR="000C5158">
        <w:t xml:space="preserve">estimated </w:t>
      </w:r>
      <w:r w:rsidR="004C453C">
        <w:t>baseline and long-term synaptic weights</w:t>
      </w:r>
      <w:r w:rsidR="000C5158">
        <w:t xml:space="preserve"> are under- and oversmoothed, respectively (Figure 8B)</w:t>
      </w:r>
      <w:r w:rsidR="00CD5948">
        <w:t>.</w:t>
      </w:r>
    </w:p>
    <w:p w14:paraId="64F57620" w14:textId="36A72F56" w:rsidR="00046BE1" w:rsidRDefault="00E249B7" w:rsidP="000C7168">
      <w:pPr>
        <w:jc w:val="both"/>
      </w:pPr>
      <w:r>
        <w:t xml:space="preserve">Additionally, we </w:t>
      </w:r>
      <w:r w:rsidR="006C7FAB">
        <w:t xml:space="preserve">find that in a series of short, </w:t>
      </w:r>
      <w:r w:rsidR="004C453C">
        <w:t>1</w:t>
      </w:r>
      <w:r w:rsidR="006C7FAB">
        <w:t xml:space="preserve">0min simulations with pre- and postsynaptic rates </w:t>
      </w:r>
      <w:r w:rsidR="00EC206D">
        <w:t xml:space="preserve">set to </w:t>
      </w:r>
      <w:r w:rsidR="004C453C">
        <w:t xml:space="preserve">5Hz and </w:t>
      </w:r>
      <w:ins w:id="114" w:author="Wei, Ganchao" w:date="2021-01-23T13:24:00Z">
        <w:r w:rsidR="00BE5165">
          <w:t>~15</w:t>
        </w:r>
      </w:ins>
      <w:del w:id="115" w:author="Wei, Ganchao" w:date="2021-01-23T13:24:00Z">
        <w:r w:rsidR="004C453C" w:rsidDel="00BE5165">
          <w:delText>20</w:delText>
        </w:r>
      </w:del>
      <w:r w:rsidR="004C453C">
        <w:t>Hz</w:t>
      </w:r>
      <w:r w:rsidR="00EC206D">
        <w:t xml:space="preserve">, </w:t>
      </w:r>
      <w:r w:rsidR="0020209E">
        <w:t>respectively</w:t>
      </w:r>
      <w:r w:rsidR="006C7FAB">
        <w:t>, the true value</w:t>
      </w:r>
      <w:r w:rsidR="004C453C">
        <w:t>s</w:t>
      </w:r>
      <w:r w:rsidR="006C7FAB">
        <w:t xml:space="preserve"> of </w:t>
      </w:r>
      <m:oMath>
        <m:r>
          <m:rPr>
            <m:sty m:val="bi"/>
          </m:rPr>
          <w:rPr>
            <w:rFonts w:ascii="Cambria Math" w:hAnsi="Cambria Math"/>
          </w:rPr>
          <m:t>Q</m:t>
        </m:r>
      </m:oMath>
      <w:r w:rsidR="006C7FAB">
        <w:rPr>
          <w:b/>
          <w:bCs/>
        </w:rPr>
        <w:t xml:space="preserve"> </w:t>
      </w:r>
      <w:r w:rsidR="006C7FAB">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38293BA7" w14:textId="77777777" w:rsidTr="002F545A">
        <w:tc>
          <w:tcPr>
            <w:tcW w:w="9926" w:type="dxa"/>
          </w:tcPr>
          <w:p w14:paraId="52844A75" w14:textId="7D1D5781" w:rsidR="00960689" w:rsidRDefault="007849DF" w:rsidP="000C7168">
            <w:pPr>
              <w:jc w:val="both"/>
            </w:pPr>
            <w:bookmarkStart w:id="116" w:name="_GoBack"/>
            <w:del w:id="117" w:author="Ganchao Wei" w:date="2021-01-25T08:15:00Z">
              <w:r w:rsidDel="00E47CFD">
                <w:rPr>
                  <w:noProof/>
                </w:rPr>
                <w:drawing>
                  <wp:inline distT="0" distB="0" distL="0" distR="0" wp14:anchorId="1CD9FB03" wp14:editId="0B50BB9D">
                    <wp:extent cx="6215743" cy="319929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1841" cy="3202437"/>
                            </a:xfrm>
                            <a:prstGeom prst="rect">
                              <a:avLst/>
                            </a:prstGeom>
                            <a:noFill/>
                            <a:ln>
                              <a:noFill/>
                            </a:ln>
                          </pic:spPr>
                        </pic:pic>
                      </a:graphicData>
                    </a:graphic>
                  </wp:inline>
                </w:drawing>
              </w:r>
            </w:del>
            <w:ins w:id="118" w:author="Ganchao Wei" w:date="2021-01-25T08:15:00Z">
              <w:r w:rsidR="00E47CFD">
                <w:rPr>
                  <w:noProof/>
                </w:rPr>
                <w:drawing>
                  <wp:inline distT="0" distB="0" distL="0" distR="0" wp14:anchorId="2702BB61" wp14:editId="23833F3A">
                    <wp:extent cx="6305550" cy="324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5550" cy="3244850"/>
                            </a:xfrm>
                            <a:prstGeom prst="rect">
                              <a:avLst/>
                            </a:prstGeom>
                            <a:noFill/>
                            <a:ln>
                              <a:noFill/>
                            </a:ln>
                          </pic:spPr>
                        </pic:pic>
                      </a:graphicData>
                    </a:graphic>
                  </wp:inline>
                </w:drawing>
              </w:r>
            </w:ins>
          </w:p>
        </w:tc>
      </w:tr>
      <w:bookmarkEnd w:id="116"/>
      <w:tr w:rsidR="00960689" w14:paraId="237032A7" w14:textId="77777777" w:rsidTr="002F545A">
        <w:tc>
          <w:tcPr>
            <w:tcW w:w="9926" w:type="dxa"/>
          </w:tcPr>
          <w:p w14:paraId="20E244A5" w14:textId="75B75AEE"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w:t>
            </w:r>
            <w:r w:rsidR="00EC206D">
              <w:t xml:space="preserve">Here we simulate an excitatory, depressing synapse with random walk fluctuations in </w:t>
            </w:r>
            <w:r w:rsidR="00EC206D">
              <w:lastRenderedPageBreak/>
              <w:t xml:space="preserve">both the long-term synaptic strength and the postsynaptic baseline rate. </w:t>
            </w:r>
            <w:r>
              <w:t xml:space="preserve">The heatmap shows </w:t>
            </w:r>
            <w:r w:rsidR="00EC206D">
              <w:t xml:space="preserve">the </w:t>
            </w:r>
            <w:r>
              <w:t>prediction log-likelihood under different</w:t>
            </w:r>
            <w:r w:rsidR="00EC206D">
              <w:t xml:space="preserve"> values of</w:t>
            </w:r>
            <w:r>
              <w:t xml:space="preserve"> </w:t>
            </w:r>
            <m:oMath>
              <m:r>
                <m:rPr>
                  <m:sty m:val="bi"/>
                </m:rPr>
                <w:rPr>
                  <w:rFonts w:ascii="Cambria Math" w:hAnsi="Cambria Math"/>
                </w:rPr>
                <m:t>Q</m:t>
              </m:r>
            </m:oMath>
            <w:r>
              <w:t xml:space="preserve">. The red triangle and dashed lines </w:t>
            </w:r>
            <w:r w:rsidR="00EC206D">
              <w:t xml:space="preserve">denote the </w:t>
            </w:r>
            <w:r>
              <w:t>true</w:t>
            </w:r>
            <w:r w:rsidR="00EC206D">
              <w:t>, simulated</w:t>
            </w:r>
            <w:r>
              <w:t xml:space="preserve">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rsidR="00A34C85">
              <w:t xml:space="preserve"> after optimizing the full model</w:t>
            </w:r>
            <w:r>
              <w:t xml:space="preserve">. </w:t>
            </w:r>
            <w:r w:rsidR="00A34C85">
              <w:t xml:space="preserve">For reference, we also show </w:t>
            </w:r>
            <w:r w:rsidR="00622FE6">
              <w:t>results</w:t>
            </w:r>
            <w:r w:rsidR="00A34C85">
              <w:t xml:space="preserve"> when </w:t>
            </w:r>
            <m:oMath>
              <m:r>
                <m:rPr>
                  <m:sty m:val="bi"/>
                </m:rPr>
                <w:rPr>
                  <w:rFonts w:ascii="Cambria Math" w:hAnsi="Cambria Math"/>
                </w:rPr>
                <m:t>Q</m:t>
              </m:r>
            </m:oMath>
            <w:r w:rsidR="00A34C85">
              <w:t xml:space="preserve"> is under-estimated (</w:t>
            </w:r>
            <w:r>
              <w:t>blu</w:t>
            </w:r>
            <w:r w:rsidR="00A34C85">
              <w:t xml:space="preserve">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rsidR="00A34C85">
              <w:t xml:space="preserve">) </w:t>
            </w:r>
            <w:r>
              <w:t xml:space="preserve">and </w:t>
            </w:r>
            <w:r w:rsidR="00A34C85">
              <w:t>over-estimated (</w:t>
            </w:r>
            <w:r>
              <w:t xml:space="preserve">green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rsidR="00A34C85">
              <w:t>).</w:t>
            </w:r>
            <w:r>
              <w:t xml:space="preserve"> </w:t>
            </w:r>
            <w:r w:rsidR="00A34C85">
              <w:t xml:space="preserve">A fast, </w:t>
            </w:r>
            <w:r>
              <w:t>one-dimensional</w:t>
            </w:r>
            <w:r w:rsidR="00025D9F">
              <w:t xml:space="preserve"> approximat</w:t>
            </w:r>
            <w:r w:rsidR="00A34C85">
              <w:t>ion to the</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w:t>
            </w:r>
            <w:r w:rsidR="00A34C85">
              <w:t xml:space="preserve">also </w:t>
            </w:r>
            <w:r>
              <w:t xml:space="preserve">shown </w:t>
            </w:r>
            <w:r w:rsidR="00A34C85">
              <w:t>(</w:t>
            </w:r>
            <w:r>
              <w:t>blue triangle</w:t>
            </w:r>
            <w:r w:rsidR="00A34C85">
              <w:t>)</w:t>
            </w:r>
            <w:r>
              <w:t xml:space="preserve">. </w:t>
            </w:r>
            <w:r w:rsidRPr="003E6976">
              <w:rPr>
                <w:b/>
                <w:bCs/>
              </w:rPr>
              <w:t>(B)</w:t>
            </w:r>
            <w:r>
              <w:t xml:space="preserve"> </w:t>
            </w:r>
            <w:r w:rsidR="00A34C85">
              <w:t>shows the c</w:t>
            </w:r>
            <w:r>
              <w:t xml:space="preserve">orresponding </w:t>
            </w:r>
            <w:r w:rsidR="00A34C85">
              <w:t xml:space="preserve">estimates for the </w:t>
            </w:r>
            <w:r>
              <w:t xml:space="preserve">baseline and </w:t>
            </w:r>
            <w:r w:rsidR="00A34C85">
              <w:t xml:space="preserve">long-term synaptic strength </w:t>
            </w:r>
            <w:r w:rsidR="007A03C2">
              <w:t>under</w:t>
            </w:r>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A34C85">
              <w:rPr>
                <w:b/>
                <w:bCs/>
              </w:rPr>
              <w:t xml:space="preserve"> </w:t>
            </w:r>
            <w:r w:rsidR="00A34C85" w:rsidRPr="00A90727">
              <w:t>(top)</w:t>
            </w:r>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w:t>
            </w:r>
            <w:r w:rsidR="00A34C85">
              <w:t xml:space="preserve">(bottom), </w:t>
            </w:r>
            <w: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A34C85">
              <w:t xml:space="preserve"> (middle)</w:t>
            </w:r>
            <w:r>
              <w:t xml:space="preserve">. </w:t>
            </w:r>
            <w:r w:rsidR="00A34C85">
              <w:t xml:space="preserve">Dashed lines denote standard error. </w:t>
            </w:r>
            <w:r>
              <w:t xml:space="preserve">When </w:t>
            </w:r>
            <m:oMath>
              <m:r>
                <m:rPr>
                  <m:sty m:val="bi"/>
                </m:rPr>
                <w:rPr>
                  <w:rFonts w:ascii="Cambria Math" w:hAnsi="Cambria Math"/>
                </w:rPr>
                <m:t>Q</m:t>
              </m:r>
            </m:oMath>
            <w:r>
              <w:t xml:space="preserve"> is too small, the estimat</w:t>
            </w:r>
            <w:r w:rsidR="00A34C85">
              <w:t>es</w:t>
            </w:r>
            <w:r>
              <w:t xml:space="preserve"> are over-smoothed; when </w:t>
            </w:r>
            <m:oMath>
              <m:r>
                <m:rPr>
                  <m:sty m:val="bi"/>
                </m:rPr>
                <w:rPr>
                  <w:rFonts w:ascii="Cambria Math" w:hAnsi="Cambria Math"/>
                </w:rPr>
                <m:t>Q</m:t>
              </m:r>
            </m:oMath>
            <w:r>
              <w:t xml:space="preserve"> is too large, the </w:t>
            </w:r>
            <w:r w:rsidR="00622FE6">
              <w:t xml:space="preserve">estimates </w:t>
            </w:r>
            <w:r>
              <w:t xml:space="preserve">are too noisy. </w:t>
            </w:r>
            <w:r w:rsidR="00A34C85">
              <w:t xml:space="preserve">We then run many simulations with different values of </w:t>
            </w:r>
            <m:oMath>
              <m:r>
                <m:rPr>
                  <m:sty m:val="bi"/>
                </m:rPr>
                <w:rPr>
                  <w:rFonts w:ascii="Cambria Math" w:hAnsi="Cambria Math"/>
                </w:rPr>
                <m:t>Q</m:t>
              </m:r>
            </m:oMath>
            <w:r w:rsidR="00A34C85">
              <w:t xml:space="preserve">. </w:t>
            </w:r>
            <w:r w:rsidR="00A34C85" w:rsidRPr="00A90727">
              <w:t>We find that</w:t>
            </w:r>
            <w:r w:rsidR="00A34C85">
              <w:t xml:space="preserve"> the MLE (2D) can accurately recover the simulated hyper-parameters over a wide range of values</w:t>
            </w:r>
            <w:r w:rsidR="00A34C85" w:rsidRPr="00A90727">
              <w:t xml:space="preserve"> </w:t>
            </w:r>
            <w:r w:rsidRPr="00D06363">
              <w:rPr>
                <w:b/>
                <w:bCs/>
              </w:rPr>
              <w:t>(C)</w:t>
            </w:r>
            <w:r>
              <w:t>. Each combination has 5 replicates</w:t>
            </w:r>
            <w:r w:rsidR="00A34C85">
              <w:t xml:space="preserve"> and a</w:t>
            </w:r>
            <w:r>
              <w:t xml:space="preserve"> simulated recording time </w:t>
            </w:r>
            <w:r w:rsidR="00A34C85">
              <w:t xml:space="preserve">of </w:t>
            </w:r>
            <w:r>
              <w:t>10 min.</w:t>
            </w:r>
          </w:p>
        </w:tc>
      </w:tr>
      <w:tr w:rsidR="00A12C49" w14:paraId="27ADF10A" w14:textId="77777777" w:rsidTr="00A12C49">
        <w:tc>
          <w:tcPr>
            <w:tcW w:w="9926" w:type="dxa"/>
          </w:tcPr>
          <w:p w14:paraId="6A144BD4" w14:textId="77777777" w:rsidR="00A12C49" w:rsidRDefault="00A12C49" w:rsidP="000C7168">
            <w:pPr>
              <w:jc w:val="both"/>
              <w:rPr>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pPr>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r w:rsidR="00384FEF">
        <w:t xml:space="preserve"> in synaptic strength</w:t>
      </w:r>
      <w:r>
        <w:t xml:space="preserve">, due to depression or facilitation, and fluctuations in the pre- and postsynaptic rates, due to changes in stimuli, behavior, or brain state. Here we demonstrate why long-term weights, short-term weights, and variations in baseline should </w:t>
      </w:r>
      <w:r w:rsidR="00DE59F3">
        <w:t xml:space="preserve">all </w:t>
      </w:r>
      <w:r>
        <w:t>be estimated simultaneously to avoid misinterpretation. If we omit any one of these factors, inference for others will generally be biased.</w:t>
      </w:r>
    </w:p>
    <w:p w14:paraId="208FF8DC" w14:textId="013E4BCA" w:rsidR="004D6811" w:rsidRDefault="004D6811">
      <w:pPr>
        <w:jc w:val="both"/>
      </w:pPr>
      <w:r>
        <w:t xml:space="preserve">Including additional covariates can often improve spike prediction accuracy in GLM-like models </w:t>
      </w:r>
      <w:r w:rsidR="00D924AC">
        <w:fldChar w:fldCharType="begin" w:fldLock="1"/>
      </w:r>
      <w:r w:rsidR="00C660F8">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Effects","type":"article-journal","volume":"93"},"uris":["http://www.mendeley.com/documents/?uuid=90287df7-e40d-4d18-a7ad-7c3c21633d9e"]},{"id":"ITEM-3","itemData":{"author":[{"dropping-particle":"","family":"Harris","given":"Kenneth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-3","issue":"6948","issued":{"date-parts":[["2003"]]},"page":"552-556","title":"Organization of cell assemblies in the hippocampus","type":"article-journal","volume":"424"},"uris":["http://www.mendeley.com/documents/?uuid=59c89c21-e2d0-4858-bbe8-480c48b8fe2c"]}],"mendeley":{"formattedCitation":"(Harris et al., 2003; Stevenson, 2018; Truccolo et al., 2005)","plainTextFormattedCitation":"(Harris et al., 2003; Stevenson, 2018; Truccolo et al., 2005)","previouslyFormattedCitation":"(Harris et al., 2003; Stevenson, 2018; Truccolo et al., 2005)"},"properties":{"noteIndex":0},"schema":"https://github.com/citation-style-language/schema/raw/master/csl-citation.json"}</w:instrText>
      </w:r>
      <w:r w:rsidR="00D924AC">
        <w:fldChar w:fldCharType="separate"/>
      </w:r>
      <w:r w:rsidR="003B27B5" w:rsidRPr="003B27B5">
        <w:rPr>
          <w:noProof/>
        </w:rPr>
        <w:t>(Harris et al., 2003; Stevenson, 2018; Truccolo et al., 2005)</w:t>
      </w:r>
      <w:r w:rsidR="00D924AC">
        <w:fldChar w:fldCharType="end"/>
      </w:r>
      <w:r>
        <w:t xml:space="preserve">. In these cases, </w:t>
      </w:r>
      <w:r w:rsidR="00DE59F3">
        <w:t xml:space="preserve">previously </w:t>
      </w:r>
      <w:r>
        <w:t xml:space="preserve">unexplained fluctuations in the postsynaptic rate </w:t>
      </w:r>
      <w:r w:rsidR="00DE59F3">
        <w:t>can be</w:t>
      </w:r>
      <w:r>
        <w:t xml:space="preserve"> </w:t>
      </w:r>
      <w:r w:rsidR="00DE59F3">
        <w:t>explained by</w:t>
      </w:r>
      <w:r>
        <w:t xml:space="preserve"> an observed covariate such as the firing of simultaneously observed neurons</w:t>
      </w:r>
      <w:r w:rsidR="0047450A">
        <w:t xml:space="preserve"> </w:t>
      </w:r>
      <w:r w:rsidR="0047450A">
        <w:fldChar w:fldCharType="begin" w:fldLock="1"/>
      </w:r>
      <w:r w:rsidR="00365A16">
        <w:instrText>ADDIN CSL_CITATION {"citationItems":[{"id":"ITEM-1","itemData":{"author":[{"dropping-particle":"","family":"Okatan","given":"M","non-dropping-particle":"","parse-names":false,"suffix":""},{"dropping-particle":"","family":"Wilson","given":"Matthew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Computation","id":"ITEM-1","issue":"9","issued":{"date-parts":[["2005"]]},"page":"1927-1961","publisher":"MIT Press","title":"Analyzing Functional Connectivity Using a Network Likelihood Model of Ensemble Neural Spiking Activity","type":"article-journal","volume":"17"},"uris":["http://www.mendeley.com/documents/?uuid=bc318419-2345-47fb-b0dd-0abddd5d1b7a"]},{"id":"ITEM-2","itemData":{"author":[{"dropping-particle":"","family":"Harris","given":"Kenneth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P.","non-dropping-particle":"","parse-names":false,"suffix":""}],"container-title":"Nature","id":"ITEM-3","issue":"7207","issued":{"date-parts":[["2008"]]},"page":"995-999","title":"Spatio-temporal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2008)","plainTextFormattedCitation":"(Harris et al., 2003; Okatan et al., 2005; Pillow et al., 2008)","previouslyFormattedCitation":"(Harris et al., 2003; Okatan et al., 2005; Pillow et al., 2008)"},"properties":{"noteIndex":0},"schema":"https://github.com/citation-style-language/schema/raw/master/csl-citation.json"}</w:instrText>
      </w:r>
      <w:r w:rsidR="0047450A">
        <w:fldChar w:fldCharType="separate"/>
      </w:r>
      <w:r w:rsidR="00647E61" w:rsidRPr="00647E61">
        <w:rPr>
          <w:noProof/>
        </w:rPr>
        <w:t>(Harris et al., 2003; Okatan et al., 2005; Pillow et al., 2008)</w:t>
      </w:r>
      <w:r w:rsidR="0047450A">
        <w:fldChar w:fldCharType="end"/>
      </w:r>
      <w:r>
        <w:t>, local field potentials</w:t>
      </w:r>
      <w:r w:rsidR="00AF2AC3">
        <w:t xml:space="preserve"> </w:t>
      </w:r>
      <w:r w:rsidR="00AF2AC3">
        <w:fldChar w:fldCharType="begin" w:fldLock="1"/>
      </w:r>
      <w:r w:rsidR="003B27B5">
        <w:instrText>ADDIN CSL_CITATION {"citationItems":[{"id":"ITEM-1","itemData":{"DOI":"10.1007/s10827-009-0208-9","ISSN":"09295313","PMID":"20094906","abstract":"Multineuronal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Neuroscience","id":"ITEM-1","issue":"3","issued":{"date-parts":[["2010","12"]]},"page":"567-579","publisher":"J Comput Neurosci","title":"Local field potentials indicate network state and account for neuronal response variability","type":"article-journal","volume":"29"},"uris":["http://www.mendeley.com/documents/?uuid=9e906aa4-4868-354a-ba88-4a818cc7dfa7"]}],"mendeley":{"formattedCitation":"(Kelly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r w:rsidR="00AF2AC3">
        <w:fldChar w:fldCharType="end"/>
      </w:r>
      <w:r>
        <w:t xml:space="preserve"> or the neuron’s own history</w:t>
      </w:r>
      <w:r w:rsidR="007F7A3D">
        <w:t xml:space="preserve"> </w:t>
      </w:r>
      <w:r w:rsidR="007F7A3D">
        <w:fldChar w:fldCharType="begin" w:fldLock="1"/>
      </w:r>
      <w:r w:rsidR="00C660F8">
        <w:instrText>ADDIN CSL_CITATION {"citationItems":[{"id":"ITEM-1","itemData":{"DOI":"10.1016/S0925-2312(02)00822-6","ISSN":"09252312","abstract":"White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 © 2003 Elsevier Science B.V. All rights reserved.","author":[{"dropping-particle":"","family":"Pillow","given":"Jonathan W.","non-dropping-particle":"","parse-names":false,"suffix":""},{"dropping-particle":"","family":"Simoncelli","given":"Eero P.","non-dropping-particle":"","parse-names":false,"suffix":""}],"container-title":"Neurocomputing","id":"ITEM-1","issued":{"date-parts":[["2003","6","1"]]},"page":"109-115","publisher":"Elsevier","title":"Biases in white noise analysis due to non-Poisson spike generation","type":"article-journal","volume":"52-54"},"uris":["http://www.mendeley.com/documents/?uuid=1e8e6aab-c846-308f-bae1-90d27d1c4328"]},{"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Effects","type":"article-journal","volume":"93"},"uris":["http://www.mendeley.com/documents/?uuid=90287df7-e40d-4d18-a7ad-7c3c21633d9e"]}],"mendeley":{"formattedCitation":"(Pillow &amp; Simoncelli, 2003; Truccolo et al., 2005)","plainTextFormattedCitation":"(Pillow &amp; Simoncelli, 2003; Truccolo et al., 2005)","previouslyFormattedCitation":"(Pillow &amp; Simoncelli, 2003; Truccolo et al., 2005)"},"properties":{"noteIndex":0},"schema":"https://github.com/citation-style-language/schema/raw/master/csl-citation.json"}</w:instrText>
      </w:r>
      <w:r w:rsidR="007F7A3D">
        <w:fldChar w:fldCharType="separate"/>
      </w:r>
      <w:r w:rsidR="00647E61" w:rsidRPr="00647E61">
        <w:rPr>
          <w:noProof/>
        </w:rPr>
        <w:t>(Pillow &amp; Simoncelli, 2003; Truccolo et al., 2005)</w:t>
      </w:r>
      <w:r w:rsidR="007F7A3D">
        <w:fldChar w:fldCharType="end"/>
      </w:r>
      <w:r w:rsidRPr="004D6811">
        <w:t xml:space="preserve">. </w:t>
      </w:r>
      <w:r w:rsidR="00CF6E61">
        <w:t xml:space="preserve">However, once these covariates are </w:t>
      </w:r>
      <w:proofErr w:type="gramStart"/>
      <w:r w:rsidR="00CF6E61">
        <w:t>taken into account</w:t>
      </w:r>
      <w:proofErr w:type="gramEnd"/>
      <w:r w:rsidR="00CF6E61">
        <w:t xml:space="preserve"> the baseline firing rate itself is assumed to be constant. Here we consider a general approach where slow fluctuations in the baseline firing rate are directly tracked with adaptive filtering/smoothing. </w:t>
      </w:r>
      <w:r w:rsidR="00DB12F0">
        <w:t>B</w:t>
      </w:r>
      <w:r w:rsidR="00CF6E61" w:rsidRPr="00CF6E61">
        <w:t>y using adaptive smoothing to track the changing postsynaptic rate, inference o</w:t>
      </w:r>
      <w:r w:rsidR="00DE59F3">
        <w:t>f</w:t>
      </w:r>
      <w:r w:rsidR="00CF6E61" w:rsidRPr="00CF6E61">
        <w:t xml:space="preserve"> synaptic strengths will be less influenced by unexplained variation caused by slow unobserved variables.</w:t>
      </w:r>
    </w:p>
    <w:p w14:paraId="7FC181F5" w14:textId="34CF86C6" w:rsidR="00DB12F0" w:rsidRDefault="00DB12F0" w:rsidP="004D6811">
      <w:pPr>
        <w:jc w:val="both"/>
      </w:pPr>
      <w:r>
        <w:t>It is important to note, however, that adaptive smoothing cannot track arbitrarily fast changes in the underlying synaptic weight or postsynaptic baseline. In fact, t</w:t>
      </w:r>
      <w:r w:rsidRPr="00CF6E61">
        <w:t>he exact firing rate of a neuron is not necessarily identifiable from single trials</w:t>
      </w:r>
      <w:r w:rsidR="00D924AC">
        <w:t xml:space="preserve"> </w:t>
      </w:r>
      <w:r w:rsidR="00D924AC">
        <w:fldChar w:fldCharType="begin" w:fldLock="1"/>
      </w:r>
      <w:r w:rsidR="003B27B5">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codes","type":"article-journal","volume":"112"},"uris":["http://www.mendeley.com/documents/?uuid=d55f2542-391c-3c48-aec6-1c5e9a2f92e5","http://www.mendeley.com/documents/?uuid=373333ff-f340-4e0d-8c76-cc12931f5116"]}],"mendeley":{"formattedCitation":"(Amarasingham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r w:rsidR="00D924AC">
        <w:fldChar w:fldCharType="end"/>
      </w:r>
      <w:r>
        <w:t>.</w:t>
      </w:r>
      <w:r w:rsidRPr="00DB12F0">
        <w:t xml:space="preserve"> </w:t>
      </w:r>
      <w:r w:rsidR="005076AB">
        <w:t>While a</w:t>
      </w:r>
      <w:r>
        <w:t xml:space="preserve">daptive filtering has previously been applied to tracking nonstationary place fields from neurons in the hippocampus </w:t>
      </w:r>
      <w:r>
        <w:fldChar w:fldCharType="begin" w:fldLock="1"/>
      </w:r>
      <w:r w:rsidR="003B27B5">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filtering","type":"article-journal","volume":"98"},"uris":["http://www.mendeley.com/documents/?uuid=4001f56c-95ef-32c4-aad4-c9649de0362b","http://www.mendeley.com/documents/?uuid=888554ec-7216-46e4-be65-9e98102a0e9e"]}],"mendeley":{"formattedCitation":"(Brown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w:t>
      </w:r>
      <w:r>
        <w:lastRenderedPageBreak/>
        <w:t>of tuning curves in motor cortex</w:t>
      </w:r>
      <w:r w:rsidR="007F7A3D">
        <w:t xml:space="preserve"> </w:t>
      </w:r>
      <w:r w:rsidR="007F7A3D">
        <w:fldChar w:fldCharType="begin" w:fldLock="1"/>
      </w:r>
      <w:r w:rsidR="003B27B5">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rsidR="007F7A3D">
        <w:fldChar w:fldCharType="separate"/>
      </w:r>
      <w:r w:rsidR="003B27B5" w:rsidRPr="003B27B5">
        <w:rPr>
          <w:noProof/>
        </w:rPr>
        <w:t>(Stevenson et al., 2011)</w:t>
      </w:r>
      <w:r w:rsidR="007F7A3D">
        <w:fldChar w:fldCharType="end"/>
      </w:r>
      <w:r w:rsidR="005076AB">
        <w:t>, there may be cases where the assumption of linear dynamics is not appropriate</w:t>
      </w:r>
      <w:r>
        <w:t xml:space="preserve">. Additionally, while here we assume a Poisson noise model, spiking activity can </w:t>
      </w:r>
      <w:proofErr w:type="gramStart"/>
      <w:r>
        <w:t>be more or less</w:t>
      </w:r>
      <w:proofErr w:type="gramEnd"/>
      <w:r>
        <w:t xml:space="preserve"> variable than Poisson. </w:t>
      </w:r>
      <w:r w:rsidR="009566C8">
        <w:t xml:space="preserve">With stationary models, non-Poisson spiking is typically not a major source of estimation error </w:t>
      </w:r>
      <w:r>
        <w:fldChar w:fldCharType="begin" w:fldLock="1"/>
      </w:r>
      <w:r w:rsidR="003B27B5">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dispersion","type":"article-journal","volume":"41"},"uris":["http://www.mendeley.com/documents/?uuid=99f9c4ed-2577-39c1-8643-32d6272a5b75","http://www.mendeley.com/documents/?uuid=a7e2f7c3-856d-465b-b719-a42c4fbe6fdb"]}],"mendeley":{"formattedCitation":"(Stevenson, 2016)","plainTextFormattedCitation":"(Stevenson, 2016)","previouslyFormattedCitation":"(Stevenson, 2016)"},"properties":{"noteIndex":0},"schema":"https://github.com/citation-style-language/schema/raw/master/csl-citation.json"}</w:instrText>
      </w:r>
      <w:r>
        <w:fldChar w:fldCharType="separate"/>
      </w:r>
      <w:r w:rsidR="003B27B5" w:rsidRPr="003B27B5">
        <w:rPr>
          <w:noProof/>
        </w:rPr>
        <w:t>(Stevenson, 2016)</w:t>
      </w:r>
      <w:r>
        <w:fldChar w:fldCharType="end"/>
      </w:r>
      <w:r w:rsidR="009566C8">
        <w:t xml:space="preserve">. However, the adaptive filtering updates may be sensitive to </w:t>
      </w:r>
      <w:proofErr w:type="spellStart"/>
      <w:r w:rsidR="009566C8">
        <w:t>misspecified</w:t>
      </w:r>
      <w:proofErr w:type="spellEnd"/>
      <w:r w:rsidR="009566C8">
        <w:t xml:space="preserve"> noise, and it may be useful to extend the framework here with other noise models</w:t>
      </w:r>
      <w:r w:rsidR="007F7A3D">
        <w:t xml:space="preserve"> </w:t>
      </w:r>
      <w:r w:rsidR="007F7A3D">
        <w:fldChar w:fldCharType="begin" w:fldLock="1"/>
      </w:r>
      <w:r w:rsidR="00C660F8">
        <w:instrText>ADDIN CSL_CITATION {"citationItems":[{"id":"ITEM-1","itemData":{"abstract":"Characterizing the information carried by neural populations in the brain requires accurate statistical models of neural spike responses. The negative-binomial distribution provides a convenient model for over-dispersed spike counts, that is, responses with greater-than-Poisson variability. Here we describe a powerful data-augmentation framework for fully Bayesian inference in neural models with negative-binomial spiking. Our approach relies on a recently described latent-variable representation of the negative-binomial distribution, which equates it to a Polya-gamma mixture of normals. This framework provides a tractable, conditionally Gaussian representation of the posterior that can be used to design efficient EM and Gibbs sampling based algorithms for inference in regression and dynamic factor models. We apply the model to neural data from primate retina and show that it substantially outperforms Poisson regression on held-out data, and reveals latent structure underlying spike count correlations in simultaneously recorded spike trains.","author":[{"dropping-particle":"","family":"Pillow","given":"Jonathan W.","non-dropping-particle":"","parse-names":false,"suffix":""},{"dropping-particle":"","family":"Scott","given":"James G","non-dropping-particle":"","parse-names":false,"suffix":""}],"container-title":"Advances in Neural Information Processing Systems","id":"ITEM-1","issued":{"date-parts":[["2012"]]},"number-of-pages":"1898-1906","title":"Fully Bayesian inference for neural models with negative-binomial spiking","type":"report","volume":"25"},"uris":["http://www.mendeley.com/documents/?uuid=9df4c7aa-f240-3397-9a81-02ebfbb2a538"]},{"id":"ITEM-2","itemData":{"abstract":"Latent factor models have been widely used to analyze simultaneous recordings of spike trains from large, heterogeneous neural populations. These models assume the signal of interest in the population is a low-dimensional latent intensity that evolves over time, which is observed in high dimension via noisy point-process observations. These techniques have been well used to capture neural correlations across a population and to provide a smooth, denoised, and concise representation of high-dimensional spiking data. One limitation of many current models is that the observation model is assumed to be Poisson, which lacks the flexibility to capture under-and over-dispersion that is common in recorded neural data, thereby introducing bias into estimates of covariance. Here we develop the generalized count linear dynamical system, which relaxes the Poisson assumption by using a more general exponential family for count data. In addition to containing Poisson, Bernoulli, negative binomial, and other common count distributions as special cases, we show that this model can be tractably learned by extending recent advances in variational inference techniques. We apply our model to data from primate motor cortex and demonstrate performance improvements over state-of-the-art methods, both in capturing the variance structure of the data and in held-out prediction.","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P","non-dropping-particle":"","parse-names":false,"suffix":""}],"container-title":"Advances in Neural Information Processing Systems","id":"ITEM-2","issued":{"date-parts":[["2015"]]},"number-of-pages":"2044-2052","title":"High-dimensional neural spike train analysis with generalized count linear dynamical systems","type":"report","volume":"28"},"uris":["http://www.mendeley.com/documents/?uuid=65f762cf-9018-3f07-9ba4-f9a5399a117e"]}],"mendeley":{"formattedCitation":"(Gao et al., 2015; Pillow &amp; Scott, 2012)","plainTextFormattedCitation":"(Gao et al., 2015; Pillow &amp; Scott, 2012)","previouslyFormattedCitation":"(Gao et al., 2015; Pillow &amp; Scott, 2012)"},"properties":{"noteIndex":0},"schema":"https://github.com/citation-style-language/schema/raw/master/csl-citation.json"}</w:instrText>
      </w:r>
      <w:r w:rsidR="007F7A3D">
        <w:fldChar w:fldCharType="separate"/>
      </w:r>
      <w:r w:rsidR="00647E61" w:rsidRPr="00647E61">
        <w:rPr>
          <w:noProof/>
        </w:rPr>
        <w:t>(Gao et al., 2015; Pillow &amp; Scott, 2012)</w:t>
      </w:r>
      <w:r w:rsidR="007F7A3D">
        <w:fldChar w:fldCharType="end"/>
      </w:r>
      <w:r>
        <w:t>.</w:t>
      </w:r>
    </w:p>
    <w:p w14:paraId="7B9BFB6C" w14:textId="42D1398F" w:rsidR="00A47F08" w:rsidRDefault="00A47F08" w:rsidP="00A47F08">
      <w:pPr>
        <w:jc w:val="both"/>
      </w:pPr>
      <w:r>
        <w:t xml:space="preserve">Additional covariates can also easily be incorporated within the </w:t>
      </w:r>
      <w:r w:rsidR="00DB12F0">
        <w:t>extended-GLM</w:t>
      </w:r>
      <w:r>
        <w:t xml:space="preserve"> framework used here. Given the increasing scale of simultaneous multi-electrode recordings, it would be particularly interesting to model multiple synaptic inputs simultaneously. Extending the model to allow short- and long-term changes in multiple synaptic inputs would be relatively straightforward. Given </w:t>
      </w:r>
      <m:oMath>
        <m:r>
          <w:rPr>
            <w:rFonts w:ascii="Cambria Math" w:hAnsi="Cambria Math"/>
          </w:rPr>
          <m:t>C</m:t>
        </m:r>
      </m:oMath>
      <w:r>
        <w:t xml:space="preserve"> presynaptic neurons, the conditional intensity can be written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t xml:space="preserve">. The long-term weights can be tracked using adaptive smoothing with </w:t>
      </w:r>
      <m:oMath>
        <m:r>
          <w:rPr>
            <w:rFonts w:ascii="Cambria Math" w:hAnsi="Cambria Math"/>
          </w:rPr>
          <m:t>1+C</m:t>
        </m:r>
      </m:oMath>
      <w:r>
        <w:t xml:space="preserve"> parameters: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t>, and the short-term effects can be estimated with a modification function for each synapse. Combining information from a population of spiking neurons</w:t>
      </w:r>
      <w:r w:rsidR="00DB12F0">
        <w:t xml:space="preserve">, using a state-space model </w:t>
      </w:r>
      <w:r w:rsidR="00DB12F0">
        <w:fldChar w:fldCharType="begin" w:fldLock="1"/>
      </w:r>
      <w:r w:rsidR="003B27B5">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http://www.mendeley.com/documents/?uuid=19de80c3-a3d3-467d-8e84-c34ab0806d76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r>
        <w:t xml:space="preserve"> could </w:t>
      </w:r>
      <w:r w:rsidR="00DB12F0">
        <w:t xml:space="preserve">also </w:t>
      </w:r>
      <w:r>
        <w:t>potentially allow for fluctuations</w:t>
      </w:r>
      <w:r w:rsidR="00DB12F0">
        <w:t xml:space="preserve"> in the baseline postsynaptic rate</w:t>
      </w:r>
      <w:r>
        <w:t xml:space="preserve"> to be estimated at timescales faster than what can be estimated from a single neuron alone</w:t>
      </w:r>
      <w:r w:rsidR="00DB12F0">
        <w:t>.</w:t>
      </w:r>
    </w:p>
    <w:p w14:paraId="17CFE4E0" w14:textId="7706AA77" w:rsidR="007507BD" w:rsidRDefault="00A10593" w:rsidP="00A10593">
      <w:pPr>
        <w:jc w:val="both"/>
        <w:rPr>
          <w:ins w:id="119" w:author="Ganchao Wei" w:date="2021-01-23T19:15:00Z"/>
        </w:rPr>
      </w:pPr>
      <w:commentRangeStart w:id="120"/>
      <w:r>
        <w:t xml:space="preserve">Previous </w:t>
      </w:r>
      <w:commentRangeEnd w:id="120"/>
      <w:r w:rsidR="0057386F">
        <w:rPr>
          <w:rStyle w:val="CommentReference"/>
        </w:rPr>
        <w:commentReference w:id="120"/>
      </w:r>
      <w:r w:rsidR="005076AB">
        <w:t xml:space="preserve">models have aimed to describe </w:t>
      </w:r>
      <w:r>
        <w:t xml:space="preserve">short-term changes in </w:t>
      </w:r>
      <w:r w:rsidR="007507BD">
        <w:t xml:space="preserve">synaptic strength </w:t>
      </w:r>
      <w:r>
        <w:t>from spikes</w:t>
      </w:r>
      <w:r w:rsidR="007507BD">
        <w:t xml:space="preserve">, without modeling long-term effects or baseline fluctuations </w:t>
      </w:r>
      <w:r w:rsidR="007507BD">
        <w:fldChar w:fldCharType="begin" w:fldLock="1"/>
      </w:r>
      <w:r w:rsidR="00365A1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7507BD">
        <w:fldChar w:fldCharType="separate"/>
      </w:r>
      <w:r w:rsidR="0065341F" w:rsidRPr="0065341F">
        <w:rPr>
          <w:noProof/>
        </w:rPr>
        <w:t>(Chan et al., 2008; English et al., 2017; Ghanbari et al., 2017)</w:t>
      </w:r>
      <w:r w:rsidR="007507BD">
        <w:fldChar w:fldCharType="end"/>
      </w:r>
      <w:r w:rsidR="007507BD">
        <w:t xml:space="preserve"> or to describe </w:t>
      </w:r>
      <w:r>
        <w:t xml:space="preserve">long-term </w:t>
      </w:r>
      <w:r w:rsidR="007507BD">
        <w:t xml:space="preserve">changes </w:t>
      </w:r>
      <w:r w:rsidR="007F7A3D">
        <w:t xml:space="preserve"> </w:t>
      </w:r>
      <w:commentRangeStart w:id="121"/>
      <w:r w:rsidR="007F7A3D">
        <w:fldChar w:fldCharType="begin" w:fldLock="1"/>
      </w:r>
      <w:r w:rsidR="00365A16">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b28ad1f6-bad6-4de6-b725-8ba1d54a1c77","http://www.mendeley.com/documents/?uuid=8a756c2d-83ec-445f-b862-4b26a21bfedd"]},{"id":"ITEM-2","itemData":{"DOI":"10.1162/NECO_a_00883","ISBN":"0899-7667","ISSN":"1530888X","PMID":"25602775","abstract":"Characterization of long-term activity-dependent plasticity from behaviorally driven spiking activity is important for understanding the underlying mechanisms of learning and memory. In this letter, we present a computational framework for quantifying spike-timing-dependent plasticity (STDP) during behavior by identifying a functional plasticity rule solely from spiking activity. First, we formulate a flexible point-process spiking neuron model structure with STDP, which includes functions that characterize the stationary and plastic properties of the neuron. The STDP model includes a novel function for prolonged plasticity induction, as well as a more typical function for synaptic weight change based on the relative timing of input-output spike pairs. Consideration for system stability is incorporated with weight-dependent synaptic modification. Next, we formalize an estimation technique using a generalized multilinear model (GMLM) structure with basis function expansion. The weight-dependent synaptic modification adds a nonlinearity to the model, which is addressed with an iterative unconstrained optimization approach. Finally, we demonstrate successful model estimation on simulated spiking data and show that all model functions can be estimated accurately with this method across a variety of simulation parameters, such as number of inputs, output firing rate, input firing type, and simulation time. Since this approach requires only naturally generated spikes, it can be readily applied to behaving animal studies to characterize the underlying mechanisms of learning and memory.","author":[{"dropping-particle":"","family":"Robinson","given":"Brian S.","non-dropping-particle":"","parse-names":false,"suffix":""},{"dropping-particle":"","family":"Berger","given":"Theodore W.","non-dropping-particle":"","parse-names":false,"suffix":""},{"dropping-particle":"","family":"Song","given":"Dong","non-dropping-particle":"","parse-names":false,"suffix":""}],"container-title":"Neural Computation","id":"ITEM-2","issued":{"date-parts":[["2016"]]},"title":"Identification of stable spike-timing-dependent plasticity from spiking activity with generalized multilinear modeling","type":"article-journal"},"uris":["http://www.mendeley.com/documents/?uuid=ba8dc042-3aec-4b18-98e5-fff6e33cdee1"]},{"id":"ITEM-3","itemData":{"ISBN":"9781618395993","author":[{"dropping-particle":"","family":"Stevenson","given":"Ian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Q","non-dropping-particle":"","parse-names":false,"suffix":""}],"id":"ITEM-3","issued":{"date-parts":[["2011"]]},"title":"Inferring spike-timing-dependent plasticity from spike train data","type":"paper-conference","volume":"24"},"uris":["http://www.mendeley.com/documents/?uuid=ee987b49-b7a1-46a3-a9f6-fb4abf53275a"]}],"mendeley":{"formattedCitation":"(Linderman et al., 2014; Robinson et al., 2016; Stevenson &amp; Kording, 2011)","plainTextFormattedCitation":"(Linderman et al., 2014; Robinson et al., 2016; Stevenson &amp; Kording, 2011)","previouslyFormattedCitation":"(Linderman et al., 2014; Robinson et al., 2016; Stevenson &amp; Kording, 2011)"},"properties":{"noteIndex":0},"schema":"https://github.com/citation-style-language/schema/raw/master/csl-citation.json"}</w:instrText>
      </w:r>
      <w:r w:rsidR="007F7A3D">
        <w:fldChar w:fldCharType="separate"/>
      </w:r>
      <w:r w:rsidR="003B27B5" w:rsidRPr="003B27B5">
        <w:rPr>
          <w:noProof/>
        </w:rPr>
        <w:t>(Linderman et al., 2014; Robinson et al., 2016; Stevenson &amp; Kording, 2011)</w:t>
      </w:r>
      <w:r w:rsidR="007F7A3D">
        <w:fldChar w:fldCharType="end"/>
      </w:r>
      <w:commentRangeEnd w:id="121"/>
      <w:r w:rsidR="007F7A3D">
        <w:rPr>
          <w:rStyle w:val="CommentReference"/>
        </w:rPr>
        <w:commentReference w:id="121"/>
      </w:r>
      <w:r w:rsidR="007F7A3D">
        <w:t>.</w:t>
      </w:r>
      <w:r w:rsidR="007507BD">
        <w:t xml:space="preserve"> </w:t>
      </w:r>
      <w:commentRangeStart w:id="122"/>
      <w:r w:rsidR="007507BD">
        <w:t>Both</w:t>
      </w:r>
      <w:commentRangeEnd w:id="122"/>
      <w:r w:rsidR="007507BD">
        <w:rPr>
          <w:rStyle w:val="CommentReference"/>
        </w:rPr>
        <w:commentReference w:id="122"/>
      </w:r>
      <w:r w:rsidR="007507BD">
        <w:t>?</w:t>
      </w:r>
    </w:p>
    <w:p w14:paraId="31E3BA7D" w14:textId="77777777" w:rsidR="00484B86" w:rsidRPr="009A52CC" w:rsidRDefault="00484B86" w:rsidP="00A10593">
      <w:pPr>
        <w:jc w:val="both"/>
        <w:rPr>
          <w:ins w:id="123" w:author="Ganchao Wei" w:date="2021-01-23T19:23:00Z"/>
          <w:lang w:eastAsia="zh-CN"/>
        </w:rPr>
      </w:pPr>
      <w:ins w:id="124" w:author="Ganchao Wei" w:date="2021-01-23T19:15:00Z">
        <w:r w:rsidRPr="009A52CC">
          <w:rPr>
            <w:rFonts w:hint="eastAsia"/>
            <w:lang w:eastAsia="zh-CN"/>
          </w:rPr>
          <w:t>(</w:t>
        </w:r>
        <w:r w:rsidRPr="009A52CC">
          <w:rPr>
            <w:lang w:eastAsia="zh-CN"/>
          </w:rPr>
          <w:t>If I understand correctly: In</w:t>
        </w:r>
      </w:ins>
      <w:ins w:id="125" w:author="Ganchao Wei" w:date="2021-01-23T19:16:00Z">
        <w:r w:rsidRPr="009A52CC">
          <w:rPr>
            <w:lang w:eastAsia="zh-CN"/>
          </w:rPr>
          <w:t xml:space="preserve"> the Chapter of</w:t>
        </w:r>
      </w:ins>
      <w:ins w:id="126" w:author="Ganchao Wei" w:date="2021-01-23T19:15:00Z">
        <w:r w:rsidRPr="009A52CC">
          <w:rPr>
            <w:lang w:eastAsia="zh-CN"/>
          </w:rPr>
          <w:t xml:space="preserve"> Song</w:t>
        </w:r>
      </w:ins>
      <w:ins w:id="127" w:author="Ganchao Wei" w:date="2021-01-23T19:16:00Z">
        <w:r w:rsidRPr="009A52CC">
          <w:rPr>
            <w:lang w:eastAsia="zh-CN"/>
          </w:rPr>
          <w:t xml:space="preserve"> et al., they do things very similar to ours… The </w:t>
        </w:r>
      </w:ins>
      <w:ins w:id="128" w:author="Ganchao Wei" w:date="2021-01-23T19:17:00Z">
        <w:r w:rsidRPr="009A52CC">
          <w:rPr>
            <w:lang w:eastAsia="zh-CN"/>
          </w:rPr>
          <w:t>difference is that they model STSP</w:t>
        </w:r>
      </w:ins>
      <w:ins w:id="129" w:author="Ganchao Wei" w:date="2021-01-23T19:20:00Z">
        <w:r w:rsidRPr="009A52CC">
          <w:rPr>
            <w:lang w:eastAsia="zh-CN"/>
          </w:rPr>
          <w:t xml:space="preserve"> by Volterra kernels</w:t>
        </w:r>
      </w:ins>
      <w:ins w:id="130" w:author="Ganchao Wei" w:date="2021-01-23T19:21:00Z">
        <w:r w:rsidRPr="009A52CC">
          <w:rPr>
            <w:lang w:eastAsia="zh-CN"/>
          </w:rPr>
          <w:t>, which is time-invariant. Then based on that, they further</w:t>
        </w:r>
      </w:ins>
      <w:ins w:id="131" w:author="Ganchao Wei" w:date="2021-01-23T19:22:00Z">
        <w:r w:rsidRPr="009A52CC">
          <w:rPr>
            <w:lang w:eastAsia="zh-CN"/>
          </w:rPr>
          <w:t xml:space="preserve"> make the kernels time-varying, which is estimated by adaptive filtering</w:t>
        </w:r>
      </w:ins>
      <w:ins w:id="132" w:author="Ganchao Wei" w:date="2021-01-23T19:23:00Z">
        <w:r w:rsidRPr="009A52CC">
          <w:rPr>
            <w:lang w:eastAsia="zh-CN"/>
          </w:rPr>
          <w:t>.</w:t>
        </w:r>
      </w:ins>
    </w:p>
    <w:p w14:paraId="329048DB" w14:textId="5C88C606" w:rsidR="00484B86" w:rsidRPr="009A52CC" w:rsidRDefault="00484B86" w:rsidP="00A10593">
      <w:pPr>
        <w:jc w:val="both"/>
        <w:rPr>
          <w:ins w:id="133" w:author="Ganchao Wei" w:date="2021-01-23T19:15:00Z"/>
          <w:lang w:eastAsia="zh-CN"/>
        </w:rPr>
      </w:pPr>
      <w:ins w:id="134" w:author="Ganchao Wei" w:date="2021-01-23T19:23:00Z">
        <w:r w:rsidRPr="009A52CC">
          <w:rPr>
            <w:lang w:eastAsia="zh-CN"/>
          </w:rPr>
          <w:t>The difference</w:t>
        </w:r>
      </w:ins>
      <w:ins w:id="135" w:author="Ganchao Wei" w:date="2021-01-25T07:27:00Z">
        <w:r w:rsidR="007C41F5">
          <w:rPr>
            <w:lang w:eastAsia="zh-CN"/>
          </w:rPr>
          <w:t xml:space="preserve"> (improvement)?</w:t>
        </w:r>
      </w:ins>
      <w:ins w:id="136" w:author="Ganchao Wei" w:date="2021-01-23T19:24:00Z">
        <w:r w:rsidRPr="009A52CC">
          <w:rPr>
            <w:lang w:eastAsia="zh-CN"/>
          </w:rPr>
          <w:t xml:space="preserve"> 1) STSP is now modeled by ISI, but I think these 2 approaches should give</w:t>
        </w:r>
      </w:ins>
      <w:ins w:id="137" w:author="Ganchao Wei" w:date="2021-01-23T19:25:00Z">
        <w:r w:rsidRPr="009A52CC">
          <w:rPr>
            <w:lang w:eastAsia="zh-CN"/>
          </w:rPr>
          <w:t xml:space="preserve"> similar results; 2) Add baseline to avoid </w:t>
        </w:r>
        <w:r w:rsidR="00365A16" w:rsidRPr="009A52CC">
          <w:rPr>
            <w:lang w:eastAsia="zh-CN"/>
          </w:rPr>
          <w:t>bias</w:t>
        </w:r>
      </w:ins>
      <w:ins w:id="138" w:author="Ganchao Wei" w:date="2021-01-23T19:15:00Z">
        <w:r w:rsidRPr="009A52CC">
          <w:rPr>
            <w:lang w:eastAsia="zh-CN"/>
          </w:rPr>
          <w:t>)</w:t>
        </w:r>
      </w:ins>
    </w:p>
    <w:p w14:paraId="31502589" w14:textId="77777777" w:rsidR="00484B86" w:rsidRDefault="00484B86" w:rsidP="00A10593">
      <w:pPr>
        <w:jc w:val="both"/>
      </w:pPr>
    </w:p>
    <w:p w14:paraId="61C9A180" w14:textId="2DD8C44C" w:rsidR="00A10593" w:rsidRDefault="00A10593" w:rsidP="00A10593">
      <w:pPr>
        <w:jc w:val="both"/>
        <w:rPr>
          <w:ins w:id="139" w:author="Ganchao Wei" w:date="2021-01-23T20:21:00Z"/>
        </w:rPr>
      </w:pPr>
      <w:ins w:id="140" w:author="Stevenson, Ian" w:date="2021-01-05T13:16:00Z">
        <w:del w:id="141" w:author="Stevenson, Ian" w:date="2021-01-22T15:38:00Z">
          <w:r w:rsidDel="007507BD">
            <w:delText xml:space="preserve"> </w:delText>
          </w:r>
        </w:del>
        <w:del w:id="142" w:author="Ganchao Wei" w:date="2021-01-18T20:30:00Z">
          <w:r w:rsidDel="007F7A3D">
            <w:delText xml:space="preserve">(CITE Linderman/Stevenson). </w:delText>
          </w:r>
        </w:del>
        <w:r>
          <w:t xml:space="preserve">While the adaptive smoother simply tracks an estimated synaptic weight, </w:t>
        </w:r>
      </w:ins>
      <w:ins w:id="143" w:author="Stevenson, Ian" w:date="2021-01-22T15:42:00Z">
        <w:r w:rsidR="0057386F">
          <w:t xml:space="preserve">it may be </w:t>
        </w:r>
      </w:ins>
      <w:ins w:id="144" w:author="Stevenson, Ian" w:date="2021-01-22T15:43:00Z">
        <w:r w:rsidR="0057386F">
          <w:t>preferable</w:t>
        </w:r>
      </w:ins>
      <w:ins w:id="145" w:author="Stevenson, Ian" w:date="2021-01-22T15:42:00Z">
        <w:r w:rsidR="0057386F">
          <w:t xml:space="preserve"> to </w:t>
        </w:r>
      </w:ins>
      <w:ins w:id="146" w:author="Stevenson, Ian" w:date="2021-01-05T13:16:00Z">
        <w:del w:id="147" w:author="Stevenson, Ian" w:date="2021-01-22T15:42:00Z">
          <w:r w:rsidDel="0057386F">
            <w:delText>using</w:delText>
          </w:r>
        </w:del>
        <w:del w:id="148" w:author="Stevenson, Ian" w:date="2021-01-22T15:43:00Z">
          <w:r w:rsidDel="0057386F">
            <w:delText xml:space="preserve"> </w:delText>
          </w:r>
        </w:del>
      </w:ins>
      <w:ins w:id="149" w:author="Stevenson, Ian" w:date="2021-01-22T15:42:00Z">
        <w:r w:rsidR="0057386F">
          <w:t>more direct</w:t>
        </w:r>
      </w:ins>
      <w:ins w:id="150" w:author="Stevenson, Ian" w:date="2021-01-22T15:43:00Z">
        <w:r w:rsidR="0057386F">
          <w:t xml:space="preserve">ly describe </w:t>
        </w:r>
      </w:ins>
      <w:ins w:id="151" w:author="Stevenson, Ian" w:date="2021-01-22T15:42:00Z">
        <w:r w:rsidR="0057386F">
          <w:t xml:space="preserve">the long-term synaptic dynamics </w:t>
        </w:r>
      </w:ins>
      <w:ins w:id="152" w:author="Stevenson, Ian" w:date="2021-01-22T15:43:00Z">
        <w:r w:rsidR="0057386F">
          <w:t xml:space="preserve">with </w:t>
        </w:r>
      </w:ins>
      <w:ins w:id="153" w:author="Stevenson, Ian" w:date="2021-01-05T13:16:00Z">
        <w:r>
          <w:t xml:space="preserve">an explicit learning rule based on pre- and postsynaptic spike timing or underlying Calcium dynamics </w:t>
        </w:r>
        <w:r>
          <w:fldChar w:fldCharType="begin" w:fldLock="1"/>
        </w:r>
      </w:ins>
      <w:r w:rsidR="00C660F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ichael","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ins w:id="154" w:author="Stevenson, Ian" w:date="2021-01-05T13:16:00Z">
        <w:r>
          <w:fldChar w:fldCharType="separate"/>
        </w:r>
        <w:r w:rsidRPr="003E3821">
          <w:rPr>
            <w:noProof/>
          </w:rPr>
          <w:t>(Graupner &amp; Brunel, 2012)</w:t>
        </w:r>
        <w:r>
          <w:fldChar w:fldCharType="end"/>
        </w:r>
        <w:del w:id="155" w:author="Stevenson, Ian" w:date="2021-01-22T15:42:00Z">
          <w:r w:rsidDel="0057386F">
            <w:delText xml:space="preserve"> may give a more direct interpretation of the long-term synaptic dynamics</w:delText>
          </w:r>
        </w:del>
        <w:r>
          <w:t xml:space="preserve">. In previous work, we found that a biophysical model of short-term plasticity could, in some cases, account for the short-term dynamics of spike transmission </w:t>
        </w:r>
        <w:r>
          <w:rPr>
            <w:i/>
            <w:iCs/>
          </w:rPr>
          <w:t>in vivo</w:t>
        </w:r>
        <w:r>
          <w:t xml:space="preserve"> </w:t>
        </w:r>
      </w:ins>
      <w:ins w:id="156" w:author="Ganchao Wei" w:date="2021-01-18T20:31:00Z">
        <w:r w:rsidR="007F7A3D">
          <w:fldChar w:fldCharType="begin" w:fldLock="1"/>
        </w:r>
      </w:ins>
      <w:r w:rsidR="00C660F8">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ins w:id="157" w:author="Ganchao Wei" w:date="2021-01-18T20:31:00Z">
        <w:r w:rsidR="007F7A3D">
          <w:fldChar w:fldCharType="end"/>
        </w:r>
      </w:ins>
      <w:ins w:id="158" w:author="Stevenson, Ian" w:date="2021-01-05T13:16:00Z">
        <w:del w:id="159" w:author="Ganchao Wei" w:date="2021-01-18T20:31:00Z">
          <w:r w:rsidDel="00A636E7">
            <w:delText>(Cite Ghanbari 2020</w:delText>
          </w:r>
        </w:del>
        <w:del w:id="160" w:author="Ganchao Wei" w:date="2021-01-18T20:32:00Z">
          <w:r w:rsidDel="00A636E7">
            <w:delText>)</w:delText>
          </w:r>
        </w:del>
        <w:r>
          <w:t>. Incorporating biophysical models of ST</w:t>
        </w:r>
      </w:ins>
      <w:ins w:id="161" w:author="Ganchao Wei" w:date="2021-01-25T07:20:00Z">
        <w:r w:rsidR="00D53BFA">
          <w:t>S</w:t>
        </w:r>
      </w:ins>
      <w:ins w:id="162" w:author="Stevenson, Ian" w:date="2021-01-05T13:16:00Z">
        <w:r>
          <w:t xml:space="preserve">P </w:t>
        </w:r>
        <w:r>
          <w:fldChar w:fldCharType="begin" w:fldLock="1"/>
        </w:r>
      </w:ins>
      <w:r w:rsidR="003B27B5">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instrText>
      </w:r>
      <w:ins w:id="163" w:author="Stevenson, Ian" w:date="2021-01-05T13:16:00Z">
        <w:r>
          <w:fldChar w:fldCharType="separate"/>
        </w:r>
        <w:r w:rsidRPr="003E3821">
          <w:rPr>
            <w:noProof/>
          </w:rPr>
          <w:t>(Costa et al., 2013)</w:t>
        </w:r>
        <w:r>
          <w:fldChar w:fldCharType="end"/>
        </w:r>
        <w:r>
          <w:t xml:space="preserve"> or LTP/LTD </w:t>
        </w:r>
        <w:r>
          <w:fldChar w:fldCharType="begin" w:fldLock="1"/>
        </w:r>
      </w:ins>
      <w:r w:rsidR="00C660F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ichael","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ins w:id="164" w:author="Stevenson, Ian" w:date="2021-01-05T13:16:00Z">
        <w:r>
          <w:fldChar w:fldCharType="separate"/>
        </w:r>
        <w:r w:rsidRPr="003E3821">
          <w:rPr>
            <w:noProof/>
          </w:rPr>
          <w:t>(Graupner &amp; Brunel, 2012)</w:t>
        </w:r>
        <w:r>
          <w:fldChar w:fldCharType="end"/>
        </w:r>
        <w:r>
          <w:t xml:space="preserve"> is possible with additional computational costs. Recent studies </w:t>
        </w:r>
        <w:r>
          <w:fldChar w:fldCharType="begin" w:fldLock="1"/>
        </w:r>
      </w:ins>
      <w:r w:rsidR="00790E60">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plasticity","type":"article-journal","volume":"16"},"uris":["http://www.mendeley.com/documents/?uuid=5e62413a-1d4f-48ff-a59b-1690a999cbb0","http://www.mendeley.com/documents/?uuid=027cb13c-5b3e-43f3-8663-2c4aac9b6daf"]}],"mendeley":{"formattedCitation":"(Deperrois &amp; Graupner, 2020)","plainTextFormattedCitation":"(Deperrois &amp; Graupner, 2020)","previouslyFormattedCitation":"(Deperrois &amp; Graupner, 2020)"},"properties":{"noteIndex":0},"schema":"https://github.com/citation-style-language/schema/raw/master/csl-citation.json"}</w:instrText>
      </w:r>
      <w:ins w:id="165" w:author="Stevenson, Ian" w:date="2021-01-05T13:16:00Z">
        <w:r>
          <w:fldChar w:fldCharType="separate"/>
        </w:r>
        <w:r w:rsidRPr="003E3821">
          <w:rPr>
            <w:noProof/>
          </w:rPr>
          <w:t>(Deperrois &amp; Graupner, 2020)</w:t>
        </w:r>
        <w:r>
          <w:fldChar w:fldCharType="end"/>
        </w:r>
        <w:r>
          <w:t xml:space="preserve"> </w:t>
        </w:r>
        <w:commentRangeStart w:id="166"/>
        <w:r>
          <w:t>have also shown that short-term</w:t>
        </w:r>
        <w:r w:rsidRPr="00C660DA">
          <w:t xml:space="preserve"> and </w:t>
        </w:r>
        <w:r>
          <w:t xml:space="preserve">long-term synaptic </w:t>
        </w:r>
        <w:del w:id="167" w:author="Stevenson, Ian" w:date="2021-01-22T15:44:00Z">
          <w:r w:rsidDel="0057386F">
            <w:delText>weight</w:delText>
          </w:r>
        </w:del>
      </w:ins>
      <w:ins w:id="168" w:author="Stevenson, Ian" w:date="2021-01-22T15:44:00Z">
        <w:r w:rsidR="0057386F">
          <w:t>plasticity</w:t>
        </w:r>
      </w:ins>
      <w:ins w:id="169" w:author="Stevenson, Ian" w:date="2021-01-05T13:16:00Z">
        <w:r>
          <w:t xml:space="preserve"> can</w:t>
        </w:r>
      </w:ins>
      <w:ins w:id="170" w:author="Stevenson, Ian" w:date="2021-01-22T15:44:00Z">
        <w:r w:rsidR="0057386F">
          <w:t xml:space="preserve"> act</w:t>
        </w:r>
      </w:ins>
      <w:ins w:id="171" w:author="Stevenson, Ian" w:date="2021-01-05T13:16:00Z">
        <w:r w:rsidRPr="00C660DA">
          <w:t xml:space="preserve"> together tune sensitive range of synaptic plasticity</w:t>
        </w:r>
        <w:r>
          <w:t>, and this suggest the necessity for considering effects in different timescale at the same time.</w:t>
        </w:r>
      </w:ins>
      <w:commentRangeEnd w:id="166"/>
      <w:r w:rsidR="0057386F">
        <w:rPr>
          <w:rStyle w:val="CommentReference"/>
        </w:rPr>
        <w:commentReference w:id="166"/>
      </w:r>
    </w:p>
    <w:p w14:paraId="6D81FDFF" w14:textId="485899A6" w:rsidR="006420B3" w:rsidRDefault="006420B3" w:rsidP="00A10593">
      <w:pPr>
        <w:jc w:val="both"/>
        <w:rPr>
          <w:ins w:id="172" w:author="Ganchao Wei" w:date="2021-01-23T20:21:00Z"/>
        </w:rPr>
      </w:pPr>
      <w:ins w:id="173" w:author="Ganchao Wei" w:date="2021-01-23T20:21:00Z">
        <w:r>
          <w:lastRenderedPageBreak/>
          <w:t>(In this paper, they model LT</w:t>
        </w:r>
      </w:ins>
      <w:ins w:id="174" w:author="Ganchao Wei" w:date="2021-01-23T20:22:00Z">
        <w:r>
          <w:t>SP by Calcium-based model, with STD included</w:t>
        </w:r>
      </w:ins>
      <w:ins w:id="175" w:author="Ganchao Wei" w:date="2021-01-23T20:55:00Z">
        <w:r w:rsidR="006D60B8">
          <w:t xml:space="preserve"> (</w:t>
        </w:r>
        <w:proofErr w:type="gramStart"/>
        <w:r w:rsidR="006D60B8">
          <w:t>and also</w:t>
        </w:r>
        <w:proofErr w:type="gramEnd"/>
        <w:r w:rsidR="006D60B8">
          <w:t xml:space="preserve"> without STD for comparison)</w:t>
        </w:r>
      </w:ins>
      <w:ins w:id="176" w:author="Ganchao Wei" w:date="2021-01-23T20:22:00Z">
        <w:r>
          <w:t xml:space="preserve">. </w:t>
        </w:r>
      </w:ins>
      <w:ins w:id="177" w:author="Ganchao Wei" w:date="2021-01-23T20:55:00Z">
        <w:r w:rsidR="006D60B8">
          <w:t xml:space="preserve">They found that at different </w:t>
        </w:r>
      </w:ins>
      <w:ins w:id="178" w:author="Ganchao Wei" w:date="2021-01-23T20:57:00Z">
        <w:r w:rsidR="009A52CC">
          <w:t>STD</w:t>
        </w:r>
      </w:ins>
      <w:ins w:id="179" w:author="Ganchao Wei" w:date="2021-01-23T20:58:00Z">
        <w:r w:rsidR="009A52CC">
          <w:t>, the synaptic changes occur in different firing rate ranges</w:t>
        </w:r>
      </w:ins>
      <w:ins w:id="180" w:author="Ganchao Wei" w:date="2021-01-23T20:59:00Z">
        <w:r w:rsidR="009A52CC">
          <w:t>.</w:t>
        </w:r>
      </w:ins>
      <w:ins w:id="181" w:author="Ganchao Wei" w:date="2021-01-23T20:21:00Z">
        <w:r>
          <w:t>)</w:t>
        </w:r>
      </w:ins>
    </w:p>
    <w:p w14:paraId="2BD323CC" w14:textId="77777777" w:rsidR="006420B3" w:rsidRDefault="006420B3" w:rsidP="00A10593">
      <w:pPr>
        <w:jc w:val="both"/>
        <w:rPr>
          <w:ins w:id="182" w:author="Stevenson, Ian" w:date="2021-01-05T13:16:00Z"/>
        </w:rPr>
      </w:pPr>
    </w:p>
    <w:p w14:paraId="17F064E6" w14:textId="2837E7A4" w:rsidR="00CF6E61" w:rsidRDefault="00A10593" w:rsidP="004D6811">
      <w:pPr>
        <w:jc w:val="both"/>
      </w:pPr>
      <w:r>
        <w:t>Th</w:t>
      </w:r>
      <w:r w:rsidR="00297F45">
        <w:t>e</w:t>
      </w:r>
      <w:r>
        <w:t xml:space="preserve"> model </w:t>
      </w:r>
      <w:r w:rsidR="00297F45">
        <w:t xml:space="preserve">introduced here </w:t>
      </w:r>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r w:rsidR="00297F45">
        <w:t xml:space="preserve"> </w:t>
      </w:r>
      <w:r w:rsidR="0057386F">
        <w:t>Assuming that synaptic connections can be accurately identified, however, this model e</w:t>
      </w:r>
      <w:r w:rsidR="00297F45" w:rsidRPr="00297F45">
        <w:t>xtends static models of coupling between neurons</w:t>
      </w:r>
      <w:r w:rsidR="0057386F">
        <w:t xml:space="preserve"> to account for potential plasticity</w:t>
      </w:r>
      <w:r w:rsidR="00297F45">
        <w:t>. Applying this model to experimental recordings may lead to new insights into how synapses vary on both short- and long- timescales during ongoing behavior.</w:t>
      </w:r>
    </w:p>
    <w:p w14:paraId="2EE0BEFD" w14:textId="328F9B2E" w:rsidR="00DE59F3" w:rsidRDefault="00DE59F3" w:rsidP="004D6811">
      <w:pPr>
        <w:jc w:val="both"/>
        <w:rPr>
          <w:ins w:id="183" w:author="Stevenson, Ian" w:date="2021-01-05T13:21:00Z"/>
        </w:rPr>
      </w:pPr>
    </w:p>
    <w:p w14:paraId="4A41151E" w14:textId="525946C0" w:rsidR="00297F45" w:rsidDel="0057386F" w:rsidRDefault="00297F45" w:rsidP="004D6811">
      <w:pPr>
        <w:jc w:val="both"/>
        <w:rPr>
          <w:ins w:id="184" w:author="Stevenson, Ian" w:date="2021-01-05T13:21:00Z"/>
          <w:del w:id="185" w:author="Stevenson, Ian" w:date="2021-01-22T15:48:00Z"/>
        </w:rPr>
      </w:pPr>
    </w:p>
    <w:p w14:paraId="42C6E22E" w14:textId="70015E47" w:rsidR="00297F45" w:rsidDel="0057386F" w:rsidRDefault="00297F45" w:rsidP="004D6811">
      <w:pPr>
        <w:jc w:val="both"/>
        <w:rPr>
          <w:ins w:id="186" w:author="Stevenson, Ian" w:date="2021-01-05T11:00:00Z"/>
          <w:del w:id="187" w:author="Stevenson, Ian" w:date="2021-01-22T15:48:00Z"/>
        </w:rPr>
      </w:pPr>
      <w:ins w:id="188" w:author="Stevenson, Ian" w:date="2021-01-05T13:21:00Z">
        <w:del w:id="189" w:author="Stevenson, Ian" w:date="2021-01-22T15:48:00Z">
          <w:r w:rsidDel="0057386F">
            <w:delText>Extras…</w:delText>
          </w:r>
        </w:del>
      </w:ins>
    </w:p>
    <w:p w14:paraId="175C6037" w14:textId="7FAEC783" w:rsidR="00CF6E61" w:rsidDel="0057386F" w:rsidRDefault="00623F09" w:rsidP="004D6811">
      <w:pPr>
        <w:jc w:val="both"/>
        <w:rPr>
          <w:ins w:id="190" w:author="Stevenson, Ian" w:date="2021-01-05T10:56:00Z"/>
          <w:del w:id="191" w:author="Stevenson, Ian" w:date="2021-01-22T15:48:00Z"/>
        </w:rPr>
      </w:pPr>
      <w:del w:id="192" w:author="Stevenson, Ian" w:date="2021-01-22T15:48:00Z">
        <w:r w:rsidDel="0057386F">
          <w:delText>Some previous research for synaptic strength inference had tried to tackle this problem by including postsynaptic history effects</w:delText>
        </w:r>
        <w:r w:rsidR="00F67F93" w:rsidDel="0057386F">
          <w:delText xml:space="preserve"> </w:delText>
        </w:r>
        <w:r w:rsidDel="0057386F">
          <w:fldChar w:fldCharType="begin" w:fldLock="1"/>
        </w:r>
        <w:r w:rsidR="00790E60" w:rsidDel="0057386F">
          <w:delInstrText>ADDIN CSL_CITATION {"citationItems":[{"id":"ITEM-1","itemData":{"ISBN":"9781618395993","abstract":"Abstract Synaptic plasticity underlies learning and is thus central for development, memory, and recovery from injury. However, it is often difficult to detect changes in synaptic strength in vivo, since intracellular recordings are experimentally challenging. Here we present two ...\\n","author":[{"dropping-particle":"","family":"Stevenson","given":"Ian H.","non-dropping-particle":"","parse-names":false,"suffix":""},{"dropping-particle":"","family":"Kording","given":"K","non-dropping-particle":"","parse-names":false,"suffix":""},{"dropping-particle":"","family":"Koe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Q","non-dropping-particle":"","parse-names":false,"suffix":""}],"id":"ITEM-1","issued":{"date-parts":[["2011"]]},"page":"1-9","title":"Inferring spike-timing-dependent plasticity from spike train data","type":"paper-conference","volume":"24"},"uris":["http://www.mendeley.com/documents/?uuid=56b71632-0a23-4a6c-900a-9cc877266e97"]},{"id":"ITEM-2","itemData":{"DOI":"10.1371/journal.pcbi.1005738","abstract":"©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I.H.","non-dropping-particle":"","parse-names":false,"suffix":""}],"id":"ITEM-2","issue":"9","issued":{"date-parts":[["2017","9","5"]]},"page":"e1005738","publisher":"Public Library of Science","title":"Estimating short-term synaptic plasticity from pre- and postsynaptic spiking","type":"article-journal","volume":"13"},"uris":["http://www.mendeley.com/documents/?uuid=48408be8-7c70-4953-aa6c-2db9ebc319a6"]},{"id":"ITEM-3","itemData":{"DOI":"10.1523/JNEUROSCI.1482-19.2020","ISSN":"0270-6474","abstract":"Information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http://www.mendeley.com/documents/?uuid=1171e9a2-93f4-4c7e-98f3-10907fd99017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Effects","type":"article-journal","volume":"93"},"uris":["http://www.mendeley.com/documents/?uuid=f2247d80-dedd-4f27-8b3f-35e04677b0ce"]}],"mendeley":{"formattedCitation":"(Ghanbari et al., 2017, 2020; I. H. Stevenson et al., 2011; Truccolo et al., 2005)","plainTextFormattedCitation":"(Ghanbari et al., 2017, 2020; I. H. Stevenson et al., 2011; Truccolo et al., 2005)","previouslyFormattedCitation":"(Ghanbari et al., 2017, 2020; I. H. Stevenson et al., 2011; Truccolo et al., 2005)"},"properties":{"noteIndex":0},"schema":"https://github.com/citation-style-language/schema/raw/master/csl-citation.json"}</w:delInstrText>
        </w:r>
        <w:r w:rsidDel="0057386F">
          <w:fldChar w:fldCharType="separate"/>
        </w:r>
        <w:r w:rsidR="00790E60" w:rsidRPr="00790E60" w:rsidDel="0057386F">
          <w:rPr>
            <w:noProof/>
          </w:rPr>
          <w:delText>(Ghanbari et al., 2017, 2020; I. H. Stevenson et al., 2011; Truccolo et al., 2005)</w:delText>
        </w:r>
        <w:r w:rsidDel="0057386F">
          <w:fldChar w:fldCharType="end"/>
        </w:r>
        <w:r w:rsidDel="0057386F">
          <w:delText xml:space="preserve">. However, the postsynaptic history may not capture all effects that have impact on neural activity, and the history effects can also be biased by omitted variables. Therefore, we allow the postsynaptic baseline firing rates to be time-varying to compensate for slowly varying omitted variables. By conditioning on the adaptive baseline, the inference on synaptic strengths will </w:delText>
        </w:r>
        <w:r w:rsidR="00172B48" w:rsidDel="0057386F">
          <w:delText>less influenced by unexplained variation in the postsynaptic firing rate. However, the true postsynaptic rate is not necessarily identifiable</w:delText>
        </w:r>
        <w:r w:rsidR="00F67F93" w:rsidDel="0057386F">
          <w:delText xml:space="preserve"> </w:delText>
        </w:r>
        <w:r w:rsidR="003E3821" w:rsidDel="0057386F">
          <w:fldChar w:fldCharType="begin" w:fldLock="1"/>
        </w:r>
        <w:r w:rsidR="00134F28" w:rsidDel="0057386F">
          <w:del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delInstrText>
        </w:r>
        <w:r w:rsidR="003E3821" w:rsidDel="0057386F">
          <w:fldChar w:fldCharType="separate"/>
        </w:r>
        <w:r w:rsidR="003E3821" w:rsidRPr="003E3821" w:rsidDel="0057386F">
          <w:rPr>
            <w:noProof/>
          </w:rPr>
          <w:delText>(Amarasingham et al., 2015)</w:delText>
        </w:r>
        <w:r w:rsidR="003E3821" w:rsidDel="0057386F">
          <w:fldChar w:fldCharType="end"/>
        </w:r>
        <w:r w:rsidR="00172B48" w:rsidDel="0057386F">
          <w:delText xml:space="preserve">. </w:delText>
        </w:r>
      </w:del>
    </w:p>
    <w:p w14:paraId="023EE9CD" w14:textId="4A220689" w:rsidR="006E55BF" w:rsidDel="0057386F" w:rsidRDefault="00172B48" w:rsidP="004D6811">
      <w:pPr>
        <w:jc w:val="both"/>
        <w:rPr>
          <w:del w:id="193" w:author="Stevenson, Ian" w:date="2021-01-22T15:48:00Z"/>
        </w:rPr>
      </w:pPr>
      <w:del w:id="194" w:author="Stevenson, Ian" w:date="2021-01-22T15:48:00Z">
        <w:r w:rsidDel="0057386F">
          <w:delText>Synaptic weights estimated from in vivo recordings are still likely to be affected by unobserved variables, particularly if these variables induce firing rate changes on fast timescales or on multiple timescales.</w:delText>
        </w:r>
      </w:del>
    </w:p>
    <w:p w14:paraId="48DD11BC" w14:textId="619C9E5D" w:rsidR="0018525B" w:rsidDel="0057386F" w:rsidRDefault="0018525B">
      <w:pPr>
        <w:jc w:val="both"/>
        <w:rPr>
          <w:del w:id="195" w:author="Stevenson, Ian" w:date="2021-01-22T15:48:00Z"/>
        </w:rPr>
      </w:pPr>
      <w:commentRangeStart w:id="196"/>
      <w:del w:id="197" w:author="Stevenson, Ian" w:date="2021-01-22T15:48:00Z">
        <w:r w:rsidDel="0057386F">
          <w:delText>Adaptive filtering for place fields</w:delText>
        </w:r>
        <w:r w:rsidR="00F67F93" w:rsidDel="0057386F">
          <w:delText xml:space="preserve"> </w:delText>
        </w:r>
      </w:del>
      <w:ins w:id="198" w:author="Ganchao Wei" w:date="2020-12-20T15:17:00Z">
        <w:del w:id="199" w:author="Stevenson, Ian" w:date="2021-01-22T15:48:00Z">
          <w:r w:rsidR="003E3821" w:rsidDel="0057386F">
            <w:fldChar w:fldCharType="begin" w:fldLock="1"/>
          </w:r>
        </w:del>
      </w:ins>
      <w:del w:id="200" w:author="Stevenson, Ian" w:date="2021-01-22T15:48:00Z">
        <w:r w:rsidR="00134F28" w:rsidDel="0057386F">
          <w:del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delInstrText>
        </w:r>
        <w:r w:rsidR="003E3821" w:rsidDel="0057386F">
          <w:fldChar w:fldCharType="separate"/>
        </w:r>
        <w:r w:rsidR="003E3821" w:rsidRPr="003E3821" w:rsidDel="0057386F">
          <w:rPr>
            <w:noProof/>
          </w:rPr>
          <w:delText>(Brown et al., 2001)</w:delText>
        </w:r>
      </w:del>
      <w:ins w:id="201" w:author="Ganchao Wei" w:date="2020-12-20T15:17:00Z">
        <w:del w:id="202" w:author="Stevenson, Ian" w:date="2021-01-22T15:48:00Z">
          <w:r w:rsidR="003E3821" w:rsidDel="0057386F">
            <w:fldChar w:fldCharType="end"/>
          </w:r>
        </w:del>
      </w:ins>
      <w:ins w:id="203" w:author="Ganchao Wei" w:date="2020-12-20T14:31:00Z">
        <w:del w:id="204" w:author="Stevenson, Ian" w:date="2021-01-22T15:48:00Z">
          <w:r w:rsidR="007D452E" w:rsidDel="0057386F">
            <w:delText xml:space="preserve"> is widely used</w:delText>
          </w:r>
        </w:del>
      </w:ins>
      <w:commentRangeEnd w:id="196"/>
      <w:ins w:id="205" w:author="Ganchao Wei" w:date="2020-12-20T14:38:00Z">
        <w:del w:id="206" w:author="Stevenson, Ian" w:date="2021-01-22T15:48:00Z">
          <w:r w:rsidR="007D452E" w:rsidDel="0057386F">
            <w:rPr>
              <w:rStyle w:val="CommentReference"/>
            </w:rPr>
            <w:commentReference w:id="196"/>
          </w:r>
        </w:del>
      </w:ins>
      <w:ins w:id="207" w:author="Ganchao Wei" w:date="2020-12-20T14:31:00Z">
        <w:del w:id="208" w:author="Stevenson, Ian" w:date="2021-01-22T15:48:00Z">
          <w:r w:rsidR="007D452E" w:rsidDel="0057386F">
            <w:delText>, although there are some limitations.</w:delText>
          </w:r>
        </w:del>
      </w:ins>
      <w:ins w:id="209" w:author="Ganchao Wei" w:date="2020-12-20T14:35:00Z">
        <w:del w:id="210" w:author="Stevenson, Ian" w:date="2021-01-22T15:48:00Z">
          <w:r w:rsidR="007D452E" w:rsidDel="0057386F">
            <w:delText xml:space="preserve"> </w:delText>
          </w:r>
        </w:del>
      </w:ins>
      <w:ins w:id="211" w:author="Ganchao Wei" w:date="2020-12-21T08:49:00Z">
        <w:del w:id="212" w:author="Stevenson, Ian" w:date="2021-01-22T15:48:00Z">
          <w:r w:rsidR="001D23B0" w:rsidDel="0057386F">
            <w:delText>A</w:delText>
          </w:r>
        </w:del>
      </w:ins>
      <w:ins w:id="213" w:author="Ganchao Wei" w:date="2020-12-20T14:35:00Z">
        <w:del w:id="214" w:author="Stevenson, Ian" w:date="2021-01-22T15:48:00Z">
          <w:r w:rsidR="007D452E" w:rsidDel="0057386F">
            <w:delText>lthough the method is locally</w:delText>
          </w:r>
        </w:del>
      </w:ins>
      <w:ins w:id="215" w:author="Ganchao Wei" w:date="2020-12-20T14:36:00Z">
        <w:del w:id="216" w:author="Stevenson, Ian" w:date="2021-01-22T15:48:00Z">
          <w:r w:rsidR="007D452E" w:rsidDel="0057386F">
            <w:delText xml:space="preserve"> stable, the </w:delText>
          </w:r>
          <w:commentRangeStart w:id="217"/>
          <w:r w:rsidR="007D452E" w:rsidDel="0057386F">
            <w:delText>global stability should also be investigated</w:delText>
          </w:r>
        </w:del>
      </w:ins>
      <w:commentRangeEnd w:id="217"/>
      <w:ins w:id="218" w:author="Ganchao Wei" w:date="2020-12-20T14:38:00Z">
        <w:del w:id="219" w:author="Stevenson, Ian" w:date="2021-01-22T15:48:00Z">
          <w:r w:rsidR="00FC3D1F" w:rsidDel="0057386F">
            <w:rPr>
              <w:rStyle w:val="CommentReference"/>
            </w:rPr>
            <w:commentReference w:id="217"/>
          </w:r>
        </w:del>
      </w:ins>
      <w:ins w:id="220" w:author="Ganchao Wei" w:date="2020-12-20T14:36:00Z">
        <w:del w:id="221" w:author="Stevenson, Ian" w:date="2021-01-22T15:48:00Z">
          <w:r w:rsidR="007D452E" w:rsidDel="0057386F">
            <w:delText>. Moreover</w:delText>
          </w:r>
        </w:del>
      </w:ins>
      <w:ins w:id="222" w:author="Ganchao Wei" w:date="2020-12-20T14:31:00Z">
        <w:del w:id="223" w:author="Stevenson, Ian" w:date="2021-01-22T15:48:00Z">
          <w:r w:rsidR="007D452E" w:rsidDel="0057386F">
            <w:delText xml:space="preserve">, </w:delText>
          </w:r>
        </w:del>
      </w:ins>
      <w:ins w:id="224" w:author="Ganchao Wei" w:date="2020-12-21T08:46:00Z">
        <w:del w:id="225" w:author="Stevenson, Ian" w:date="2021-01-22T15:48:00Z">
          <w:r w:rsidR="001D23B0" w:rsidDel="0057386F">
            <w:delText>some spiking activities are more or less variable than Poisson process, and th</w:delText>
          </w:r>
        </w:del>
      </w:ins>
      <w:ins w:id="226" w:author="Ganchao Wei" w:date="2020-12-21T08:47:00Z">
        <w:del w:id="227" w:author="Stevenson, Ian" w:date="2021-01-22T15:48:00Z">
          <w:r w:rsidR="001D23B0" w:rsidDel="0057386F">
            <w:delText>is suggests the necessity for non-Poisson extension</w:delText>
          </w:r>
        </w:del>
      </w:ins>
      <w:ins w:id="228" w:author="Ganchao Wei" w:date="2020-12-21T08:48:00Z">
        <w:del w:id="229" w:author="Stevenson, Ian" w:date="2021-01-22T15:48:00Z">
          <w:r w:rsidR="001D23B0" w:rsidDel="0057386F">
            <w:delText xml:space="preserve">. </w:delText>
          </w:r>
        </w:del>
      </w:ins>
      <w:ins w:id="230" w:author="Ganchao Wei" w:date="2020-12-21T08:49:00Z">
        <w:del w:id="231" w:author="Stevenson, Ian" w:date="2021-01-22T15:48:00Z">
          <w:r w:rsidR="001D23B0" w:rsidDel="0057386F">
            <w:delText xml:space="preserve">For example, </w:delText>
          </w:r>
          <w:r w:rsidR="00FD23EA" w:rsidDel="0057386F">
            <w:delText>we can extend the method based on the Conway-Maxwell-Poisson (COM-</w:delText>
          </w:r>
        </w:del>
      </w:ins>
      <w:ins w:id="232" w:author="Ganchao Wei" w:date="2020-12-21T08:50:00Z">
        <w:del w:id="233" w:author="Stevenson, Ian" w:date="2021-01-22T15:48:00Z">
          <w:r w:rsidR="00FD23EA" w:rsidDel="0057386F">
            <w:delText>Poisson</w:delText>
          </w:r>
        </w:del>
      </w:ins>
      <w:ins w:id="234" w:author="Ganchao Wei" w:date="2020-12-21T08:49:00Z">
        <w:del w:id="235" w:author="Stevenson, Ian" w:date="2021-01-22T15:48:00Z">
          <w:r w:rsidR="00FD23EA" w:rsidDel="0057386F">
            <w:delText>)</w:delText>
          </w:r>
        </w:del>
      </w:ins>
      <w:ins w:id="236" w:author="Ian Stevenson" w:date="2020-12-29T13:24:00Z">
        <w:del w:id="237" w:author="Stevenson, Ian" w:date="2021-01-22T15:48:00Z">
          <w:r w:rsidR="00F67F93" w:rsidDel="0057386F">
            <w:delText xml:space="preserve"> </w:delText>
          </w:r>
        </w:del>
      </w:ins>
      <w:ins w:id="238" w:author="Ganchao Wei" w:date="2020-12-21T08:50:00Z">
        <w:del w:id="239" w:author="Stevenson, Ian" w:date="2021-01-22T15:48:00Z">
          <w:r w:rsidR="00FD23EA" w:rsidDel="0057386F">
            <w:fldChar w:fldCharType="begin" w:fldLock="1"/>
          </w:r>
        </w:del>
      </w:ins>
      <w:del w:id="240" w:author="Stevenson, Ian" w:date="2021-01-22T15:48:00Z">
        <w:r w:rsidR="00FD23EA" w:rsidDel="0057386F">
          <w:del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2016)"},"properties":{"noteIndex":0},"schema":"https://github.com/citation-style-language/schema/raw/master/csl-citation.json"}</w:delInstrText>
        </w:r>
        <w:r w:rsidR="00FD23EA" w:rsidDel="0057386F">
          <w:fldChar w:fldCharType="separate"/>
        </w:r>
        <w:r w:rsidR="00FD23EA" w:rsidRPr="00FD23EA" w:rsidDel="0057386F">
          <w:rPr>
            <w:noProof/>
          </w:rPr>
          <w:delText>(Stevenson, 2016)</w:delText>
        </w:r>
      </w:del>
      <w:ins w:id="241" w:author="Ganchao Wei" w:date="2020-12-21T08:50:00Z">
        <w:del w:id="242" w:author="Stevenson, Ian" w:date="2021-01-22T15:48:00Z">
          <w:r w:rsidR="00FD23EA" w:rsidDel="0057386F">
            <w:fldChar w:fldCharType="end"/>
          </w:r>
          <w:r w:rsidR="00FD23EA" w:rsidDel="0057386F">
            <w:delText xml:space="preserve"> likelihood to handle both over- and under-dispersion in spike counts</w:delText>
          </w:r>
        </w:del>
      </w:ins>
      <w:ins w:id="243" w:author="Ganchao Wei" w:date="2020-12-20T14:34:00Z">
        <w:del w:id="244" w:author="Stevenson, Ian" w:date="2021-01-22T15:48:00Z">
          <w:r w:rsidR="007D452E" w:rsidDel="0057386F">
            <w:delText>.</w:delText>
          </w:r>
        </w:del>
      </w:ins>
      <w:del w:id="245" w:author="Stevenson, Ian" w:date="2021-01-22T15:48:00Z">
        <w:r w:rsidDel="0057386F">
          <w:delText xml:space="preserve"> </w:delText>
        </w:r>
      </w:del>
    </w:p>
    <w:p w14:paraId="5D8081FE" w14:textId="185050E4" w:rsidR="00141343" w:rsidDel="0057386F" w:rsidRDefault="00141343">
      <w:pPr>
        <w:jc w:val="both"/>
        <w:rPr>
          <w:del w:id="246" w:author="Stevenson, Ian" w:date="2021-01-22T15:48:00Z"/>
        </w:rPr>
      </w:pPr>
      <w:del w:id="247" w:author="Stevenson, Ian" w:date="2021-01-22T15:48:00Z">
        <w:r w:rsidDel="0057386F">
          <w:delText>[Limitations of the model]</w:delText>
        </w:r>
      </w:del>
    </w:p>
    <w:p w14:paraId="0C5C9C25" w14:textId="03633852" w:rsidR="00141343" w:rsidDel="0057386F" w:rsidRDefault="00141343">
      <w:pPr>
        <w:jc w:val="both"/>
        <w:rPr>
          <w:del w:id="248" w:author="Stevenson, Ian" w:date="2021-01-22T15:48:00Z"/>
        </w:rPr>
      </w:pPr>
      <w:del w:id="249" w:author="Stevenson, Ian" w:date="2021-01-22T15:48:00Z">
        <w:r w:rsidDel="0057386F">
          <w:delText>[Possible extensions of the model]</w:delText>
        </w:r>
      </w:del>
    </w:p>
    <w:p w14:paraId="5A5F585D" w14:textId="56A04F65" w:rsidR="00141343" w:rsidDel="0057386F" w:rsidRDefault="00141343">
      <w:pPr>
        <w:jc w:val="both"/>
        <w:rPr>
          <w:del w:id="250" w:author="Stevenson, Ian" w:date="2021-01-22T15:48:00Z"/>
        </w:rPr>
      </w:pPr>
      <w:del w:id="251" w:author="Stevenson, Ian" w:date="2021-01-22T15:48:00Z">
        <w:r w:rsidDel="0057386F">
          <w:delText>[Prospects for real data…]</w:delText>
        </w:r>
      </w:del>
    </w:p>
    <w:p w14:paraId="1C3C06C8" w14:textId="0734F08F" w:rsidR="0078782B" w:rsidDel="0057386F" w:rsidRDefault="0078782B" w:rsidP="0078782B">
      <w:pPr>
        <w:jc w:val="both"/>
        <w:rPr>
          <w:del w:id="252" w:author="Stevenson, Ian" w:date="2021-01-22T15:48:00Z"/>
        </w:rPr>
      </w:pPr>
      <w:del w:id="253" w:author="Stevenson, Ian" w:date="2021-01-22T15:48:00Z">
        <w:r w:rsidDel="0057386F">
          <w:delText>This model 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 Correlation</w:delText>
        </w:r>
      </w:del>
      <w:ins w:id="254" w:author="Ganchao Wei" w:date="2020-12-20T14:21:00Z">
        <w:del w:id="255" w:author="Stevenson, Ian" w:date="2021-01-22T15:48:00Z">
          <w:r w:rsidR="00B42627" w:rsidDel="0057386F">
            <w:delText>…</w:delText>
          </w:r>
        </w:del>
      </w:ins>
    </w:p>
    <w:p w14:paraId="6850D25B" w14:textId="733ACAC0" w:rsidR="00C660DA" w:rsidDel="0057386F" w:rsidRDefault="009D4B2C" w:rsidP="00C660DA">
      <w:pPr>
        <w:jc w:val="both"/>
        <w:rPr>
          <w:del w:id="256" w:author="Stevenson, Ian" w:date="2021-01-22T15:48:00Z"/>
        </w:rPr>
      </w:pPr>
      <w:del w:id="257" w:author="Stevenson, Ian" w:date="2021-01-22T15:48:00Z">
        <w:r w:rsidDel="0057386F">
          <w:delText>The neurons are</w:delText>
        </w:r>
        <w:r w:rsidR="002A5C5B" w:rsidDel="0057386F">
          <w:delText xml:space="preserve"> usually</w:delText>
        </w:r>
        <w:r w:rsidDel="0057386F">
          <w:delText xml:space="preserve"> connected in a network in vivo, and </w:delText>
        </w:r>
        <w:r w:rsidR="002A5C5B" w:rsidDel="0057386F">
          <w:delText xml:space="preserve">each single neuron may receive multiple inputs from an ensemble of neurons. Some previous methods can be used to analyze the functional connectivity in this situation. Our model can also extend to multiple input cases easily. Assume there are </w:delText>
        </w:r>
        <w:moveFromRangeStart w:id="258" w:author="Ganchao Wei" w:date="2020-12-20T14:23:00Z" w:name="move59366621"/>
        <m:oMath>
          <m:r>
            <w:rPr>
              <w:rFonts w:ascii="Cambria Math" w:hAnsi="Cambria Math"/>
            </w:rPr>
            <m:t>C</m:t>
          </m:r>
        </m:oMath>
      </w:del>
      <w:moveFrom w:id="259" w:author="Ganchao Wei" w:date="2020-12-20T14:23:00Z">
        <w:del w:id="260" w:author="Stevenson, Ian" w:date="2021-01-22T15:48:00Z">
          <w:r w:rsidR="002A5C5B" w:rsidDel="0057386F">
            <w:delText xml:space="preserve"> presynaptic neurons, denote the synaptic plasticity and synaptic connection between the </w:delTex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rsidDel="0057386F">
            <w:delText xml:space="preserve"> pre- and post-synaptic neurons at </w:delTex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rsidDel="0057386F">
            <w:delText xml:space="preserve"> as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rsidDel="0057386F">
            <w:delText xml:space="preserve"> and </w:delTex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rsidDel="0057386F">
            <w:delText xml:space="preserve">. The synaptic plasticity can be further divided as LTP and STP, i.e.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rsidDel="0057386F">
            <w:delText xml:space="preserve">. Therefore, </w:delText>
          </w:r>
          <w:r w:rsidR="00337F19" w:rsidDel="0057386F">
            <w:delText>we can write the conditional intensity as</w:delText>
          </w:r>
          <w:r w:rsidR="002A5C5B" w:rsidDel="0057386F">
            <w:delText xml:space="preserve"> </w:delTex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rsidDel="0057386F">
            <w:delText xml:space="preserve">. By setting </w:delTex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rsidR="00337F19" w:rsidDel="0057386F">
            <w:delText xml:space="preserve"> and </w:delTex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r>
                  <w:rPr>
                    <w:rFonts w:ascii="Cambria Math" w:hAnsi="Cambria Math"/>
                  </w:rPr>
                  <m:t>]</m:t>
                </m:r>
              </m:e>
              <m:sup>
                <m:r>
                  <w:rPr>
                    <w:rFonts w:ascii="Cambria Math" w:hAnsi="Cambria Math"/>
                  </w:rPr>
                  <m:t>T</m:t>
                </m:r>
              </m:sup>
            </m:sSup>
          </m:oMath>
          <w:r w:rsidR="00C660DA" w:rsidDel="0057386F">
            <w:delText xml:space="preserve"> in adaptive smoothing and expanding parameter dimension for STP estimation, the model can be fitted by the same techniques.</w:delText>
          </w:r>
        </w:del>
      </w:moveFrom>
      <w:bookmarkStart w:id="261" w:name="_Hlk54891174"/>
      <w:moveFromRangeEnd w:id="258"/>
    </w:p>
    <w:p w14:paraId="04DCFE59" w14:textId="6A891946" w:rsidR="007F6486" w:rsidDel="0057386F" w:rsidRDefault="007F6486" w:rsidP="00C660DA">
      <w:pPr>
        <w:jc w:val="both"/>
        <w:rPr>
          <w:del w:id="262" w:author="Stevenson, Ian" w:date="2021-01-22T15:48:00Z"/>
        </w:rPr>
      </w:pPr>
      <w:del w:id="263" w:author="Stevenson, Ian" w:date="2021-01-22T15:48:00Z">
        <w:r w:rsidDel="0057386F">
          <w:delText>Modeling a network of connected neurons… could also benefit from modeling a state-space</w:delText>
        </w:r>
      </w:del>
      <w:ins w:id="264" w:author="Ian Stevenson" w:date="2020-12-29T13:24:00Z">
        <w:del w:id="265" w:author="Stevenson, Ian" w:date="2021-01-22T15:48:00Z">
          <w:r w:rsidR="00F67F93" w:rsidDel="0057386F">
            <w:delText xml:space="preserve"> </w:delText>
          </w:r>
        </w:del>
      </w:ins>
      <w:ins w:id="266" w:author="Ganchao Wei" w:date="2020-12-20T15:19:00Z">
        <w:del w:id="267" w:author="Stevenson, Ian" w:date="2021-01-22T15:48:00Z">
          <w:r w:rsidR="003E3821" w:rsidDel="0057386F">
            <w:fldChar w:fldCharType="begin" w:fldLock="1"/>
          </w:r>
        </w:del>
      </w:ins>
      <w:del w:id="268" w:author="Stevenson, Ian" w:date="2021-01-22T15:48:00Z">
        <w:r w:rsidR="00134F28" w:rsidDel="0057386F">
          <w:del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delInstrText>
        </w:r>
        <w:r w:rsidR="003E3821" w:rsidDel="0057386F">
          <w:fldChar w:fldCharType="separate"/>
        </w:r>
        <w:r w:rsidR="003E3821" w:rsidRPr="003E3821" w:rsidDel="0057386F">
          <w:rPr>
            <w:noProof/>
          </w:rPr>
          <w:delText>(Paninski et al., 2010; Smith &amp; Brown, 2003)</w:delText>
        </w:r>
      </w:del>
      <w:ins w:id="269" w:author="Ganchao Wei" w:date="2020-12-20T15:19:00Z">
        <w:del w:id="270" w:author="Stevenson, Ian" w:date="2021-01-22T15:48:00Z">
          <w:r w:rsidR="003E3821" w:rsidDel="0057386F">
            <w:fldChar w:fldCharType="end"/>
          </w:r>
        </w:del>
      </w:ins>
      <w:del w:id="271" w:author="Stevenson, Ian" w:date="2021-01-22T15:48:00Z">
        <w:r w:rsidDel="0057386F">
          <w:delText>.</w:delText>
        </w:r>
      </w:del>
      <w:ins w:id="272" w:author="Ganchao Wei" w:date="2020-12-20T14:22:00Z">
        <w:del w:id="273" w:author="Stevenson, Ian" w:date="2021-01-22T15:48:00Z">
          <w:r w:rsidR="00B42627" w:rsidDel="0057386F">
            <w:delText xml:space="preserve"> Specifically, </w:delText>
          </w:r>
        </w:del>
      </w:ins>
      <w:ins w:id="274" w:author="Ganchao Wei" w:date="2020-12-20T14:23:00Z">
        <w:del w:id="275" w:author="Stevenson, Ian" w:date="2021-01-22T15:48:00Z">
          <w:r w:rsidR="00B42627" w:rsidDel="0057386F">
            <w:delText>assume</w:delText>
          </w:r>
        </w:del>
      </w:ins>
      <w:ins w:id="276" w:author="Ganchao Wei" w:date="2020-12-20T14:24:00Z">
        <w:del w:id="277" w:author="Stevenson, Ian" w:date="2021-01-22T15:48:00Z">
          <w:r w:rsidR="00B42627" w:rsidDel="0057386F">
            <w:delText xml:space="preserve"> there are</w:delText>
          </w:r>
        </w:del>
      </w:ins>
      <w:ins w:id="278" w:author="Ganchao Wei" w:date="2020-12-20T14:23:00Z">
        <w:del w:id="279" w:author="Stevenson, Ian" w:date="2021-01-22T15:48:00Z">
          <w:r w:rsidR="00B42627" w:rsidDel="0057386F">
            <w:delText xml:space="preserve"> </w:delText>
          </w:r>
        </w:del>
      </w:ins>
      <w:moveToRangeStart w:id="280" w:author="Ganchao Wei" w:date="2020-12-20T14:23:00Z" w:name="move59366621"/>
      <m:oMath>
        <m:r>
          <w:del w:id="281" w:author="Stevenson, Ian" w:date="2021-01-22T15:48:00Z">
            <w:rPr>
              <w:rFonts w:ascii="Cambria Math" w:hAnsi="Cambria Math"/>
            </w:rPr>
            <m:t>C</m:t>
          </w:del>
        </m:r>
      </m:oMath>
      <w:moveTo w:id="282" w:author="Ganchao Wei" w:date="2020-12-20T14:23:00Z">
        <w:del w:id="283" w:author="Stevenson, Ian" w:date="2021-01-22T15:48:00Z">
          <w:r w:rsidR="00B42627" w:rsidDel="0057386F">
            <w:delText xml:space="preserve"> presynaptic neurons, denote the synaptic plasticity and synaptic connection between the </w:delTex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B42627" w:rsidDel="0057386F">
            <w:delText xml:space="preserve"> pre- and post-synaptic neurons at </w:delTex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42627" w:rsidDel="0057386F">
            <w:delText xml:space="preserve"> as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B42627" w:rsidDel="0057386F">
            <w:delText xml:space="preserve"> and </w:delTex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B42627" w:rsidDel="0057386F">
            <w:delText xml:space="preserve">. The synaptic plasticity can be further divided as LTP and STP, i.e.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B42627" w:rsidDel="0057386F">
            <w:delText xml:space="preserve">. Therefore, we can write the conditional intensity as </w:delTex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B42627" w:rsidDel="0057386F">
            <w:delText xml:space="preserve">. By setting </w:delTex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rsidR="00B42627" w:rsidDel="0057386F">
            <w:delText xml:space="preserve"> and </w:delTex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r>
                  <w:rPr>
                    <w:rFonts w:ascii="Cambria Math" w:hAnsi="Cambria Math"/>
                  </w:rPr>
                  <m:t>]</m:t>
                </m:r>
              </m:e>
              <m:sup>
                <m:r>
                  <w:rPr>
                    <w:rFonts w:ascii="Cambria Math" w:hAnsi="Cambria Math"/>
                  </w:rPr>
                  <m:t>T</m:t>
                </m:r>
              </m:sup>
            </m:sSup>
          </m:oMath>
          <w:r w:rsidR="00B42627" w:rsidDel="0057386F">
            <w:delText xml:space="preserve"> in adaptive smoothing and expanding parameter dimension for STP estimation, the model can be fitted by the same techniques.</w:delText>
          </w:r>
        </w:del>
      </w:moveTo>
      <w:moveToRangeEnd w:id="280"/>
      <w:del w:id="284" w:author="Stevenson, Ian" w:date="2021-01-22T15:48:00Z">
        <w:r w:rsidDel="0057386F">
          <w:delText xml:space="preserve"> </w:delText>
        </w:r>
        <w:r w:rsidR="0078474F" w:rsidDel="0057386F">
          <w:delText xml:space="preserve">Combining information from a population of spiking neurons </w:delText>
        </w:r>
        <w:r w:rsidDel="0057386F">
          <w:delText>could potentially allow for excitability</w:delText>
        </w:r>
        <w:r w:rsidR="0078474F" w:rsidDel="0057386F">
          <w:delText xml:space="preserve"> fluctuations to be estimated</w:delText>
        </w:r>
        <w:r w:rsidDel="0057386F">
          <w:delText xml:space="preserve"> at timescale</w:delText>
        </w:r>
        <w:r w:rsidR="0078474F" w:rsidDel="0057386F">
          <w:delText>s faster than what can be estimated from a single neuron alone</w:delText>
        </w:r>
        <w:r w:rsidDel="0057386F">
          <w:delText>.</w:delText>
        </w:r>
      </w:del>
    </w:p>
    <w:p w14:paraId="65180E93" w14:textId="17748108" w:rsidR="00C660DA" w:rsidDel="0057386F" w:rsidRDefault="00C660DA" w:rsidP="00C660DA">
      <w:pPr>
        <w:jc w:val="both"/>
        <w:rPr>
          <w:del w:id="285" w:author="Stevenson, Ian" w:date="2021-01-22T15:48:00Z"/>
        </w:rPr>
      </w:pPr>
      <w:del w:id="286" w:author="Stevenson, Ian" w:date="2021-01-22T15:48:00Z">
        <w:r w:rsidDel="0057386F">
          <w:delText>Several alternative statistical and biophysical models were used to describe LTP (e.g. STDP and Ca-based LTP/LTD</w:delText>
        </w:r>
      </w:del>
      <w:ins w:id="287" w:author="Ian Stevenson" w:date="2020-12-29T13:24:00Z">
        <w:del w:id="288" w:author="Stevenson, Ian" w:date="2021-01-22T15:48:00Z">
          <w:r w:rsidR="00F67F93" w:rsidDel="0057386F">
            <w:delText xml:space="preserve"> </w:delText>
          </w:r>
        </w:del>
      </w:ins>
      <w:del w:id="289" w:author="Stevenson, Ian" w:date="2021-01-22T15:48:00Z">
        <w:r w:rsidDel="0057386F">
          <w:fldChar w:fldCharType="begin" w:fldLock="1"/>
        </w:r>
        <w:r w:rsidR="00134F28" w:rsidDel="0057386F">
          <w:del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delInstrText>
        </w:r>
        <w:r w:rsidDel="0057386F">
          <w:fldChar w:fldCharType="separate"/>
        </w:r>
        <w:r w:rsidR="003E3821" w:rsidRPr="003E3821" w:rsidDel="0057386F">
          <w:rPr>
            <w:noProof/>
          </w:rPr>
          <w:delText>(Graupner &amp; Brunel, 2012)</w:delText>
        </w:r>
        <w:r w:rsidDel="0057386F">
          <w:fldChar w:fldCharType="end"/>
        </w:r>
        <w:r w:rsidDel="0057386F">
          <w:delText>) and STP (e.g. TM</w:delText>
        </w:r>
      </w:del>
      <w:ins w:id="290" w:author="Ian Stevenson" w:date="2020-12-29T13:24:00Z">
        <w:del w:id="291" w:author="Stevenson, Ian" w:date="2021-01-22T15:48:00Z">
          <w:r w:rsidR="00F67F93" w:rsidDel="0057386F">
            <w:delText xml:space="preserve"> </w:delText>
          </w:r>
        </w:del>
      </w:ins>
      <w:del w:id="292" w:author="Stevenson, Ian" w:date="2021-01-22T15:48:00Z">
        <w:r w:rsidDel="0057386F">
          <w:fldChar w:fldCharType="begin" w:fldLock="1"/>
        </w:r>
        <w:r w:rsidR="00134F28" w:rsidDel="0057386F">
          <w:del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delInstrText>
        </w:r>
        <w:r w:rsidDel="0057386F">
          <w:fldChar w:fldCharType="separate"/>
        </w:r>
        <w:r w:rsidR="003E3821" w:rsidRPr="003E3821" w:rsidDel="0057386F">
          <w:rPr>
            <w:noProof/>
          </w:rPr>
          <w:delText>(Costa et al., 2013)</w:delText>
        </w:r>
        <w:r w:rsidDel="0057386F">
          <w:fldChar w:fldCharType="end"/>
        </w:r>
        <w:r w:rsidDel="0057386F">
          <w:delText xml:space="preserve">). </w:delText>
        </w:r>
        <w:r w:rsidR="0077269D" w:rsidDel="0057386F">
          <w:delText>However, the examples here highlight the need for inferring short- and long-timescale effects simultaneously. Ignoring the long-term effects of short-term plasticity or ignoring fluctuations baseline firing can lead to spurious estimates of the synaptic strength.</w:delText>
        </w:r>
        <w:r w:rsidDel="0057386F">
          <w:delText xml:space="preserve"> Also, recent studies</w:delText>
        </w:r>
      </w:del>
      <w:ins w:id="293" w:author="Ian Stevenson" w:date="2020-12-29T13:24:00Z">
        <w:del w:id="294" w:author="Stevenson, Ian" w:date="2021-01-22T15:48:00Z">
          <w:r w:rsidR="00F67F93" w:rsidDel="0057386F">
            <w:delText xml:space="preserve"> </w:delText>
          </w:r>
        </w:del>
      </w:ins>
      <w:ins w:id="295" w:author="Ganchao Wei" w:date="2020-12-20T13:57:00Z">
        <w:del w:id="296" w:author="Stevenson, Ian" w:date="2021-01-22T15:48:00Z">
          <w:r w:rsidR="001F4C94" w:rsidDel="0057386F">
            <w:fldChar w:fldCharType="begin" w:fldLock="1"/>
          </w:r>
        </w:del>
      </w:ins>
      <w:del w:id="297" w:author="Stevenson, Ian" w:date="2021-01-22T15:48:00Z">
        <w:r w:rsidR="00134F28" w:rsidDel="0057386F">
          <w:del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delInstrText>
        </w:r>
        <w:r w:rsidR="001F4C94" w:rsidDel="0057386F">
          <w:fldChar w:fldCharType="separate"/>
        </w:r>
        <w:r w:rsidR="003E3821" w:rsidRPr="003E3821" w:rsidDel="0057386F">
          <w:rPr>
            <w:noProof/>
          </w:rPr>
          <w:delText>(Deperrois &amp; Graupner, 2020)</w:delText>
        </w:r>
      </w:del>
      <w:ins w:id="298" w:author="Ganchao Wei" w:date="2020-12-20T13:57:00Z">
        <w:del w:id="299" w:author="Stevenson, Ian" w:date="2021-01-22T15:48:00Z">
          <w:r w:rsidR="001F4C94" w:rsidDel="0057386F">
            <w:fldChar w:fldCharType="end"/>
          </w:r>
        </w:del>
      </w:ins>
      <w:del w:id="300" w:author="Stevenson, Ian" w:date="2021-01-22T15:48:00Z">
        <w:r w:rsidDel="0057386F">
          <w:delText xml:space="preserve"> show that </w:delText>
        </w:r>
      </w:del>
      <w:ins w:id="301" w:author="Ganchao Wei" w:date="2020-12-20T13:54:00Z">
        <w:del w:id="302" w:author="Stevenson, Ian" w:date="2021-01-22T15:48:00Z">
          <w:r w:rsidR="001F4C94" w:rsidDel="0057386F">
            <w:delText>short-term</w:delText>
          </w:r>
        </w:del>
      </w:ins>
      <w:del w:id="303" w:author="Stevenson, Ian" w:date="2021-01-22T15:48:00Z">
        <w:r w:rsidR="000D3232" w:rsidDel="0057386F">
          <w:delText>STP</w:delText>
        </w:r>
        <w:r w:rsidRPr="00C660DA" w:rsidDel="0057386F">
          <w:delText xml:space="preserve"> and </w:delText>
        </w:r>
      </w:del>
      <w:ins w:id="304" w:author="Ganchao Wei" w:date="2020-12-20T13:54:00Z">
        <w:del w:id="305" w:author="Stevenson, Ian" w:date="2021-01-22T15:48:00Z">
          <w:r w:rsidR="001F4C94" w:rsidDel="0057386F">
            <w:delText>long-term synaptic weight</w:delText>
          </w:r>
        </w:del>
      </w:ins>
      <w:del w:id="306" w:author="Stevenson, Ian" w:date="2021-01-22T15:48:00Z">
        <w:r w:rsidR="000D3232" w:rsidDel="0057386F">
          <w:delText>LTP can</w:delText>
        </w:r>
        <w:r w:rsidRPr="00C660DA" w:rsidDel="0057386F">
          <w:delText xml:space="preserve"> together tune sensitive range of synaptic plasticity</w:delText>
        </w:r>
        <w:r w:rsidR="000D3232" w:rsidDel="0057386F">
          <w:delText xml:space="preserve">, and this suggest the necessity for considering effects in different timescale at the same time.  </w:delText>
        </w:r>
      </w:del>
    </w:p>
    <w:p w14:paraId="4D2A6ECD" w14:textId="3CB63C2C" w:rsidR="00C575EE" w:rsidRPr="006E55BF" w:rsidDel="0057386F" w:rsidRDefault="000D3232" w:rsidP="000C7168">
      <w:pPr>
        <w:jc w:val="both"/>
        <w:rPr>
          <w:del w:id="307" w:author="Stevenson, Ian" w:date="2021-01-22T15:48:00Z"/>
        </w:rPr>
      </w:pPr>
      <w:del w:id="308" w:author="Stevenson, Ian" w:date="2021-01-22T15:48:00Z">
        <w:r w:rsidDel="0057386F">
          <w:delTex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delText>
        </w:r>
      </w:del>
      <w:ins w:id="309" w:author="Ian Stevenson" w:date="2020-12-29T13:24:00Z">
        <w:del w:id="310" w:author="Stevenson, Ian" w:date="2021-01-22T15:48:00Z">
          <w:r w:rsidR="00F67F93" w:rsidDel="0057386F">
            <w:delText xml:space="preserve"> </w:delText>
          </w:r>
        </w:del>
      </w:ins>
      <w:del w:id="311" w:author="Stevenson, Ian" w:date="2021-01-22T15:48:00Z">
        <w:r w:rsidDel="0057386F">
          <w:fldChar w:fldCharType="begin" w:fldLock="1"/>
        </w:r>
        <w:r w:rsidR="00790E60" w:rsidDel="0057386F">
          <w:del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location","type":"article-journal","volume":"109"},"uris":["http://www.mendeley.com/documents/?uuid=16f1d5fe-e073-489c-9881-7b5e8a501883"]}],"mendeley":{"formattedCitation":"(Graupner &amp; Brunel, 2012)","plainTextFormattedCitation":"(Graupner &amp; Brunel, 2012)","previouslyFormattedCitation":"(Graupner &amp; Brunel, 2012)"},"properties":{"noteIndex":0},"schema":"https://github.com/citation-style-language/schema/raw/master/csl-citation.json"}</w:delInstrText>
        </w:r>
        <w:r w:rsidDel="0057386F">
          <w:fldChar w:fldCharType="separate"/>
        </w:r>
        <w:r w:rsidR="003E3821" w:rsidRPr="003E3821" w:rsidDel="0057386F">
          <w:rPr>
            <w:noProof/>
          </w:rPr>
          <w:delText>(Graupner &amp; Brunel, 2012)</w:delText>
        </w:r>
        <w:r w:rsidDel="0057386F">
          <w:fldChar w:fldCharType="end"/>
        </w:r>
        <w:r w:rsidDel="0057386F">
          <w:delText>, to make a more detailed inference.</w:delText>
        </w:r>
        <w:r w:rsidR="00172B48" w:rsidDel="0057386F">
          <w:delText xml:space="preserve"> Extends static models of coupling between neurons.</w:delText>
        </w:r>
        <w:bookmarkEnd w:id="261"/>
      </w:del>
    </w:p>
    <w:p w14:paraId="1732CFFA" w14:textId="13C7028F" w:rsidR="00C62CFA" w:rsidRDefault="00C62CFA" w:rsidP="00C36F3E">
      <w:pPr>
        <w:pStyle w:val="Heading1"/>
        <w:jc w:val="both"/>
      </w:pPr>
      <w:r>
        <w:t>Acknowledgements</w:t>
      </w:r>
    </w:p>
    <w:p w14:paraId="678D87AF" w14:textId="5F0DB43C" w:rsidR="00141343" w:rsidDel="00F67F93" w:rsidRDefault="00C62CFA">
      <w:pPr>
        <w:rPr>
          <w:del w:id="312" w:author="Ian Stevenson" w:date="2020-12-29T13:23:00Z"/>
        </w:rPr>
      </w:pPr>
      <w:r>
        <w:t xml:space="preserve">This work was supported by NSF CAREER </w:t>
      </w:r>
      <w:r w:rsidR="008428D7">
        <w:t xml:space="preserve">1931249 </w:t>
      </w:r>
      <w:r>
        <w:t>to IHS.</w:t>
      </w:r>
      <w:r w:rsidR="008428D7">
        <w:t xml:space="preserve"> Thanks to </w:t>
      </w:r>
      <w:proofErr w:type="spellStart"/>
      <w:r w:rsidR="008428D7">
        <w:t>Naixin</w:t>
      </w:r>
      <w:proofErr w:type="spellEnd"/>
      <w:r w:rsidR="008428D7">
        <w:t xml:space="preserve"> Ren for helpful comments.</w:t>
      </w:r>
    </w:p>
    <w:p w14:paraId="2BC842C1" w14:textId="77777777" w:rsidR="00141343" w:rsidRDefault="00141343">
      <w:del w:id="313" w:author="Ian Stevenson" w:date="2020-12-29T13:23:00Z">
        <w:r w:rsidDel="00F67F93">
          <w:br w:type="page"/>
        </w:r>
      </w:del>
    </w:p>
    <w:p w14:paraId="2541A84C" w14:textId="77777777" w:rsidR="00F67F93" w:rsidRDefault="00F67F93">
      <w:pPr>
        <w:rPr>
          <w:ins w:id="314" w:author="Ian Stevenson" w:date="2020-12-29T13:24:00Z"/>
          <w:rFonts w:ascii="Open Sans SemiBold" w:eastAsiaTheme="majorEastAsia" w:hAnsi="Open Sans SemiBold" w:cstheme="majorBidi"/>
          <w:color w:val="262626" w:themeColor="text1" w:themeTint="D9"/>
          <w:sz w:val="32"/>
          <w:szCs w:val="32"/>
        </w:rPr>
      </w:pPr>
      <w:ins w:id="315" w:author="Ian Stevenson" w:date="2020-12-29T13:24:00Z">
        <w:r>
          <w:br w:type="page"/>
        </w:r>
      </w:ins>
    </w:p>
    <w:p w14:paraId="4AADA382" w14:textId="4B29FFA8" w:rsidR="00C36F3E" w:rsidRPr="00C36F3E" w:rsidRDefault="000361CA" w:rsidP="00C36F3E">
      <w:pPr>
        <w:pStyle w:val="Heading1"/>
        <w:jc w:val="both"/>
      </w:pPr>
      <w:r>
        <w:lastRenderedPageBreak/>
        <w:t>References</w:t>
      </w:r>
    </w:p>
    <w:p w14:paraId="503593D9" w14:textId="42719476" w:rsidR="00365A16" w:rsidRPr="00365A16" w:rsidRDefault="00510B75" w:rsidP="00365A16">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365A16" w:rsidRPr="00365A16">
        <w:rPr>
          <w:rFonts w:cs="Open Sans"/>
          <w:noProof/>
          <w:szCs w:val="24"/>
        </w:rPr>
        <w:t xml:space="preserve">Abbott, L. F., &amp; Nelson, S. B. (2000). Synaptic plasticity: taming the beast. </w:t>
      </w:r>
      <w:r w:rsidR="00365A16" w:rsidRPr="00365A16">
        <w:rPr>
          <w:rFonts w:cs="Open Sans"/>
          <w:i/>
          <w:iCs/>
          <w:noProof/>
          <w:szCs w:val="24"/>
        </w:rPr>
        <w:t>Nature Neuroscience</w:t>
      </w:r>
      <w:r w:rsidR="00365A16" w:rsidRPr="00365A16">
        <w:rPr>
          <w:rFonts w:cs="Open Sans"/>
          <w:noProof/>
          <w:szCs w:val="24"/>
        </w:rPr>
        <w:t xml:space="preserve">, </w:t>
      </w:r>
      <w:r w:rsidR="00365A16" w:rsidRPr="00365A16">
        <w:rPr>
          <w:rFonts w:cs="Open Sans"/>
          <w:i/>
          <w:iCs/>
          <w:noProof/>
          <w:szCs w:val="24"/>
        </w:rPr>
        <w:t>3</w:t>
      </w:r>
      <w:r w:rsidR="00365A16" w:rsidRPr="00365A16">
        <w:rPr>
          <w:rFonts w:cs="Open Sans"/>
          <w:noProof/>
          <w:szCs w:val="24"/>
        </w:rPr>
        <w:t>, 1178–1183.</w:t>
      </w:r>
    </w:p>
    <w:p w14:paraId="3275D75B"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Amarasingham, A., Geman, S., &amp; Harrison, M. T. (2015). Ambiguity and nonidentifiability in the statistical analysis of neural codes. </w:t>
      </w:r>
      <w:r w:rsidRPr="00365A16">
        <w:rPr>
          <w:rFonts w:cs="Open Sans"/>
          <w:i/>
          <w:iCs/>
          <w:noProof/>
          <w:szCs w:val="24"/>
        </w:rPr>
        <w:t>Proceedings of the National Academy of Sciences</w:t>
      </w:r>
      <w:r w:rsidRPr="00365A16">
        <w:rPr>
          <w:rFonts w:cs="Open Sans"/>
          <w:noProof/>
          <w:szCs w:val="24"/>
        </w:rPr>
        <w:t xml:space="preserve">, </w:t>
      </w:r>
      <w:r w:rsidRPr="00365A16">
        <w:rPr>
          <w:rFonts w:cs="Open Sans"/>
          <w:i/>
          <w:iCs/>
          <w:noProof/>
          <w:szCs w:val="24"/>
        </w:rPr>
        <w:t>112</w:t>
      </w:r>
      <w:r w:rsidRPr="00365A16">
        <w:rPr>
          <w:rFonts w:cs="Open Sans"/>
          <w:noProof/>
          <w:szCs w:val="24"/>
        </w:rPr>
        <w:t>(20), 6455–6460. https://doi.org/10.1073/PNAS.1506400112</w:t>
      </w:r>
    </w:p>
    <w:p w14:paraId="6DD38AA2"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365A16">
        <w:rPr>
          <w:rFonts w:cs="Open Sans"/>
          <w:i/>
          <w:iCs/>
          <w:noProof/>
          <w:szCs w:val="24"/>
        </w:rPr>
        <w:t>Sādhanā</w:t>
      </w:r>
      <w:r w:rsidRPr="00365A16">
        <w:rPr>
          <w:rFonts w:cs="Open Sans"/>
          <w:noProof/>
          <w:szCs w:val="24"/>
        </w:rPr>
        <w:t xml:space="preserve">, </w:t>
      </w:r>
      <w:r w:rsidRPr="00365A16">
        <w:rPr>
          <w:rFonts w:cs="Open Sans"/>
          <w:i/>
          <w:iCs/>
          <w:noProof/>
          <w:szCs w:val="24"/>
        </w:rPr>
        <w:t>41</w:t>
      </w:r>
      <w:r w:rsidRPr="00365A16">
        <w:rPr>
          <w:rFonts w:cs="Open Sans"/>
          <w:noProof/>
          <w:szCs w:val="24"/>
        </w:rPr>
        <w:t>(12), 1473–1490. https://doi.org/10.1007/s12046-016-0562-z</w:t>
      </w:r>
    </w:p>
    <w:p w14:paraId="677A5B1D"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365A16">
        <w:rPr>
          <w:rFonts w:cs="Open Sans"/>
          <w:i/>
          <w:iCs/>
          <w:noProof/>
          <w:szCs w:val="24"/>
        </w:rPr>
        <w:t>Journal of Neurophysiology</w:t>
      </w:r>
      <w:r w:rsidRPr="00365A16">
        <w:rPr>
          <w:rFonts w:cs="Open Sans"/>
          <w:noProof/>
          <w:szCs w:val="24"/>
        </w:rPr>
        <w:t xml:space="preserve">, </w:t>
      </w:r>
      <w:r w:rsidRPr="00365A16">
        <w:rPr>
          <w:rFonts w:cs="Open Sans"/>
          <w:i/>
          <w:iCs/>
          <w:noProof/>
          <w:szCs w:val="24"/>
        </w:rPr>
        <w:t>92</w:t>
      </w:r>
      <w:r w:rsidRPr="00365A16">
        <w:rPr>
          <w:rFonts w:cs="Open Sans"/>
          <w:noProof/>
          <w:szCs w:val="24"/>
        </w:rPr>
        <w:t>(1), 600–608. https://doi.org/10.1152/jn.01170.2003</w:t>
      </w:r>
    </w:p>
    <w:p w14:paraId="5C0667E3"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Brillinger, D. R. (1988). Maximum likelihood analysis of spike trains of interacting nerve cells. </w:t>
      </w:r>
      <w:r w:rsidRPr="00365A16">
        <w:rPr>
          <w:rFonts w:cs="Open Sans"/>
          <w:i/>
          <w:iCs/>
          <w:noProof/>
          <w:szCs w:val="24"/>
        </w:rPr>
        <w:t>Biological Cybernetics</w:t>
      </w:r>
      <w:r w:rsidRPr="00365A16">
        <w:rPr>
          <w:rFonts w:cs="Open Sans"/>
          <w:noProof/>
          <w:szCs w:val="24"/>
        </w:rPr>
        <w:t xml:space="preserve">, </w:t>
      </w:r>
      <w:r w:rsidRPr="00365A16">
        <w:rPr>
          <w:rFonts w:cs="Open Sans"/>
          <w:i/>
          <w:iCs/>
          <w:noProof/>
          <w:szCs w:val="24"/>
        </w:rPr>
        <w:t>59</w:t>
      </w:r>
      <w:r w:rsidRPr="00365A16">
        <w:rPr>
          <w:rFonts w:cs="Open Sans"/>
          <w:noProof/>
          <w:szCs w:val="24"/>
        </w:rPr>
        <w:t>(3), 189–200. https://doi.org/10.1007/BF00318010</w:t>
      </w:r>
    </w:p>
    <w:p w14:paraId="7CCC4F12"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Brillinger, D. R. (1992). Nerve Cell Spike Train Data Analysis: A Progression of Technique. </w:t>
      </w:r>
      <w:r w:rsidRPr="00365A16">
        <w:rPr>
          <w:rFonts w:cs="Open Sans"/>
          <w:i/>
          <w:iCs/>
          <w:noProof/>
          <w:szCs w:val="24"/>
        </w:rPr>
        <w:t>Journal of the American Statistical Association</w:t>
      </w:r>
      <w:r w:rsidRPr="00365A16">
        <w:rPr>
          <w:rFonts w:cs="Open Sans"/>
          <w:noProof/>
          <w:szCs w:val="24"/>
        </w:rPr>
        <w:t xml:space="preserve">, </w:t>
      </w:r>
      <w:r w:rsidRPr="00365A16">
        <w:rPr>
          <w:rFonts w:cs="Open Sans"/>
          <w:i/>
          <w:iCs/>
          <w:noProof/>
          <w:szCs w:val="24"/>
        </w:rPr>
        <w:t>87</w:t>
      </w:r>
      <w:r w:rsidRPr="00365A16">
        <w:rPr>
          <w:rFonts w:cs="Open Sans"/>
          <w:noProof/>
          <w:szCs w:val="24"/>
        </w:rPr>
        <w:t>(418), 260. https://doi.org/10.2307/2290256</w:t>
      </w:r>
    </w:p>
    <w:p w14:paraId="45025D0D"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Brown, E. N., Nguyen, D. P., Frank, L. M., Wilson, M. A., &amp; Solo, V. (2001). An analysis of neural receptive field plasticity by point process adaptive filtering. </w:t>
      </w:r>
      <w:r w:rsidRPr="00365A16">
        <w:rPr>
          <w:rFonts w:cs="Open Sans"/>
          <w:i/>
          <w:iCs/>
          <w:noProof/>
          <w:szCs w:val="24"/>
        </w:rPr>
        <w:t>Proceedings of the National Academy of Sciences</w:t>
      </w:r>
      <w:r w:rsidRPr="00365A16">
        <w:rPr>
          <w:rFonts w:cs="Open Sans"/>
          <w:noProof/>
          <w:szCs w:val="24"/>
        </w:rPr>
        <w:t xml:space="preserve">, </w:t>
      </w:r>
      <w:r w:rsidRPr="00365A16">
        <w:rPr>
          <w:rFonts w:cs="Open Sans"/>
          <w:i/>
          <w:iCs/>
          <w:noProof/>
          <w:szCs w:val="24"/>
        </w:rPr>
        <w:t>98</w:t>
      </w:r>
      <w:r w:rsidRPr="00365A16">
        <w:rPr>
          <w:rFonts w:cs="Open Sans"/>
          <w:noProof/>
          <w:szCs w:val="24"/>
        </w:rPr>
        <w:t>(21), 12261–12266. https://doi.org/10.1073/PNAS.201409398</w:t>
      </w:r>
    </w:p>
    <w:p w14:paraId="06B88AC7"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Carandini, M., Horton, J. C., &amp; Sincich, L. C. (2007). Thalamic filtering of retinal spike trains by postsynaptic summation. </w:t>
      </w:r>
      <w:r w:rsidRPr="00365A16">
        <w:rPr>
          <w:rFonts w:cs="Open Sans"/>
          <w:i/>
          <w:iCs/>
          <w:noProof/>
          <w:szCs w:val="24"/>
        </w:rPr>
        <w:t>Journal of Vision</w:t>
      </w:r>
      <w:r w:rsidRPr="00365A16">
        <w:rPr>
          <w:rFonts w:cs="Open Sans"/>
          <w:noProof/>
          <w:szCs w:val="24"/>
        </w:rPr>
        <w:t xml:space="preserve">, </w:t>
      </w:r>
      <w:r w:rsidRPr="00365A16">
        <w:rPr>
          <w:rFonts w:cs="Open Sans"/>
          <w:i/>
          <w:iCs/>
          <w:noProof/>
          <w:szCs w:val="24"/>
        </w:rPr>
        <w:t>7</w:t>
      </w:r>
      <w:r w:rsidRPr="00365A16">
        <w:rPr>
          <w:rFonts w:cs="Open Sans"/>
          <w:noProof/>
          <w:szCs w:val="24"/>
        </w:rPr>
        <w:t>(14), 20–20. https://doi.org/10.1167/7.14.20</w:t>
      </w:r>
    </w:p>
    <w:p w14:paraId="70B0999B"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Chan, R. H. M., Song, D., &amp; Berger, T. W. (2008). Tracking temporal evolution of nonlinear dynamics in hippocampus using time-varying volterra kernels. </w:t>
      </w:r>
      <w:r w:rsidRPr="00365A16">
        <w:rPr>
          <w:rFonts w:cs="Open Sans"/>
          <w:i/>
          <w:iCs/>
          <w:noProof/>
          <w:szCs w:val="24"/>
        </w:rPr>
        <w:t>Conference Proceedings : ... Annual International Conference of the IEEE Engineering in Medicine and Biology Society. IEEE Engineering in Medicine and Biology Society. Conference</w:t>
      </w:r>
      <w:r w:rsidRPr="00365A16">
        <w:rPr>
          <w:rFonts w:cs="Open Sans"/>
          <w:noProof/>
          <w:szCs w:val="24"/>
        </w:rPr>
        <w:t xml:space="preserve">, </w:t>
      </w:r>
      <w:r w:rsidRPr="00365A16">
        <w:rPr>
          <w:rFonts w:cs="Open Sans"/>
          <w:i/>
          <w:iCs/>
          <w:noProof/>
          <w:szCs w:val="24"/>
        </w:rPr>
        <w:t>2008</w:t>
      </w:r>
      <w:r w:rsidRPr="00365A16">
        <w:rPr>
          <w:rFonts w:cs="Open Sans"/>
          <w:noProof/>
          <w:szCs w:val="24"/>
        </w:rPr>
        <w:t>, 4996–4999. https://doi.org/10.1109/IEMBS.2008.4650336</w:t>
      </w:r>
    </w:p>
    <w:p w14:paraId="4201BAAE"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Costa, R., Sjostrom, P. J., &amp; van Rossum, M. (2013). Probabilistic inference of short-term synaptic plasticity in neocortical microcircuits. </w:t>
      </w:r>
      <w:r w:rsidRPr="00365A16">
        <w:rPr>
          <w:rFonts w:cs="Open Sans"/>
          <w:i/>
          <w:iCs/>
          <w:noProof/>
          <w:szCs w:val="24"/>
        </w:rPr>
        <w:t>Frontiers in Computational Neuroscience</w:t>
      </w:r>
      <w:r w:rsidRPr="00365A16">
        <w:rPr>
          <w:rFonts w:cs="Open Sans"/>
          <w:noProof/>
          <w:szCs w:val="24"/>
        </w:rPr>
        <w:t xml:space="preserve">, </w:t>
      </w:r>
      <w:r w:rsidRPr="00365A16">
        <w:rPr>
          <w:rFonts w:cs="Open Sans"/>
          <w:i/>
          <w:iCs/>
          <w:noProof/>
          <w:szCs w:val="24"/>
        </w:rPr>
        <w:t>7</w:t>
      </w:r>
      <w:r w:rsidRPr="00365A16">
        <w:rPr>
          <w:rFonts w:cs="Open Sans"/>
          <w:noProof/>
          <w:szCs w:val="24"/>
        </w:rPr>
        <w:t>, 75. https://doi.org/10.3389/fncom.2013.00075</w:t>
      </w:r>
    </w:p>
    <w:p w14:paraId="57638A4A"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Csicsvari, J., Hirase, H., Czurko, A., &amp; Buzsáki, G. (1998). Reliability and state dependence of pyramidal cell-interneuron synapses in the hippocampus: An ensemble approach in the behaving rat. </w:t>
      </w:r>
      <w:r w:rsidRPr="00365A16">
        <w:rPr>
          <w:rFonts w:cs="Open Sans"/>
          <w:i/>
          <w:iCs/>
          <w:noProof/>
          <w:szCs w:val="24"/>
        </w:rPr>
        <w:t>Neuron</w:t>
      </w:r>
      <w:r w:rsidRPr="00365A16">
        <w:rPr>
          <w:rFonts w:cs="Open Sans"/>
          <w:noProof/>
          <w:szCs w:val="24"/>
        </w:rPr>
        <w:t xml:space="preserve">, </w:t>
      </w:r>
      <w:r w:rsidRPr="00365A16">
        <w:rPr>
          <w:rFonts w:cs="Open Sans"/>
          <w:i/>
          <w:iCs/>
          <w:noProof/>
          <w:szCs w:val="24"/>
        </w:rPr>
        <w:t>21</w:t>
      </w:r>
      <w:r w:rsidRPr="00365A16">
        <w:rPr>
          <w:rFonts w:cs="Open Sans"/>
          <w:noProof/>
          <w:szCs w:val="24"/>
        </w:rPr>
        <w:t>(1), 179–189. https://doi.org/10.1016/S0896-6273(00)80525-5</w:t>
      </w:r>
    </w:p>
    <w:p w14:paraId="20BD13FF"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Deperrois, N., &amp; Graupner, M. (2020). Short-term depression and long-term plasticity together tune sensitive range of synaptic plasticity. </w:t>
      </w:r>
      <w:r w:rsidRPr="00365A16">
        <w:rPr>
          <w:rFonts w:cs="Open Sans"/>
          <w:i/>
          <w:iCs/>
          <w:noProof/>
          <w:szCs w:val="24"/>
        </w:rPr>
        <w:t>PLOS Computational Biology</w:t>
      </w:r>
      <w:r w:rsidRPr="00365A16">
        <w:rPr>
          <w:rFonts w:cs="Open Sans"/>
          <w:noProof/>
          <w:szCs w:val="24"/>
        </w:rPr>
        <w:t xml:space="preserve">, </w:t>
      </w:r>
      <w:r w:rsidRPr="00365A16">
        <w:rPr>
          <w:rFonts w:cs="Open Sans"/>
          <w:i/>
          <w:iCs/>
          <w:noProof/>
          <w:szCs w:val="24"/>
        </w:rPr>
        <w:t>16</w:t>
      </w:r>
      <w:r w:rsidRPr="00365A16">
        <w:rPr>
          <w:rFonts w:cs="Open Sans"/>
          <w:noProof/>
          <w:szCs w:val="24"/>
        </w:rPr>
        <w:t>(9), 1–25. https://doi.org/10.1371/journal.pcbi.1008265</w:t>
      </w:r>
    </w:p>
    <w:p w14:paraId="10B4F2AF"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Du, Y., &amp; Varadhan, R. (2020). SQUAREM: An R Package for Off-the-Shelf Acceleration of </w:t>
      </w:r>
      <w:r w:rsidRPr="00365A16">
        <w:rPr>
          <w:rFonts w:cs="Open Sans"/>
          <w:noProof/>
          <w:szCs w:val="24"/>
        </w:rPr>
        <w:lastRenderedPageBreak/>
        <w:t xml:space="preserve">EM, MM and Other EM-Like Monotone Algorithms. </w:t>
      </w:r>
      <w:r w:rsidRPr="00365A16">
        <w:rPr>
          <w:rFonts w:cs="Open Sans"/>
          <w:i/>
          <w:iCs/>
          <w:noProof/>
          <w:szCs w:val="24"/>
        </w:rPr>
        <w:t xml:space="preserve">Journal of Statistical Software; Vol 1, Issue 7 (2020)  </w:t>
      </w:r>
      <w:r w:rsidRPr="00365A16">
        <w:rPr>
          <w:rFonts w:cs="Open Sans"/>
          <w:noProof/>
          <w:szCs w:val="24"/>
        </w:rPr>
        <w:t>. https://doi.org/10.18637/jss.v092.i07</w:t>
      </w:r>
    </w:p>
    <w:p w14:paraId="08CEDD46"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Eden, U. T., Frank, L. M., Barbieri, R., Solo, V., &amp; Brown, E. N. (2004). Dynamic Analysis of Neural Encoding by Point Process Adaptive Filtering. </w:t>
      </w:r>
      <w:r w:rsidRPr="00365A16">
        <w:rPr>
          <w:rFonts w:cs="Open Sans"/>
          <w:i/>
          <w:iCs/>
          <w:noProof/>
          <w:szCs w:val="24"/>
        </w:rPr>
        <w:t>Neural Computation</w:t>
      </w:r>
      <w:r w:rsidRPr="00365A16">
        <w:rPr>
          <w:rFonts w:cs="Open Sans"/>
          <w:noProof/>
          <w:szCs w:val="24"/>
        </w:rPr>
        <w:t xml:space="preserve">, </w:t>
      </w:r>
      <w:r w:rsidRPr="00365A16">
        <w:rPr>
          <w:rFonts w:cs="Open Sans"/>
          <w:i/>
          <w:iCs/>
          <w:noProof/>
          <w:szCs w:val="24"/>
        </w:rPr>
        <w:t>16</w:t>
      </w:r>
      <w:r w:rsidRPr="00365A16">
        <w:rPr>
          <w:rFonts w:cs="Open Sans"/>
          <w:noProof/>
          <w:szCs w:val="24"/>
        </w:rPr>
        <w:t>(5), 971–998. https://doi.org/10.1162/089976604773135069</w:t>
      </w:r>
    </w:p>
    <w:p w14:paraId="030B74AA"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English, D. F., McKenzie, S., Evans, T., Kim, K., Yoon, E., &amp; Buzsáki, G. (2017). Pyramidal Cell-Interneuron Circuit Architecture and Dynamics in Hippocampal Networks. </w:t>
      </w:r>
      <w:r w:rsidRPr="00365A16">
        <w:rPr>
          <w:rFonts w:cs="Open Sans"/>
          <w:i/>
          <w:iCs/>
          <w:noProof/>
          <w:szCs w:val="24"/>
        </w:rPr>
        <w:t>Neuron</w:t>
      </w:r>
      <w:r w:rsidRPr="00365A16">
        <w:rPr>
          <w:rFonts w:cs="Open Sans"/>
          <w:noProof/>
          <w:szCs w:val="24"/>
        </w:rPr>
        <w:t xml:space="preserve">, </w:t>
      </w:r>
      <w:r w:rsidRPr="00365A16">
        <w:rPr>
          <w:rFonts w:cs="Open Sans"/>
          <w:i/>
          <w:iCs/>
          <w:noProof/>
          <w:szCs w:val="24"/>
        </w:rPr>
        <w:t>96</w:t>
      </w:r>
      <w:r w:rsidRPr="00365A16">
        <w:rPr>
          <w:rFonts w:cs="Open Sans"/>
          <w:noProof/>
          <w:szCs w:val="24"/>
        </w:rPr>
        <w:t>(2), 505-520.e7. https://doi.org/10.1016/j.neuron.2017.09.033</w:t>
      </w:r>
    </w:p>
    <w:p w14:paraId="69875401"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Fetz, E., Toyama, K., &amp; Smith, W. (1991). </w:t>
      </w:r>
      <w:r w:rsidRPr="00365A16">
        <w:rPr>
          <w:rFonts w:cs="Open Sans"/>
          <w:i/>
          <w:iCs/>
          <w:noProof/>
          <w:szCs w:val="24"/>
        </w:rPr>
        <w:t>Synaptic Interactions between Cortical Neurons</w:t>
      </w:r>
      <w:r w:rsidRPr="00365A16">
        <w:rPr>
          <w:rFonts w:cs="Open Sans"/>
          <w:noProof/>
          <w:szCs w:val="24"/>
        </w:rPr>
        <w:t xml:space="preserve"> (pp. 1–47). Springer, Boston, MA. https://doi.org/10.1007/978-1-4615-6622-9_1</w:t>
      </w:r>
    </w:p>
    <w:p w14:paraId="07AE97B1"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Fujisawa, S., Amarasingham, A., Harrison, M. T., &amp; Buzsáki, G. (2008). Behavior-dependent short-term assembly dynamics in the medial prefrontal cortex. </w:t>
      </w:r>
      <w:r w:rsidRPr="00365A16">
        <w:rPr>
          <w:rFonts w:cs="Open Sans"/>
          <w:i/>
          <w:iCs/>
          <w:noProof/>
          <w:szCs w:val="24"/>
        </w:rPr>
        <w:t>Nature Neuroscience</w:t>
      </w:r>
      <w:r w:rsidRPr="00365A16">
        <w:rPr>
          <w:rFonts w:cs="Open Sans"/>
          <w:noProof/>
          <w:szCs w:val="24"/>
        </w:rPr>
        <w:t xml:space="preserve">, </w:t>
      </w:r>
      <w:r w:rsidRPr="00365A16">
        <w:rPr>
          <w:rFonts w:cs="Open Sans"/>
          <w:i/>
          <w:iCs/>
          <w:noProof/>
          <w:szCs w:val="24"/>
        </w:rPr>
        <w:t>11</w:t>
      </w:r>
      <w:r w:rsidRPr="00365A16">
        <w:rPr>
          <w:rFonts w:cs="Open Sans"/>
          <w:noProof/>
          <w:szCs w:val="24"/>
        </w:rPr>
        <w:t>(7), 823–833. https://doi.org/10.1038/nn.2134</w:t>
      </w:r>
    </w:p>
    <w:p w14:paraId="4FFE05F1"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Gao, Y., Buesing, L., Shenoy, K. V, &amp; Cunningham, J. P. (2015). High-dimensional neural spike train analysis with generalized count linear dynamical systems. In </w:t>
      </w:r>
      <w:r w:rsidRPr="00365A16">
        <w:rPr>
          <w:rFonts w:cs="Open Sans"/>
          <w:i/>
          <w:iCs/>
          <w:noProof/>
          <w:szCs w:val="24"/>
        </w:rPr>
        <w:t>Advances in Neural Information Processing Systems</w:t>
      </w:r>
      <w:r w:rsidRPr="00365A16">
        <w:rPr>
          <w:rFonts w:cs="Open Sans"/>
          <w:noProof/>
          <w:szCs w:val="24"/>
        </w:rPr>
        <w:t xml:space="preserve"> (Vol. 28).</w:t>
      </w:r>
    </w:p>
    <w:p w14:paraId="5F36C192"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Ghanbari, A., Malyshev, A., Volgushev, M., &amp; Stevenson, I. H. (2017). Estimating short-term synaptic plasticity from pre- and postsynaptic spiking. </w:t>
      </w:r>
      <w:r w:rsidRPr="00365A16">
        <w:rPr>
          <w:rFonts w:cs="Open Sans"/>
          <w:i/>
          <w:iCs/>
          <w:noProof/>
          <w:szCs w:val="24"/>
        </w:rPr>
        <w:t>PLOS Computational Biology</w:t>
      </w:r>
      <w:r w:rsidRPr="00365A16">
        <w:rPr>
          <w:rFonts w:cs="Open Sans"/>
          <w:noProof/>
          <w:szCs w:val="24"/>
        </w:rPr>
        <w:t xml:space="preserve">, </w:t>
      </w:r>
      <w:r w:rsidRPr="00365A16">
        <w:rPr>
          <w:rFonts w:cs="Open Sans"/>
          <w:i/>
          <w:iCs/>
          <w:noProof/>
          <w:szCs w:val="24"/>
        </w:rPr>
        <w:t>13</w:t>
      </w:r>
      <w:r w:rsidRPr="00365A16">
        <w:rPr>
          <w:rFonts w:cs="Open Sans"/>
          <w:noProof/>
          <w:szCs w:val="24"/>
        </w:rPr>
        <w:t>(9), e1005738. https://doi.org/10.1371/journal.pcbi.1005738</w:t>
      </w:r>
    </w:p>
    <w:p w14:paraId="52ACE1C5"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Ghanbari, A., Ren, N., Keine, C., Stoelzel, C., Englitz, B., Swadlow, H. A., &amp; Stevenson, I. H. (2020). Modeling the Short-Term Dynamics of in Vivo Excitatory Spike Transmission. </w:t>
      </w:r>
      <w:r w:rsidRPr="00365A16">
        <w:rPr>
          <w:rFonts w:cs="Open Sans"/>
          <w:i/>
          <w:iCs/>
          <w:noProof/>
          <w:szCs w:val="24"/>
        </w:rPr>
        <w:t>Journal of Neuroscience</w:t>
      </w:r>
      <w:r w:rsidRPr="00365A16">
        <w:rPr>
          <w:rFonts w:cs="Open Sans"/>
          <w:noProof/>
          <w:szCs w:val="24"/>
        </w:rPr>
        <w:t xml:space="preserve">, </w:t>
      </w:r>
      <w:r w:rsidRPr="00365A16">
        <w:rPr>
          <w:rFonts w:cs="Open Sans"/>
          <w:i/>
          <w:iCs/>
          <w:noProof/>
          <w:szCs w:val="24"/>
        </w:rPr>
        <w:t>40</w:t>
      </w:r>
      <w:r w:rsidRPr="00365A16">
        <w:rPr>
          <w:rFonts w:cs="Open Sans"/>
          <w:noProof/>
          <w:szCs w:val="24"/>
        </w:rPr>
        <w:t>(21), 4185–4202. https://doi.org/10.1523/JNEUROSCI.1482-19.2020</w:t>
      </w:r>
    </w:p>
    <w:p w14:paraId="4D5E1357"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Graupner, M., &amp; Brunel, N. (2012). Calcium-based plasticity model explains sensitivity of synaptic changes to spike pattern, rate, and dendritic location. </w:t>
      </w:r>
      <w:r w:rsidRPr="00365A16">
        <w:rPr>
          <w:rFonts w:cs="Open Sans"/>
          <w:i/>
          <w:iCs/>
          <w:noProof/>
          <w:szCs w:val="24"/>
        </w:rPr>
        <w:t>Proceedings of the National Academy of Sciences</w:t>
      </w:r>
      <w:r w:rsidRPr="00365A16">
        <w:rPr>
          <w:rFonts w:cs="Open Sans"/>
          <w:noProof/>
          <w:szCs w:val="24"/>
        </w:rPr>
        <w:t xml:space="preserve">, </w:t>
      </w:r>
      <w:r w:rsidRPr="00365A16">
        <w:rPr>
          <w:rFonts w:cs="Open Sans"/>
          <w:i/>
          <w:iCs/>
          <w:noProof/>
          <w:szCs w:val="24"/>
        </w:rPr>
        <w:t>109</w:t>
      </w:r>
      <w:r w:rsidRPr="00365A16">
        <w:rPr>
          <w:rFonts w:cs="Open Sans"/>
          <w:noProof/>
          <w:szCs w:val="24"/>
        </w:rPr>
        <w:t>(10), 3991–3996. https://doi.org/10.1073/pnas.1109359109</w:t>
      </w:r>
    </w:p>
    <w:p w14:paraId="2D18C31A"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Harris, K. D., Csicsvari, J., Hirase, H., Dragoi, G., &amp; Buzsáki, G. (2003). Organization of cell assemblies in the hippocampus. </w:t>
      </w:r>
      <w:r w:rsidRPr="00365A16">
        <w:rPr>
          <w:rFonts w:cs="Open Sans"/>
          <w:i/>
          <w:iCs/>
          <w:noProof/>
          <w:szCs w:val="24"/>
        </w:rPr>
        <w:t>Nature</w:t>
      </w:r>
      <w:r w:rsidRPr="00365A16">
        <w:rPr>
          <w:rFonts w:cs="Open Sans"/>
          <w:noProof/>
          <w:szCs w:val="24"/>
        </w:rPr>
        <w:t xml:space="preserve">, </w:t>
      </w:r>
      <w:r w:rsidRPr="00365A16">
        <w:rPr>
          <w:rFonts w:cs="Open Sans"/>
          <w:i/>
          <w:iCs/>
          <w:noProof/>
          <w:szCs w:val="24"/>
        </w:rPr>
        <w:t>424</w:t>
      </w:r>
      <w:r w:rsidRPr="00365A16">
        <w:rPr>
          <w:rFonts w:cs="Open Sans"/>
          <w:noProof/>
          <w:szCs w:val="24"/>
        </w:rPr>
        <w:t>(6948), 552–556.</w:t>
      </w:r>
    </w:p>
    <w:p w14:paraId="2A0195C3"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Kelly, R. C., Smith, M. A., Kass, R. E., &amp; Lee, T. S. (2010). Local field potentials indicate network state and account for neuronal response variability. </w:t>
      </w:r>
      <w:r w:rsidRPr="00365A16">
        <w:rPr>
          <w:rFonts w:cs="Open Sans"/>
          <w:i/>
          <w:iCs/>
          <w:noProof/>
          <w:szCs w:val="24"/>
        </w:rPr>
        <w:t>Journal of Computational Neuroscience</w:t>
      </w:r>
      <w:r w:rsidRPr="00365A16">
        <w:rPr>
          <w:rFonts w:cs="Open Sans"/>
          <w:noProof/>
          <w:szCs w:val="24"/>
        </w:rPr>
        <w:t xml:space="preserve">, </w:t>
      </w:r>
      <w:r w:rsidRPr="00365A16">
        <w:rPr>
          <w:rFonts w:cs="Open Sans"/>
          <w:i/>
          <w:iCs/>
          <w:noProof/>
          <w:szCs w:val="24"/>
        </w:rPr>
        <w:t>29</w:t>
      </w:r>
      <w:r w:rsidRPr="00365A16">
        <w:rPr>
          <w:rFonts w:cs="Open Sans"/>
          <w:noProof/>
          <w:szCs w:val="24"/>
        </w:rPr>
        <w:t>(3), 567–579. https://doi.org/10.1007/s10827-009-0208-9</w:t>
      </w:r>
    </w:p>
    <w:p w14:paraId="19DB2119"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Kobayashi, R., Kurita, S., Kurth, A., Kitano, K., Mizuseki, K., Diesmann, M., Richmond, B. J., &amp; Shinomoto, S. (2019). Reconstructing neuronal circuitry from parallel spike trains. </w:t>
      </w:r>
      <w:r w:rsidRPr="00365A16">
        <w:rPr>
          <w:rFonts w:cs="Open Sans"/>
          <w:i/>
          <w:iCs/>
          <w:noProof/>
          <w:szCs w:val="24"/>
        </w:rPr>
        <w:t>Nature Communications</w:t>
      </w:r>
      <w:r w:rsidRPr="00365A16">
        <w:rPr>
          <w:rFonts w:cs="Open Sans"/>
          <w:noProof/>
          <w:szCs w:val="24"/>
        </w:rPr>
        <w:t xml:space="preserve">, </w:t>
      </w:r>
      <w:r w:rsidRPr="00365A16">
        <w:rPr>
          <w:rFonts w:cs="Open Sans"/>
          <w:i/>
          <w:iCs/>
          <w:noProof/>
          <w:szCs w:val="24"/>
        </w:rPr>
        <w:t>10</w:t>
      </w:r>
      <w:r w:rsidRPr="00365A16">
        <w:rPr>
          <w:rFonts w:cs="Open Sans"/>
          <w:noProof/>
          <w:szCs w:val="24"/>
        </w:rPr>
        <w:t>(1), 4468. https://doi.org/10.1038/s41467-019-12225-2</w:t>
      </w:r>
    </w:p>
    <w:p w14:paraId="06918BF6"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Linderman, S., Stock, C. H., &amp; Adams, R. P. (2014). A framework for studying synaptic plasticity with neural spike train data. In Z. Ghahramani, M. Welling, C. Cortes, N. Lawrence, &amp; K. Q. Weinberger (Eds.), </w:t>
      </w:r>
      <w:r w:rsidRPr="00365A16">
        <w:rPr>
          <w:rFonts w:cs="Open Sans"/>
          <w:i/>
          <w:iCs/>
          <w:noProof/>
          <w:szCs w:val="24"/>
        </w:rPr>
        <w:t>Advances in Neural Information Processing Systems</w:t>
      </w:r>
      <w:r w:rsidRPr="00365A16">
        <w:rPr>
          <w:rFonts w:cs="Open Sans"/>
          <w:noProof/>
          <w:szCs w:val="24"/>
        </w:rPr>
        <w:t xml:space="preserve"> (Vol. 27, pp. 2330–2338). Curran Associates, Inc. </w:t>
      </w:r>
      <w:r w:rsidRPr="00365A16">
        <w:rPr>
          <w:rFonts w:cs="Open Sans"/>
          <w:noProof/>
          <w:szCs w:val="24"/>
        </w:rPr>
        <w:lastRenderedPageBreak/>
        <w:t>https://proceedings.neurips.cc/paper/2014/file/4122cb13c7a474c1976c9706ae36521d-Paper.pdf</w:t>
      </w:r>
    </w:p>
    <w:p w14:paraId="18B3019C"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Mantel, G. W. H., &amp; Lemon, R. N. (1987). Cross-correlation reveals facilitation of single motor units in thenar muscles by single corticospinal neurones in the conscious monkey. </w:t>
      </w:r>
      <w:r w:rsidRPr="00365A16">
        <w:rPr>
          <w:rFonts w:cs="Open Sans"/>
          <w:i/>
          <w:iCs/>
          <w:noProof/>
          <w:szCs w:val="24"/>
        </w:rPr>
        <w:t>Neuroscience Letters</w:t>
      </w:r>
      <w:r w:rsidRPr="00365A16">
        <w:rPr>
          <w:rFonts w:cs="Open Sans"/>
          <w:noProof/>
          <w:szCs w:val="24"/>
        </w:rPr>
        <w:t xml:space="preserve">, </w:t>
      </w:r>
      <w:r w:rsidRPr="00365A16">
        <w:rPr>
          <w:rFonts w:cs="Open Sans"/>
          <w:i/>
          <w:iCs/>
          <w:noProof/>
          <w:szCs w:val="24"/>
        </w:rPr>
        <w:t>77</w:t>
      </w:r>
      <w:r w:rsidRPr="00365A16">
        <w:rPr>
          <w:rFonts w:cs="Open Sans"/>
          <w:noProof/>
          <w:szCs w:val="24"/>
        </w:rPr>
        <w:t>(1), 113–118. https://doi.org/10.1016/0304-3940(87)90617-3</w:t>
      </w:r>
    </w:p>
    <w:p w14:paraId="26517BB7"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Okatan, M., Wilson, M. A., &amp; Brown, E. N. (2005). Analyzing Functional Connectivity Using a Network Likelihood Model of Ensemble Neural Spiking Activity. </w:t>
      </w:r>
      <w:r w:rsidRPr="00365A16">
        <w:rPr>
          <w:rFonts w:cs="Open Sans"/>
          <w:i/>
          <w:iCs/>
          <w:noProof/>
          <w:szCs w:val="24"/>
        </w:rPr>
        <w:t>Neural Computation</w:t>
      </w:r>
      <w:r w:rsidRPr="00365A16">
        <w:rPr>
          <w:rFonts w:cs="Open Sans"/>
          <w:noProof/>
          <w:szCs w:val="24"/>
        </w:rPr>
        <w:t xml:space="preserve">, </w:t>
      </w:r>
      <w:r w:rsidRPr="00365A16">
        <w:rPr>
          <w:rFonts w:cs="Open Sans"/>
          <w:i/>
          <w:iCs/>
          <w:noProof/>
          <w:szCs w:val="24"/>
        </w:rPr>
        <w:t>17</w:t>
      </w:r>
      <w:r w:rsidRPr="00365A16">
        <w:rPr>
          <w:rFonts w:cs="Open Sans"/>
          <w:noProof/>
          <w:szCs w:val="24"/>
        </w:rPr>
        <w:t>(9), 1927–1961.</w:t>
      </w:r>
    </w:p>
    <w:p w14:paraId="1F03DE3E"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Paninski, L., Ahmadian, Y., Ferreira, D. G., Koyama, S., Rahnama Rad, K., Vidne, M., Vogelstein, J., &amp; Wu, W. (2010). A new look at state-space models for neural data. In </w:t>
      </w:r>
      <w:r w:rsidRPr="00365A16">
        <w:rPr>
          <w:rFonts w:cs="Open Sans"/>
          <w:i/>
          <w:iCs/>
          <w:noProof/>
          <w:szCs w:val="24"/>
        </w:rPr>
        <w:t>Journal of Computational Neuroscience</w:t>
      </w:r>
      <w:r w:rsidRPr="00365A16">
        <w:rPr>
          <w:rFonts w:cs="Open Sans"/>
          <w:noProof/>
          <w:szCs w:val="24"/>
        </w:rPr>
        <w:t xml:space="preserve"> (Vol. 29, Issues 1–2, pp. 107–126). Springer. https://doi.org/10.1007/s10827-009-0179-x</w:t>
      </w:r>
    </w:p>
    <w:p w14:paraId="7271C44A"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Perkel, D. H., Gerstein, G. L., &amp; Moore, G. P. (1967). Neuronal Spike Trains and Stochastic Point Processes: II. Simultaneous Spike Trains. </w:t>
      </w:r>
      <w:r w:rsidRPr="00365A16">
        <w:rPr>
          <w:rFonts w:cs="Open Sans"/>
          <w:i/>
          <w:iCs/>
          <w:noProof/>
          <w:szCs w:val="24"/>
        </w:rPr>
        <w:t>Biophysical Journal</w:t>
      </w:r>
      <w:r w:rsidRPr="00365A16">
        <w:rPr>
          <w:rFonts w:cs="Open Sans"/>
          <w:noProof/>
          <w:szCs w:val="24"/>
        </w:rPr>
        <w:t xml:space="preserve">, </w:t>
      </w:r>
      <w:r w:rsidRPr="00365A16">
        <w:rPr>
          <w:rFonts w:cs="Open Sans"/>
          <w:i/>
          <w:iCs/>
          <w:noProof/>
          <w:szCs w:val="24"/>
        </w:rPr>
        <w:t>7</w:t>
      </w:r>
      <w:r w:rsidRPr="00365A16">
        <w:rPr>
          <w:rFonts w:cs="Open Sans"/>
          <w:noProof/>
          <w:szCs w:val="24"/>
        </w:rPr>
        <w:t>(4), 419–440. https://doi.org/10.1016/S0006-3495(67)86597-4</w:t>
      </w:r>
    </w:p>
    <w:p w14:paraId="11844DF0"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Pillow, J. W., &amp; Scott, J. G. (2012). Fully Bayesian inference for neural models with negative-binomial spiking. In </w:t>
      </w:r>
      <w:r w:rsidRPr="00365A16">
        <w:rPr>
          <w:rFonts w:cs="Open Sans"/>
          <w:i/>
          <w:iCs/>
          <w:noProof/>
          <w:szCs w:val="24"/>
        </w:rPr>
        <w:t>Advances in Neural Information Processing Systems</w:t>
      </w:r>
      <w:r w:rsidRPr="00365A16">
        <w:rPr>
          <w:rFonts w:cs="Open Sans"/>
          <w:noProof/>
          <w:szCs w:val="24"/>
        </w:rPr>
        <w:t xml:space="preserve"> (Vol. 25).</w:t>
      </w:r>
    </w:p>
    <w:p w14:paraId="1BAE97D4"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Pillow, J. W., Shlens, J., Paninski, L., Sher, A., Litke, A. M., Chichilnisky, E. J., &amp; Simoncelli, E. P. (2008). Spatio-temporal correlations and visual signalling in a complete neuronal population. </w:t>
      </w:r>
      <w:r w:rsidRPr="00365A16">
        <w:rPr>
          <w:rFonts w:cs="Open Sans"/>
          <w:i/>
          <w:iCs/>
          <w:noProof/>
          <w:szCs w:val="24"/>
        </w:rPr>
        <w:t>Nature</w:t>
      </w:r>
      <w:r w:rsidRPr="00365A16">
        <w:rPr>
          <w:rFonts w:cs="Open Sans"/>
          <w:noProof/>
          <w:szCs w:val="24"/>
        </w:rPr>
        <w:t xml:space="preserve">, </w:t>
      </w:r>
      <w:r w:rsidRPr="00365A16">
        <w:rPr>
          <w:rFonts w:cs="Open Sans"/>
          <w:i/>
          <w:iCs/>
          <w:noProof/>
          <w:szCs w:val="24"/>
        </w:rPr>
        <w:t>454</w:t>
      </w:r>
      <w:r w:rsidRPr="00365A16">
        <w:rPr>
          <w:rFonts w:cs="Open Sans"/>
          <w:noProof/>
          <w:szCs w:val="24"/>
        </w:rPr>
        <w:t>(7207), 995–999.</w:t>
      </w:r>
    </w:p>
    <w:p w14:paraId="140356DE"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Pillow, J. W., &amp; Simoncelli, E. P. (2003). Biases in white noise analysis due to non-Poisson spike generation. </w:t>
      </w:r>
      <w:r w:rsidRPr="00365A16">
        <w:rPr>
          <w:rFonts w:cs="Open Sans"/>
          <w:i/>
          <w:iCs/>
          <w:noProof/>
          <w:szCs w:val="24"/>
        </w:rPr>
        <w:t>Neurocomputing</w:t>
      </w:r>
      <w:r w:rsidRPr="00365A16">
        <w:rPr>
          <w:rFonts w:cs="Open Sans"/>
          <w:noProof/>
          <w:szCs w:val="24"/>
        </w:rPr>
        <w:t xml:space="preserve">, </w:t>
      </w:r>
      <w:r w:rsidRPr="00365A16">
        <w:rPr>
          <w:rFonts w:cs="Open Sans"/>
          <w:i/>
          <w:iCs/>
          <w:noProof/>
          <w:szCs w:val="24"/>
        </w:rPr>
        <w:t>52</w:t>
      </w:r>
      <w:r w:rsidRPr="00365A16">
        <w:rPr>
          <w:rFonts w:cs="Open Sans"/>
          <w:noProof/>
          <w:szCs w:val="24"/>
        </w:rPr>
        <w:t>–</w:t>
      </w:r>
      <w:r w:rsidRPr="00365A16">
        <w:rPr>
          <w:rFonts w:cs="Open Sans"/>
          <w:i/>
          <w:iCs/>
          <w:noProof/>
          <w:szCs w:val="24"/>
        </w:rPr>
        <w:t>54</w:t>
      </w:r>
      <w:r w:rsidRPr="00365A16">
        <w:rPr>
          <w:rFonts w:cs="Open Sans"/>
          <w:noProof/>
          <w:szCs w:val="24"/>
        </w:rPr>
        <w:t>, 109–115. https://doi.org/10.1016/S0925-2312(02)00822-6</w:t>
      </w:r>
    </w:p>
    <w:p w14:paraId="5F2834A0"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Rauch, H. E., Tung, F., &amp; Striebel, C. T. (1965). Maximum likelihood estimates of linear dynamic systems. </w:t>
      </w:r>
      <w:r w:rsidRPr="00365A16">
        <w:rPr>
          <w:rFonts w:cs="Open Sans"/>
          <w:i/>
          <w:iCs/>
          <w:noProof/>
          <w:szCs w:val="24"/>
        </w:rPr>
        <w:t>AIAA Journal</w:t>
      </w:r>
      <w:r w:rsidRPr="00365A16">
        <w:rPr>
          <w:rFonts w:cs="Open Sans"/>
          <w:noProof/>
          <w:szCs w:val="24"/>
        </w:rPr>
        <w:t xml:space="preserve">, </w:t>
      </w:r>
      <w:r w:rsidRPr="00365A16">
        <w:rPr>
          <w:rFonts w:cs="Open Sans"/>
          <w:i/>
          <w:iCs/>
          <w:noProof/>
          <w:szCs w:val="24"/>
        </w:rPr>
        <w:t>3</w:t>
      </w:r>
      <w:r w:rsidRPr="00365A16">
        <w:rPr>
          <w:rFonts w:cs="Open Sans"/>
          <w:noProof/>
          <w:szCs w:val="24"/>
        </w:rPr>
        <w:t>(8), 1445–1450. https://doi.org/10.2514/3.3166</w:t>
      </w:r>
    </w:p>
    <w:p w14:paraId="2477BDE3"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Ren, N., Ito, S., Hafizi, H., Beggs, J. M., &amp; Stevenson, I. H. (2020). Model-based detection of putative synaptic connections from spike recordings with latency and type constraints. </w:t>
      </w:r>
      <w:r w:rsidRPr="00365A16">
        <w:rPr>
          <w:rFonts w:cs="Open Sans"/>
          <w:i/>
          <w:iCs/>
          <w:noProof/>
          <w:szCs w:val="24"/>
        </w:rPr>
        <w:t>Journal of Neurophysiology</w:t>
      </w:r>
      <w:r w:rsidRPr="00365A16">
        <w:rPr>
          <w:rFonts w:cs="Open Sans"/>
          <w:noProof/>
          <w:szCs w:val="24"/>
        </w:rPr>
        <w:t>. https://doi.org/10.1152/jn.00066.2020</w:t>
      </w:r>
    </w:p>
    <w:p w14:paraId="20BC6630"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Robinson, B. S., Berger, T. W., &amp; Song, D. (2016). Identification of stable spike-timing-dependent plasticity from spiking activity with generalized multilinear modeling. </w:t>
      </w:r>
      <w:r w:rsidRPr="00365A16">
        <w:rPr>
          <w:rFonts w:cs="Open Sans"/>
          <w:i/>
          <w:iCs/>
          <w:noProof/>
          <w:szCs w:val="24"/>
        </w:rPr>
        <w:t>Neural Computation</w:t>
      </w:r>
      <w:r w:rsidRPr="00365A16">
        <w:rPr>
          <w:rFonts w:cs="Open Sans"/>
          <w:noProof/>
          <w:szCs w:val="24"/>
        </w:rPr>
        <w:t>. https://doi.org/10.1162/NECO_a_00883</w:t>
      </w:r>
    </w:p>
    <w:p w14:paraId="76A9062B"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Smith, A. C., &amp; Brown, E. N. (2003). Estimating a state-space model from point process observations. </w:t>
      </w:r>
      <w:r w:rsidRPr="00365A16">
        <w:rPr>
          <w:rFonts w:cs="Open Sans"/>
          <w:i/>
          <w:iCs/>
          <w:noProof/>
          <w:szCs w:val="24"/>
        </w:rPr>
        <w:t>Neural Computation</w:t>
      </w:r>
      <w:r w:rsidRPr="00365A16">
        <w:rPr>
          <w:rFonts w:cs="Open Sans"/>
          <w:noProof/>
          <w:szCs w:val="24"/>
        </w:rPr>
        <w:t xml:space="preserve">, </w:t>
      </w:r>
      <w:r w:rsidRPr="00365A16">
        <w:rPr>
          <w:rFonts w:cs="Open Sans"/>
          <w:i/>
          <w:iCs/>
          <w:noProof/>
          <w:szCs w:val="24"/>
        </w:rPr>
        <w:t>15</w:t>
      </w:r>
      <w:r w:rsidRPr="00365A16">
        <w:rPr>
          <w:rFonts w:cs="Open Sans"/>
          <w:noProof/>
          <w:szCs w:val="24"/>
        </w:rPr>
        <w:t>(5), 965–991. https://doi.org/10.1162/089976603765202622</w:t>
      </w:r>
    </w:p>
    <w:p w14:paraId="4D5E8B71"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Stevenson, I. H. (2016). Flexible models for spike count data with both over- and under- dispersion. </w:t>
      </w:r>
      <w:r w:rsidRPr="00365A16">
        <w:rPr>
          <w:rFonts w:cs="Open Sans"/>
          <w:i/>
          <w:iCs/>
          <w:noProof/>
          <w:szCs w:val="24"/>
        </w:rPr>
        <w:t>Journal of Computational Neuroscience</w:t>
      </w:r>
      <w:r w:rsidRPr="00365A16">
        <w:rPr>
          <w:rFonts w:cs="Open Sans"/>
          <w:noProof/>
          <w:szCs w:val="24"/>
        </w:rPr>
        <w:t xml:space="preserve">, </w:t>
      </w:r>
      <w:r w:rsidRPr="00365A16">
        <w:rPr>
          <w:rFonts w:cs="Open Sans"/>
          <w:i/>
          <w:iCs/>
          <w:noProof/>
          <w:szCs w:val="24"/>
        </w:rPr>
        <w:t>41</w:t>
      </w:r>
      <w:r w:rsidRPr="00365A16">
        <w:rPr>
          <w:rFonts w:cs="Open Sans"/>
          <w:noProof/>
          <w:szCs w:val="24"/>
        </w:rPr>
        <w:t>(1), 29–43. https://doi.org/10.1007/s10827-016-0603-y</w:t>
      </w:r>
    </w:p>
    <w:p w14:paraId="3F185693"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Stevenson, I. H. (2018). Omitted Variable Bias in GLMs of Neural Spiking Activity. </w:t>
      </w:r>
      <w:r w:rsidRPr="00365A16">
        <w:rPr>
          <w:rFonts w:cs="Open Sans"/>
          <w:i/>
          <w:iCs/>
          <w:noProof/>
          <w:szCs w:val="24"/>
        </w:rPr>
        <w:t>Neural Computation</w:t>
      </w:r>
      <w:r w:rsidRPr="00365A16">
        <w:rPr>
          <w:rFonts w:cs="Open Sans"/>
          <w:noProof/>
          <w:szCs w:val="24"/>
        </w:rPr>
        <w:t xml:space="preserve">, </w:t>
      </w:r>
      <w:r w:rsidRPr="00365A16">
        <w:rPr>
          <w:rFonts w:cs="Open Sans"/>
          <w:i/>
          <w:iCs/>
          <w:noProof/>
          <w:szCs w:val="24"/>
        </w:rPr>
        <w:t>30</w:t>
      </w:r>
      <w:r w:rsidRPr="00365A16">
        <w:rPr>
          <w:rFonts w:cs="Open Sans"/>
          <w:noProof/>
          <w:szCs w:val="24"/>
        </w:rPr>
        <w:t>(12), 3227–3258. https://doi.org/10.1162/neco_a_01138</w:t>
      </w:r>
    </w:p>
    <w:p w14:paraId="23BE2E27"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lastRenderedPageBreak/>
        <w:t xml:space="preserve">Stevenson, I. H., Cherian, A., London, B. M., Sachs, N. A., Lindberg, E., Reimer, J., Slutzky, M. W., Hatsopoulos, N. G., Miller, L. E., &amp; Kording, K. P. (2011). Statistical assessment of the stability of neural movement representations. </w:t>
      </w:r>
      <w:r w:rsidRPr="00365A16">
        <w:rPr>
          <w:rFonts w:cs="Open Sans"/>
          <w:i/>
          <w:iCs/>
          <w:noProof/>
          <w:szCs w:val="24"/>
        </w:rPr>
        <w:t>Journal of Neurophysiology</w:t>
      </w:r>
      <w:r w:rsidRPr="00365A16">
        <w:rPr>
          <w:rFonts w:cs="Open Sans"/>
          <w:noProof/>
          <w:szCs w:val="24"/>
        </w:rPr>
        <w:t xml:space="preserve">, </w:t>
      </w:r>
      <w:r w:rsidRPr="00365A16">
        <w:rPr>
          <w:rFonts w:cs="Open Sans"/>
          <w:i/>
          <w:iCs/>
          <w:noProof/>
          <w:szCs w:val="24"/>
        </w:rPr>
        <w:t>106</w:t>
      </w:r>
      <w:r w:rsidRPr="00365A16">
        <w:rPr>
          <w:rFonts w:cs="Open Sans"/>
          <w:noProof/>
          <w:szCs w:val="24"/>
        </w:rPr>
        <w:t>(2), 764–774. https://doi.org/10.1152/jn.00626.2010</w:t>
      </w:r>
    </w:p>
    <w:p w14:paraId="51FD6575"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Stevenson, I. H., &amp; Kording, K. P. (2011). Inferring spike-timing-dependent plasticity from spike train data. In J. Shawe-Taylor, R. S. Zemel, P. Bartlett, F. C. N. Pereira, &amp; K. Q. Weinberger (Eds.), </w:t>
      </w:r>
      <w:r w:rsidRPr="00365A16">
        <w:rPr>
          <w:rFonts w:cs="Open Sans"/>
          <w:i/>
          <w:iCs/>
          <w:noProof/>
          <w:szCs w:val="24"/>
        </w:rPr>
        <w:t>Advances in Neural Information Processing Systems</w:t>
      </w:r>
      <w:r w:rsidRPr="00365A16">
        <w:rPr>
          <w:rFonts w:cs="Open Sans"/>
          <w:noProof/>
          <w:szCs w:val="24"/>
        </w:rPr>
        <w:t xml:space="preserve"> (Vol. 24).</w:t>
      </w:r>
    </w:p>
    <w:p w14:paraId="012A2ACD"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Swadlow, H. A., &amp; Gusev, A. G. (2001). The impact of “bursting” thalamic impulses at a neocortical synapse. </w:t>
      </w:r>
      <w:r w:rsidRPr="00365A16">
        <w:rPr>
          <w:rFonts w:cs="Open Sans"/>
          <w:i/>
          <w:iCs/>
          <w:noProof/>
          <w:szCs w:val="24"/>
        </w:rPr>
        <w:t>Nature Neuroscience</w:t>
      </w:r>
      <w:r w:rsidRPr="00365A16">
        <w:rPr>
          <w:rFonts w:cs="Open Sans"/>
          <w:noProof/>
          <w:szCs w:val="24"/>
        </w:rPr>
        <w:t xml:space="preserve">, </w:t>
      </w:r>
      <w:r w:rsidRPr="00365A16">
        <w:rPr>
          <w:rFonts w:cs="Open Sans"/>
          <w:i/>
          <w:iCs/>
          <w:noProof/>
          <w:szCs w:val="24"/>
        </w:rPr>
        <w:t>4</w:t>
      </w:r>
      <w:r w:rsidRPr="00365A16">
        <w:rPr>
          <w:rFonts w:cs="Open Sans"/>
          <w:noProof/>
          <w:szCs w:val="24"/>
        </w:rPr>
        <w:t>(4), 402–408. https://doi.org/10.1038/86054</w:t>
      </w:r>
    </w:p>
    <w:p w14:paraId="49B8A029"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365A16">
        <w:rPr>
          <w:rFonts w:cs="Open Sans"/>
          <w:i/>
          <w:iCs/>
          <w:noProof/>
          <w:szCs w:val="24"/>
        </w:rPr>
        <w:t>Journal of Neurophysiology</w:t>
      </w:r>
      <w:r w:rsidRPr="00365A16">
        <w:rPr>
          <w:rFonts w:cs="Open Sans"/>
          <w:noProof/>
          <w:szCs w:val="24"/>
        </w:rPr>
        <w:t xml:space="preserve">, </w:t>
      </w:r>
      <w:r w:rsidRPr="00365A16">
        <w:rPr>
          <w:rFonts w:cs="Open Sans"/>
          <w:i/>
          <w:iCs/>
          <w:noProof/>
          <w:szCs w:val="24"/>
        </w:rPr>
        <w:t>93</w:t>
      </w:r>
      <w:r w:rsidRPr="00365A16">
        <w:rPr>
          <w:rFonts w:cs="Open Sans"/>
          <w:noProof/>
          <w:szCs w:val="24"/>
        </w:rPr>
        <w:t>(2), 1074–1089.</w:t>
      </w:r>
    </w:p>
    <w:p w14:paraId="4AE52CBF" w14:textId="77777777" w:rsidR="00365A16" w:rsidRPr="00365A16" w:rsidRDefault="00365A16" w:rsidP="00365A16">
      <w:pPr>
        <w:widowControl w:val="0"/>
        <w:autoSpaceDE w:val="0"/>
        <w:autoSpaceDN w:val="0"/>
        <w:adjustRightInd w:val="0"/>
        <w:spacing w:line="240" w:lineRule="auto"/>
        <w:ind w:left="480" w:hanging="480"/>
        <w:rPr>
          <w:rFonts w:cs="Open Sans"/>
          <w:noProof/>
          <w:szCs w:val="24"/>
        </w:rPr>
      </w:pPr>
      <w:r w:rsidRPr="00365A16">
        <w:rPr>
          <w:rFonts w:cs="Open Sans"/>
          <w:noProof/>
          <w:szCs w:val="24"/>
        </w:rPr>
        <w:t xml:space="preserve">Usrey, W. M., Alonso, J. M., &amp; Reid, R. C. (2000). Synaptic interactions between thalamic inputs to simple cells in cat visual cortex. </w:t>
      </w:r>
      <w:r w:rsidRPr="00365A16">
        <w:rPr>
          <w:rFonts w:cs="Open Sans"/>
          <w:i/>
          <w:iCs/>
          <w:noProof/>
          <w:szCs w:val="24"/>
        </w:rPr>
        <w:t>Journal of Neuroscience</w:t>
      </w:r>
      <w:r w:rsidRPr="00365A16">
        <w:rPr>
          <w:rFonts w:cs="Open Sans"/>
          <w:noProof/>
          <w:szCs w:val="24"/>
        </w:rPr>
        <w:t xml:space="preserve">, </w:t>
      </w:r>
      <w:r w:rsidRPr="00365A16">
        <w:rPr>
          <w:rFonts w:cs="Open Sans"/>
          <w:i/>
          <w:iCs/>
          <w:noProof/>
          <w:szCs w:val="24"/>
        </w:rPr>
        <w:t>20</w:t>
      </w:r>
      <w:r w:rsidRPr="00365A16">
        <w:rPr>
          <w:rFonts w:cs="Open Sans"/>
          <w:noProof/>
          <w:szCs w:val="24"/>
        </w:rPr>
        <w:t>(14), 5461–5467. https://doi.org/10.1523/jneurosci.20-14-05461.2000</w:t>
      </w:r>
    </w:p>
    <w:p w14:paraId="54F2773F" w14:textId="77777777" w:rsidR="00365A16" w:rsidRPr="00365A16" w:rsidRDefault="00365A16" w:rsidP="00365A16">
      <w:pPr>
        <w:widowControl w:val="0"/>
        <w:autoSpaceDE w:val="0"/>
        <w:autoSpaceDN w:val="0"/>
        <w:adjustRightInd w:val="0"/>
        <w:spacing w:line="240" w:lineRule="auto"/>
        <w:ind w:left="480" w:hanging="480"/>
        <w:rPr>
          <w:rFonts w:cs="Open Sans"/>
          <w:noProof/>
        </w:rPr>
      </w:pPr>
      <w:r w:rsidRPr="00365A16">
        <w:rPr>
          <w:rFonts w:cs="Open Sans"/>
          <w:noProof/>
          <w:szCs w:val="24"/>
        </w:rPr>
        <w:t xml:space="preserve">Zucker, R. S., &amp; Regehr, W. G. (2002). Short-Term Synaptic Plasticity. </w:t>
      </w:r>
      <w:r w:rsidRPr="00365A16">
        <w:rPr>
          <w:rFonts w:cs="Open Sans"/>
          <w:i/>
          <w:iCs/>
          <w:noProof/>
          <w:szCs w:val="24"/>
        </w:rPr>
        <w:t>Annual Review of Physiology</w:t>
      </w:r>
      <w:r w:rsidRPr="00365A16">
        <w:rPr>
          <w:rFonts w:cs="Open Sans"/>
          <w:noProof/>
          <w:szCs w:val="24"/>
        </w:rPr>
        <w:t xml:space="preserve">, </w:t>
      </w:r>
      <w:r w:rsidRPr="00365A16">
        <w:rPr>
          <w:rFonts w:cs="Open Sans"/>
          <w:i/>
          <w:iCs/>
          <w:noProof/>
          <w:szCs w:val="24"/>
        </w:rPr>
        <w:t>64</w:t>
      </w:r>
      <w:r w:rsidRPr="00365A16">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3"/>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 w:author="Ganchao Wei" w:date="2020-12-20T15:11:00Z" w:initials="GW">
    <w:p w14:paraId="7871B893" w14:textId="77777777" w:rsidR="00D53BFA" w:rsidRDefault="00D53BFA" w:rsidP="003E3821">
      <w:pPr>
        <w:jc w:val="both"/>
      </w:pPr>
      <w:r>
        <w:rPr>
          <w:rStyle w:val="CommentReference"/>
        </w:rPr>
        <w:annotationRef/>
      </w:r>
      <w:r>
        <w:t>Cite along with Swadlow for partitions based on ISI…</w:t>
      </w:r>
    </w:p>
    <w:p w14:paraId="3DC2C4A2" w14:textId="77777777" w:rsidR="00D53BFA" w:rsidRDefault="00D53BFA" w:rsidP="003E3821">
      <w:pPr>
        <w:jc w:val="both"/>
      </w:pPr>
      <w:r w:rsidRPr="0018525B">
        <w:t xml:space="preserve">https://www.jneurosci.org/content/20/14/5461.short </w:t>
      </w:r>
    </w:p>
    <w:p w14:paraId="73FE3D9C" w14:textId="77777777" w:rsidR="00D53BFA" w:rsidRDefault="00D53BFA" w:rsidP="003E3821">
      <w:pPr>
        <w:jc w:val="both"/>
      </w:pPr>
      <w:hyperlink r:id="rId1" w:history="1">
        <w:r w:rsidRPr="005F5F56">
          <w:rPr>
            <w:rStyle w:val="Hyperlink"/>
          </w:rPr>
          <w:t>https://www.sciencedirect.com/science/article/abs/pii/0304394087906173</w:t>
        </w:r>
      </w:hyperlink>
    </w:p>
    <w:p w14:paraId="7B8E83CD" w14:textId="77777777" w:rsidR="00D53BFA" w:rsidRDefault="00D53BFA" w:rsidP="003E3821">
      <w:pPr>
        <w:jc w:val="both"/>
      </w:pPr>
      <w:hyperlink r:id="rId2" w:history="1">
        <w:r w:rsidRPr="005F5F56">
          <w:rPr>
            <w:rStyle w:val="Hyperlink"/>
          </w:rPr>
          <w:t>https://www.sciencedirect.com/science/article/pii/S0896627300805255</w:t>
        </w:r>
      </w:hyperlink>
    </w:p>
    <w:p w14:paraId="66323A20" w14:textId="256352AD" w:rsidR="00D53BFA" w:rsidRDefault="00D53BFA" w:rsidP="003E3821">
      <w:pPr>
        <w:pStyle w:val="CommentText"/>
      </w:pPr>
      <w:r w:rsidRPr="0018525B">
        <w:t>https://jov.arvojournals.org/article.aspx?articleid=2122035</w:t>
      </w:r>
    </w:p>
  </w:comment>
  <w:comment w:id="89" w:author="Ganchao Wei" w:date="2021-01-25T07:39:00Z" w:initials="GW">
    <w:p w14:paraId="0CB0C894" w14:textId="249CCDBE" w:rsidR="00612C56" w:rsidRDefault="00612C56">
      <w:pPr>
        <w:pStyle w:val="CommentText"/>
      </w:pPr>
      <w:r>
        <w:rPr>
          <w:rStyle w:val="CommentReference"/>
        </w:rPr>
        <w:annotationRef/>
      </w:r>
      <w:r>
        <w:t>For me, saying long-term scales short-term is more intuitive.</w:t>
      </w:r>
    </w:p>
  </w:comment>
  <w:comment w:id="120" w:author="Stevenson, Ian" w:date="2021-01-22T15:42:00Z" w:initials="IS">
    <w:p w14:paraId="6982C79E" w14:textId="5EE720AF" w:rsidR="00D53BFA" w:rsidRDefault="00D53BFA" w:rsidP="0057386F">
      <w:pPr>
        <w:pStyle w:val="CommentText"/>
      </w:pPr>
      <w:r>
        <w:rPr>
          <w:rStyle w:val="CommentReference"/>
        </w:rPr>
        <w:annotationRef/>
      </w:r>
      <w:r>
        <w:t>needs a bit more work</w:t>
      </w:r>
    </w:p>
  </w:comment>
  <w:comment w:id="121" w:author="Ganchao Wei" w:date="2021-01-18T20:31:00Z" w:initials="GW">
    <w:p w14:paraId="154D8B2C" w14:textId="4F03D072" w:rsidR="00D53BFA" w:rsidRDefault="00D53BFA">
      <w:pPr>
        <w:pStyle w:val="CommentText"/>
      </w:pPr>
      <w:r>
        <w:rPr>
          <w:rStyle w:val="CommentReference"/>
        </w:rPr>
        <w:annotationRef/>
      </w:r>
      <w:r>
        <w:t>(CITE Linderman/Stevenson).</w:t>
      </w:r>
    </w:p>
  </w:comment>
  <w:comment w:id="122" w:author="Stevenson, Ian" w:date="2021-01-22T15:39:00Z" w:initials="IS">
    <w:p w14:paraId="7F9FB0A5" w14:textId="77777777" w:rsidR="00D53BFA" w:rsidRDefault="00D53BFA">
      <w:pPr>
        <w:pStyle w:val="CommentText"/>
      </w:pPr>
      <w:r>
        <w:rPr>
          <w:rStyle w:val="CommentReference"/>
        </w:rPr>
        <w:annotationRef/>
      </w:r>
      <w:r>
        <w:t>song, robinson, berger... "Identification of Short-Term and Long-Term Functional Synaptic Plasticity From Spiking Activities</w:t>
      </w:r>
    </w:p>
    <w:p w14:paraId="0D6FE8A7" w14:textId="2C4899F6" w:rsidR="00D53BFA" w:rsidRDefault="00D53BFA" w:rsidP="007507BD">
      <w:pPr>
        <w:pStyle w:val="CommentText"/>
      </w:pPr>
      <w:r>
        <w:t>"</w:t>
      </w:r>
    </w:p>
  </w:comment>
  <w:comment w:id="166" w:author="Stevenson, Ian" w:date="2021-01-22T15:45:00Z" w:initials="IS">
    <w:p w14:paraId="07E5A7EA" w14:textId="23E0D27D" w:rsidR="00D53BFA" w:rsidRDefault="00D53BFA" w:rsidP="0057386F">
      <w:pPr>
        <w:pStyle w:val="CommentText"/>
      </w:pPr>
      <w:r>
        <w:rPr>
          <w:rStyle w:val="CommentReference"/>
        </w:rPr>
        <w:annotationRef/>
      </w:r>
      <w:r>
        <w:t>rephrase to make more clear</w:t>
      </w:r>
    </w:p>
  </w:comment>
  <w:comment w:id="196" w:author="Ganchao Wei" w:date="2020-12-20T14:38:00Z" w:initials="GW">
    <w:p w14:paraId="5F4071C1" w14:textId="77777777" w:rsidR="00D53BFA" w:rsidRDefault="00D53BFA" w:rsidP="007D452E">
      <w:pPr>
        <w:jc w:val="both"/>
      </w:pPr>
      <w:r>
        <w:rPr>
          <w:rStyle w:val="CommentReference"/>
        </w:rPr>
        <w:annotationRef/>
      </w:r>
      <w:r>
        <w:t>[Limitations of the model]</w:t>
      </w:r>
    </w:p>
    <w:p w14:paraId="4658E6D9" w14:textId="77777777" w:rsidR="00D53BFA" w:rsidRDefault="00D53BFA" w:rsidP="007D452E">
      <w:pPr>
        <w:jc w:val="both"/>
      </w:pPr>
      <w:r>
        <w:t>[Possible extensions of the model]</w:t>
      </w:r>
    </w:p>
    <w:p w14:paraId="63524404" w14:textId="5B9CDA03" w:rsidR="00D53BFA" w:rsidRDefault="00D53BFA" w:rsidP="007D452E">
      <w:pPr>
        <w:pStyle w:val="CommentText"/>
      </w:pPr>
      <w:r>
        <w:t>[Prospects for real data…]</w:t>
      </w:r>
    </w:p>
  </w:comment>
  <w:comment w:id="217" w:author="Ganchao Wei" w:date="2020-12-20T14:38:00Z" w:initials="GW">
    <w:p w14:paraId="60266280" w14:textId="437F7C2E" w:rsidR="00D53BFA" w:rsidRDefault="00D53BFA">
      <w:pPr>
        <w:pStyle w:val="CommentText"/>
      </w:pPr>
      <w:r>
        <w:rPr>
          <w:rStyle w:val="CommentReference"/>
        </w:rPr>
        <w:annotationRef/>
      </w:r>
      <w:r>
        <w:t>What’s the latest research? Do they solve this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323A20" w15:done="0"/>
  <w15:commentEx w15:paraId="0CB0C894" w15:done="0"/>
  <w15:commentEx w15:paraId="6982C79E" w15:done="0"/>
  <w15:commentEx w15:paraId="154D8B2C" w15:done="1"/>
  <w15:commentEx w15:paraId="0D6FE8A7" w15:done="0"/>
  <w15:commentEx w15:paraId="07E5A7EA" w15:done="0"/>
  <w15:commentEx w15:paraId="63524404" w15:done="0"/>
  <w15:commentEx w15:paraId="60266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4DCD" w16cex:dateUtc="2021-01-22T18:12:00Z"/>
  <w16cex:commentExtensible w16cex:durableId="23B570D2" w16cex:dateUtc="2021-01-22T20:42:00Z"/>
  <w16cex:commentExtensible w16cex:durableId="23B57045" w16cex:dateUtc="2021-01-22T20:39:00Z"/>
  <w16cex:commentExtensible w16cex:durableId="23B571A1" w16cex:dateUtc="2021-01-22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323A20" w16cid:durableId="2389E83D"/>
  <w16cid:commentId w16cid:paraId="0CB0C894" w16cid:durableId="23B8F41D"/>
  <w16cid:commentId w16cid:paraId="6982C79E" w16cid:durableId="23B570D2"/>
  <w16cid:commentId w16cid:paraId="154D8B2C" w16cid:durableId="23B06E8B"/>
  <w16cid:commentId w16cid:paraId="0D6FE8A7" w16cid:durableId="23B57045"/>
  <w16cid:commentId w16cid:paraId="07E5A7EA" w16cid:durableId="23B571A1"/>
  <w16cid:commentId w16cid:paraId="63524404" w16cid:durableId="2389E04D"/>
  <w16cid:commentId w16cid:paraId="60266280" w16cid:durableId="2389E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634F1" w14:textId="77777777" w:rsidR="002E6A93" w:rsidRDefault="002E6A93" w:rsidP="00781D79">
      <w:pPr>
        <w:spacing w:after="0" w:line="240" w:lineRule="auto"/>
      </w:pPr>
      <w:r>
        <w:separator/>
      </w:r>
    </w:p>
  </w:endnote>
  <w:endnote w:type="continuationSeparator" w:id="0">
    <w:p w14:paraId="2EEFC9C0" w14:textId="77777777" w:rsidR="002E6A93" w:rsidRDefault="002E6A93"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D53BFA" w:rsidRPr="00072DFF" w:rsidRDefault="00D53BFA">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D53BFA" w:rsidRPr="00072DFF" w:rsidRDefault="00D53BFA">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B9760" w14:textId="77777777" w:rsidR="002E6A93" w:rsidRDefault="002E6A93" w:rsidP="00781D79">
      <w:pPr>
        <w:spacing w:after="0" w:line="240" w:lineRule="auto"/>
      </w:pPr>
      <w:r>
        <w:separator/>
      </w:r>
    </w:p>
  </w:footnote>
  <w:footnote w:type="continuationSeparator" w:id="0">
    <w:p w14:paraId="4BDB90D2" w14:textId="77777777" w:rsidR="002E6A93" w:rsidRDefault="002E6A93"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an Stevenson">
    <w15:presenceInfo w15:providerId="None" w15:userId="Ian Stevenson"/>
  </w15:person>
  <w15:person w15:author="Stevenson, Ian">
    <w15:presenceInfo w15:providerId="AD" w15:userId="S::ian.stevenson@uconn.edu::30ee5e27-584b-4064-bb15-2919848031ce"/>
  </w15:person>
  <w15:person w15:author="Ganchao Wei">
    <w15:presenceInfo w15:providerId="None" w15:userId="Ganchao Wei"/>
  </w15:person>
  <w15:person w15:author="Wei, Ganchao">
    <w15:presenceInfo w15:providerId="None" w15:userId="Wei, Ganch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0C7F"/>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51B5"/>
    <w:rsid w:val="00087356"/>
    <w:rsid w:val="00090E73"/>
    <w:rsid w:val="0009145D"/>
    <w:rsid w:val="00093B36"/>
    <w:rsid w:val="000940EA"/>
    <w:rsid w:val="00095FB3"/>
    <w:rsid w:val="00096B5A"/>
    <w:rsid w:val="000A0271"/>
    <w:rsid w:val="000A2EBE"/>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158"/>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3F74"/>
    <w:rsid w:val="00134F28"/>
    <w:rsid w:val="00134FA1"/>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39CF"/>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6D16"/>
    <w:rsid w:val="00226D4E"/>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1E9D"/>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6A93"/>
    <w:rsid w:val="002E74FA"/>
    <w:rsid w:val="002F0DF1"/>
    <w:rsid w:val="002F1B7E"/>
    <w:rsid w:val="002F2F48"/>
    <w:rsid w:val="002F4EB7"/>
    <w:rsid w:val="002F545A"/>
    <w:rsid w:val="003000F3"/>
    <w:rsid w:val="0030302F"/>
    <w:rsid w:val="00304FBA"/>
    <w:rsid w:val="00306720"/>
    <w:rsid w:val="00311F17"/>
    <w:rsid w:val="00314980"/>
    <w:rsid w:val="00314FD6"/>
    <w:rsid w:val="003157A9"/>
    <w:rsid w:val="00316DB2"/>
    <w:rsid w:val="00325DCD"/>
    <w:rsid w:val="003272CF"/>
    <w:rsid w:val="00330105"/>
    <w:rsid w:val="00332217"/>
    <w:rsid w:val="0033455E"/>
    <w:rsid w:val="00334B1B"/>
    <w:rsid w:val="0033707F"/>
    <w:rsid w:val="00337765"/>
    <w:rsid w:val="00337F19"/>
    <w:rsid w:val="00337F1E"/>
    <w:rsid w:val="00340061"/>
    <w:rsid w:val="00342370"/>
    <w:rsid w:val="003433C2"/>
    <w:rsid w:val="0034473A"/>
    <w:rsid w:val="003457A8"/>
    <w:rsid w:val="00346252"/>
    <w:rsid w:val="0035073D"/>
    <w:rsid w:val="00352DC6"/>
    <w:rsid w:val="00353A26"/>
    <w:rsid w:val="0035499B"/>
    <w:rsid w:val="00357562"/>
    <w:rsid w:val="00360A86"/>
    <w:rsid w:val="00361AF0"/>
    <w:rsid w:val="00363AD5"/>
    <w:rsid w:val="003653FC"/>
    <w:rsid w:val="00365A16"/>
    <w:rsid w:val="003700B5"/>
    <w:rsid w:val="00370C42"/>
    <w:rsid w:val="00370D37"/>
    <w:rsid w:val="0037360C"/>
    <w:rsid w:val="00376FEA"/>
    <w:rsid w:val="003819FE"/>
    <w:rsid w:val="00384EE3"/>
    <w:rsid w:val="00384FEF"/>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27B5"/>
    <w:rsid w:val="003B36BC"/>
    <w:rsid w:val="003B3A09"/>
    <w:rsid w:val="003B435E"/>
    <w:rsid w:val="003B5F46"/>
    <w:rsid w:val="003C2128"/>
    <w:rsid w:val="003C4521"/>
    <w:rsid w:val="003C7987"/>
    <w:rsid w:val="003D0875"/>
    <w:rsid w:val="003D1FEB"/>
    <w:rsid w:val="003D3186"/>
    <w:rsid w:val="003D6CD8"/>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314"/>
    <w:rsid w:val="004827E5"/>
    <w:rsid w:val="00482F12"/>
    <w:rsid w:val="00484B86"/>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00A"/>
    <w:rsid w:val="004C453C"/>
    <w:rsid w:val="004C4DA6"/>
    <w:rsid w:val="004C5ECC"/>
    <w:rsid w:val="004C6C81"/>
    <w:rsid w:val="004C7489"/>
    <w:rsid w:val="004C7B0D"/>
    <w:rsid w:val="004D1A59"/>
    <w:rsid w:val="004D623B"/>
    <w:rsid w:val="004D6811"/>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076A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386F"/>
    <w:rsid w:val="005741F3"/>
    <w:rsid w:val="00577EC8"/>
    <w:rsid w:val="005807AC"/>
    <w:rsid w:val="00584533"/>
    <w:rsid w:val="005846B1"/>
    <w:rsid w:val="00585015"/>
    <w:rsid w:val="00585B5F"/>
    <w:rsid w:val="00585EAF"/>
    <w:rsid w:val="005861C4"/>
    <w:rsid w:val="0058660C"/>
    <w:rsid w:val="00587AE2"/>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2C56"/>
    <w:rsid w:val="0061512B"/>
    <w:rsid w:val="00615EF3"/>
    <w:rsid w:val="00622BF3"/>
    <w:rsid w:val="00622DF2"/>
    <w:rsid w:val="00622F5E"/>
    <w:rsid w:val="00622FE6"/>
    <w:rsid w:val="0062384B"/>
    <w:rsid w:val="00623F09"/>
    <w:rsid w:val="00624925"/>
    <w:rsid w:val="00624F7C"/>
    <w:rsid w:val="0062587E"/>
    <w:rsid w:val="00627FDC"/>
    <w:rsid w:val="00630DF1"/>
    <w:rsid w:val="00630EA0"/>
    <w:rsid w:val="006328C0"/>
    <w:rsid w:val="00632DA7"/>
    <w:rsid w:val="00632EAB"/>
    <w:rsid w:val="006362D2"/>
    <w:rsid w:val="006363D8"/>
    <w:rsid w:val="00636939"/>
    <w:rsid w:val="00636E45"/>
    <w:rsid w:val="00640B02"/>
    <w:rsid w:val="006420B3"/>
    <w:rsid w:val="00642ECD"/>
    <w:rsid w:val="00644675"/>
    <w:rsid w:val="006469CA"/>
    <w:rsid w:val="0064738A"/>
    <w:rsid w:val="00647E61"/>
    <w:rsid w:val="00647E95"/>
    <w:rsid w:val="00650EDD"/>
    <w:rsid w:val="00651C66"/>
    <w:rsid w:val="0065341F"/>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0A9E"/>
    <w:rsid w:val="006948C1"/>
    <w:rsid w:val="0069613D"/>
    <w:rsid w:val="006966E1"/>
    <w:rsid w:val="0069788B"/>
    <w:rsid w:val="006A0745"/>
    <w:rsid w:val="006A208E"/>
    <w:rsid w:val="006A34C3"/>
    <w:rsid w:val="006A445B"/>
    <w:rsid w:val="006A770F"/>
    <w:rsid w:val="006B12F4"/>
    <w:rsid w:val="006B29B9"/>
    <w:rsid w:val="006C214C"/>
    <w:rsid w:val="006C71BA"/>
    <w:rsid w:val="006C7FAB"/>
    <w:rsid w:val="006D016F"/>
    <w:rsid w:val="006D093A"/>
    <w:rsid w:val="006D12CB"/>
    <w:rsid w:val="006D4D78"/>
    <w:rsid w:val="006D60B8"/>
    <w:rsid w:val="006D79F1"/>
    <w:rsid w:val="006E086C"/>
    <w:rsid w:val="006E3C91"/>
    <w:rsid w:val="006E4AF9"/>
    <w:rsid w:val="006E55BF"/>
    <w:rsid w:val="006E5963"/>
    <w:rsid w:val="006E5E8E"/>
    <w:rsid w:val="006E7061"/>
    <w:rsid w:val="006E7F80"/>
    <w:rsid w:val="006F27BC"/>
    <w:rsid w:val="006F40FE"/>
    <w:rsid w:val="006F7C2D"/>
    <w:rsid w:val="00702BD7"/>
    <w:rsid w:val="00702CA0"/>
    <w:rsid w:val="00703EF0"/>
    <w:rsid w:val="007044AB"/>
    <w:rsid w:val="0070484B"/>
    <w:rsid w:val="00704FFE"/>
    <w:rsid w:val="00706BB8"/>
    <w:rsid w:val="007078D0"/>
    <w:rsid w:val="00710C56"/>
    <w:rsid w:val="0071192F"/>
    <w:rsid w:val="00713195"/>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7BD"/>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0E60"/>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41F5"/>
    <w:rsid w:val="007C6E81"/>
    <w:rsid w:val="007C7E57"/>
    <w:rsid w:val="007D01A8"/>
    <w:rsid w:val="007D452E"/>
    <w:rsid w:val="007E0C89"/>
    <w:rsid w:val="007E2958"/>
    <w:rsid w:val="007E7F2B"/>
    <w:rsid w:val="007F30D1"/>
    <w:rsid w:val="007F4AD0"/>
    <w:rsid w:val="007F4D74"/>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2B14"/>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D65C1"/>
    <w:rsid w:val="008E0F39"/>
    <w:rsid w:val="008E1B53"/>
    <w:rsid w:val="008E2E0C"/>
    <w:rsid w:val="008E3133"/>
    <w:rsid w:val="008E3AE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22B3"/>
    <w:rsid w:val="00994A2C"/>
    <w:rsid w:val="00996746"/>
    <w:rsid w:val="00996DFD"/>
    <w:rsid w:val="00997BF9"/>
    <w:rsid w:val="00997E3F"/>
    <w:rsid w:val="009A2B93"/>
    <w:rsid w:val="009A3F42"/>
    <w:rsid w:val="009A52CC"/>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937"/>
    <w:rsid w:val="00A636E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0727"/>
    <w:rsid w:val="00A91FAC"/>
    <w:rsid w:val="00A953F5"/>
    <w:rsid w:val="00A96A09"/>
    <w:rsid w:val="00AA1FD0"/>
    <w:rsid w:val="00AA352A"/>
    <w:rsid w:val="00AA4366"/>
    <w:rsid w:val="00AA5248"/>
    <w:rsid w:val="00AA64F9"/>
    <w:rsid w:val="00AA65ED"/>
    <w:rsid w:val="00AA7AD0"/>
    <w:rsid w:val="00AB1939"/>
    <w:rsid w:val="00AB2EBC"/>
    <w:rsid w:val="00AB3C16"/>
    <w:rsid w:val="00AB4CB8"/>
    <w:rsid w:val="00AB6883"/>
    <w:rsid w:val="00AB757F"/>
    <w:rsid w:val="00AB7639"/>
    <w:rsid w:val="00AC3079"/>
    <w:rsid w:val="00AC3750"/>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4F5E"/>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1DA4"/>
    <w:rsid w:val="00BE5165"/>
    <w:rsid w:val="00BE6A3C"/>
    <w:rsid w:val="00BE6D01"/>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230C6"/>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60F8"/>
    <w:rsid w:val="00C674A3"/>
    <w:rsid w:val="00C67C49"/>
    <w:rsid w:val="00C705E0"/>
    <w:rsid w:val="00C71E8B"/>
    <w:rsid w:val="00C72B63"/>
    <w:rsid w:val="00C73992"/>
    <w:rsid w:val="00C747BF"/>
    <w:rsid w:val="00C74BF8"/>
    <w:rsid w:val="00C75D1F"/>
    <w:rsid w:val="00C75E8C"/>
    <w:rsid w:val="00C76D01"/>
    <w:rsid w:val="00C7734F"/>
    <w:rsid w:val="00C77569"/>
    <w:rsid w:val="00C77A6D"/>
    <w:rsid w:val="00C809D9"/>
    <w:rsid w:val="00C83123"/>
    <w:rsid w:val="00C840D6"/>
    <w:rsid w:val="00C85DE2"/>
    <w:rsid w:val="00C91EA5"/>
    <w:rsid w:val="00C91F88"/>
    <w:rsid w:val="00C93C31"/>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DB9"/>
    <w:rsid w:val="00CC7F21"/>
    <w:rsid w:val="00CD0252"/>
    <w:rsid w:val="00CD1AC0"/>
    <w:rsid w:val="00CD1EDB"/>
    <w:rsid w:val="00CD486F"/>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3BFA"/>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457"/>
    <w:rsid w:val="00D7662B"/>
    <w:rsid w:val="00D7778E"/>
    <w:rsid w:val="00D77803"/>
    <w:rsid w:val="00D778B0"/>
    <w:rsid w:val="00D80781"/>
    <w:rsid w:val="00D80FE0"/>
    <w:rsid w:val="00D8409A"/>
    <w:rsid w:val="00D84875"/>
    <w:rsid w:val="00D871DC"/>
    <w:rsid w:val="00D87AC2"/>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F02C7"/>
    <w:rsid w:val="00DF1B03"/>
    <w:rsid w:val="00DF2910"/>
    <w:rsid w:val="00DF4DF2"/>
    <w:rsid w:val="00E00DB0"/>
    <w:rsid w:val="00E040BE"/>
    <w:rsid w:val="00E114DC"/>
    <w:rsid w:val="00E11CA9"/>
    <w:rsid w:val="00E1651A"/>
    <w:rsid w:val="00E20679"/>
    <w:rsid w:val="00E22730"/>
    <w:rsid w:val="00E249B7"/>
    <w:rsid w:val="00E2516D"/>
    <w:rsid w:val="00E25C06"/>
    <w:rsid w:val="00E27011"/>
    <w:rsid w:val="00E27B65"/>
    <w:rsid w:val="00E320FD"/>
    <w:rsid w:val="00E32D7C"/>
    <w:rsid w:val="00E35A16"/>
    <w:rsid w:val="00E41030"/>
    <w:rsid w:val="00E41215"/>
    <w:rsid w:val="00E41392"/>
    <w:rsid w:val="00E44A2C"/>
    <w:rsid w:val="00E47CFD"/>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330"/>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986662707">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896627300805255" TargetMode="External"/><Relationship Id="rId1" Type="http://schemas.openxmlformats.org/officeDocument/2006/relationships/hyperlink" Target="https://www.sciencedirect.com/science/article/abs/pii/0304394087906173"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933BEA49-50DF-45AA-A85A-62AF10536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24</Pages>
  <Words>36610</Words>
  <Characters>208677</Characters>
  <Application>Microsoft Office Word</Application>
  <DocSecurity>0</DocSecurity>
  <Lines>1738</Lines>
  <Paragraphs>489</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244798</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Ganchao Wei</cp:lastModifiedBy>
  <cp:revision>19</cp:revision>
  <cp:lastPrinted>2020-12-15T15:17:00Z</cp:lastPrinted>
  <dcterms:created xsi:type="dcterms:W3CDTF">2021-01-22T18:33:00Z</dcterms:created>
  <dcterms:modified xsi:type="dcterms:W3CDTF">2021-01-25T13:17:00Z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