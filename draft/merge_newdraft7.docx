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bookmarkStart w:id="0" w:name="_GoBack"/>
      <w:bookmarkEnd w:id="0"/>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07C4EACB" w:rsidR="00CB60F1" w:rsidDel="003A14C6" w:rsidRDefault="00997E3F" w:rsidP="000C7168">
      <w:pPr>
        <w:jc w:val="both"/>
        <w:rPr>
          <w:del w:id="1" w:author="Ganchao Wei" w:date="2020-12-20T16:04:00Z"/>
        </w:rPr>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rsidR="00134F28">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134F28">
        <w:rPr>
          <w:rFonts w:ascii="Cambria Math" w:hAnsi="Cambria Math" w:cs="Cambria Math"/>
        </w:rPr>
        <w:instrText>∼</w:instrText>
      </w:r>
      <w:r w:rsidR="00134F28">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134F28">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3B9D741B" w14:textId="6D06D3CF" w:rsidR="001073DA" w:rsidRDefault="001073DA" w:rsidP="000C7168">
      <w:pPr>
        <w:jc w:val="both"/>
      </w:pPr>
    </w:p>
    <w:p w14:paraId="6DB9F0EE" w14:textId="3940F74F" w:rsidR="00FE4BC2" w:rsidDel="00A12C49" w:rsidRDefault="00CB60F1" w:rsidP="000C7168">
      <w:pPr>
        <w:jc w:val="both"/>
        <w:rPr>
          <w:del w:id="2" w:author="Ganchao Wei" w:date="2020-12-20T16:03:00Z"/>
        </w:rPr>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r w:rsidR="008D5758">
        <w:fldChar w:fldCharType="begin" w:fldLock="1"/>
      </w:r>
      <w:r w:rsidR="00134F2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xml:space="preserve">. For </w:t>
      </w:r>
      <w:r w:rsidR="008D5758">
        <w:lastRenderedPageBreak/>
        <w:t>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134F2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7537E001" w14:textId="77777777" w:rsidR="00CF12B4" w:rsidRDefault="00CF12B4" w:rsidP="000C7168">
      <w:pPr>
        <w:jc w:val="both"/>
      </w:pPr>
    </w:p>
    <w:p w14:paraId="0CDC456B" w14:textId="6C419A8C" w:rsidR="005367F1" w:rsidDel="003E3821" w:rsidRDefault="00CF12B4" w:rsidP="000C7168">
      <w:pPr>
        <w:jc w:val="both"/>
        <w:rPr>
          <w:del w:id="3" w:author="Ganchao Wei" w:date="2020-12-20T15:12:00Z"/>
        </w:rPr>
      </w:pPr>
      <w:r>
        <w:t>The short- and long-term dynamics in synapses can be</w:t>
      </w:r>
      <w:r w:rsidR="002735D8">
        <w:t xml:space="preserve"> roughly</w:t>
      </w:r>
      <w:r>
        <w:t xml:space="preserve"> studied by investigating the cross-correlations or postsynaptic spiking probability, </w:t>
      </w:r>
      <w:commentRangeStart w:id="4"/>
      <w:r>
        <w:t>under different presynaptic inter-spike interval (ISI)</w:t>
      </w:r>
      <w:commentRangeEnd w:id="4"/>
      <w:r w:rsidR="003E3821">
        <w:rPr>
          <w:rStyle w:val="CommentReference"/>
        </w:rPr>
        <w:commentReference w:id="4"/>
      </w:r>
      <w:r>
        <w:fldChar w:fldCharType="begin" w:fldLock="1"/>
      </w:r>
      <w:r w:rsidR="00134F2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synapse","type":"article-journal","volume":"4"},"uris":["http://www.mendeley.com/documents/?uuid=eb1ed3f3-c1cc-4e30-9060-620e01fe7107"]},{"id":"ITEM-3","itemData":{"DOI":"10.1523/jneurosci.20-14-05461.2000","ISSN":"02706474","PMID":"10884329","abstract":"We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Neuroscience","id":"ITEM-3","issue":"14","issued":{"date-parts":[["2000","7","15"]]},"page":"5461-5467","publisher":"Society for Neuroscience","title":"Synaptic interactions between thalamic inputs to simple cells in cat visual cortex","type":"article-journal","volume":"20"},"uris":["http://www.mendeley.com/documents/?uuid=9906a090-f549-3155-a3ca-03bed1c87aad"]},{"id":"ITEM-4","itemData":{"DOI":"10.1016/0304-3940(87)90617-3","ISSN":"03043940","PMID":"3601210","abstract":"The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Letters","id":"ITEM-4","issue":"1","issued":{"date-parts":[["1987","6","1"]]},"page":"113-118","publisher":"Elsevier","title":"Cross-correlation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monkey","type":"article-journal","volume":"77"},"uris":["http://www.mendeley.com/documents/?uuid=6c3598be-6b55-315c-a974-38ba3871f0dc"]},{"id":"ITEM-5","itemData":{"DOI":"10.1016/S0896-6273(00)80525-5","ISSN":"08966273","PMID":"9697862","abstract":"Spike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-5","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rat","type":"article-journal","volume":"21"},"uris":["http://www.mendeley.com/documents/?uuid=aa049f8f-3d9d-3c7c-a357-d4fc816e2bcb"]},{"id":"ITEM-6","itemData":{"DOI":"10.1167/7.14.20","ISSN":"15347362","PMID":"18217815","abstract":"At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Vision","id":"ITEM-6","issue":"14","issued":{"date-parts":[["2007","12","28"]]},"page":"20-20","publisher":"The Association for Research in Vision and Ophthalmology","title":"Thalamic filtering of retinal spike trains by postsynaptic summation","type":"article-journal","volume":"7"},"uris":["http://www.mendeley.com/documents/?uuid=085d4d0f-c6a8-3d0a-a16b-763720cb3c67"]}],"mendeley":{"formattedCitation":"(Carandini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E3821" w:rsidRPr="003E3821">
        <w:rPr>
          <w:noProof/>
        </w:rPr>
        <w:t>(Linderman et al., 2014; Stevenson &amp; Kording, 2011)</w:t>
      </w:r>
      <w:r w:rsidR="000B134B">
        <w:fldChar w:fldCharType="end"/>
      </w:r>
      <w:r w:rsidR="000C7168">
        <w:t xml:space="preserve"> </w:t>
      </w:r>
      <w:r w:rsidR="00E94301">
        <w:t xml:space="preserve">or </w:t>
      </w:r>
      <w:r w:rsidR="000C7168">
        <w:t>short-term</w:t>
      </w:r>
      <w:r w:rsidR="000B134B">
        <w:fldChar w:fldCharType="begin" w:fldLock="1"/>
      </w:r>
      <w:r w:rsidR="00134F28">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3E3821" w:rsidRPr="003E3821">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134F28">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3E3821" w:rsidRPr="003E3821">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134F2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w:t>
      </w:r>
      <w:proofErr w:type="spellStart"/>
      <w:r w:rsidR="003E3821" w:rsidRPr="003E3821">
        <w:rPr>
          <w:noProof/>
        </w:rPr>
        <w:t>Ghanbari</w:t>
      </w:r>
      <w:proofErr w:type="spellEnd"/>
      <w:r w:rsidR="003E3821" w:rsidRPr="003E3821">
        <w:rPr>
          <w:noProof/>
        </w:rPr>
        <w:t xml:space="preserve">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E3821" w:rsidRPr="003E3821">
        <w:rPr>
          <w:noProof/>
        </w:rPr>
        <w:t>(Stevenson &amp; Kording, 2011)</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057175C" w14:textId="2A220348" w:rsidR="0018525B" w:rsidDel="003E3821" w:rsidRDefault="0018525B" w:rsidP="000C7168">
      <w:pPr>
        <w:jc w:val="both"/>
        <w:rPr>
          <w:del w:id="5" w:author="Ganchao Wei" w:date="2020-12-20T15:12:00Z"/>
        </w:rPr>
      </w:pPr>
    </w:p>
    <w:p w14:paraId="75E4AACF" w14:textId="631B9F5E" w:rsidR="0018525B" w:rsidDel="003E3821" w:rsidRDefault="0018525B" w:rsidP="000C7168">
      <w:pPr>
        <w:jc w:val="both"/>
        <w:rPr>
          <w:del w:id="6" w:author="Ganchao Wei" w:date="2020-12-20T15:12:00Z"/>
        </w:rPr>
      </w:pPr>
      <w:del w:id="7"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8" w:author="Ganchao Wei" w:date="2020-12-20T15:12:00Z"/>
        </w:rPr>
      </w:pPr>
      <w:del w:id="9"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10" w:author="Ganchao Wei" w:date="2020-12-20T15:12:00Z"/>
        </w:rPr>
      </w:pPr>
      <w:del w:id="11"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12" w:author="Ganchao Wei" w:date="2020-12-20T15:12:00Z"/>
        </w:rPr>
      </w:pPr>
      <w:del w:id="13"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14"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t xml:space="preserve">2 </w:t>
      </w:r>
      <w:r w:rsidR="0012409E">
        <w:t>Methods</w:t>
      </w:r>
    </w:p>
    <w:p w14:paraId="1120A40A" w14:textId="7124C85C"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134F28">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r w:rsidR="00A25235">
        <w:t>.</w:t>
      </w:r>
      <w:r>
        <w:t xml:space="preserve"> </w:t>
      </w:r>
      <w:r w:rsidR="00A25235">
        <w:t>While many previous studies</w:t>
      </w:r>
      <w:r w:rsidR="002E04F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 Linderman et al., 2014; Stevenson &amp; Kording, 2011)","plainTextFormattedCitation":"(Chan et al., 2008; English et al., 2017; Ghanbari et al., 2017; Linderman et al., 2014; Stevenson &amp; Kording, 2011)","previouslyFormattedCitation":"(Chan et al., 2008; English et al., 2017; Ghanbari et al., 2017; Linderman et al., 2014; Stevenson &amp; Kording, 2011)"},"properties":{"noteIndex":0},"schema":"https://github.com/citation-style-language/schema/raw/master/csl-citation.json"}</w:instrText>
      </w:r>
      <w:r w:rsidR="002E04FB">
        <w:fldChar w:fldCharType="separate"/>
      </w:r>
      <w:r w:rsidR="003E3821" w:rsidRPr="003E3821">
        <w:rPr>
          <w:noProof/>
        </w:rPr>
        <w:t>(Chan et al., 2008; English et al., 2017; Ghanbari et al., 2017; Linderman et al., 2014; Stevenson &amp; Kording, 2011)</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rPr>
          <w:ins w:id="15" w:author="Ganchao Wei" w:date="2020-12-20T16:01:00Z"/>
        </w:rPr>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 w:author="Ganchao Wei" w:date="2020-12-20T15:56:00Z">
          <w:tblPr>
            <w:tblStyle w:val="TableGrid"/>
            <w:tblW w:w="5000" w:type="pct"/>
            <w:jc w:val="center"/>
            <w:tblLook w:val="04A0" w:firstRow="1" w:lastRow="0" w:firstColumn="1" w:lastColumn="0" w:noHBand="0" w:noVBand="1"/>
          </w:tblPr>
        </w:tblPrChange>
      </w:tblPr>
      <w:tblGrid>
        <w:gridCol w:w="695"/>
        <w:gridCol w:w="8545"/>
        <w:gridCol w:w="696"/>
        <w:tblGridChange w:id="17">
          <w:tblGrid>
            <w:gridCol w:w="695"/>
            <w:gridCol w:w="8536"/>
            <w:gridCol w:w="695"/>
          </w:tblGrid>
        </w:tblGridChange>
      </w:tblGrid>
      <w:tr w:rsidR="00C4225E" w14:paraId="46E072E5" w14:textId="77777777" w:rsidTr="00A12C49">
        <w:trPr>
          <w:jc w:val="center"/>
          <w:trPrChange w:id="18" w:author="Ganchao Wei" w:date="2020-12-20T15:56:00Z">
            <w:trPr>
              <w:jc w:val="center"/>
            </w:trPr>
          </w:trPrChange>
        </w:trPr>
        <w:tc>
          <w:tcPr>
            <w:tcW w:w="350" w:type="pct"/>
            <w:tcPrChange w:id="19" w:author="Ganchao Wei" w:date="2020-12-20T15:56:00Z">
              <w:tcPr>
                <w:tcW w:w="350" w:type="pct"/>
              </w:tcPr>
            </w:tcPrChange>
          </w:tcPr>
          <w:p w14:paraId="23EC6FFE" w14:textId="09F35A1F" w:rsidR="00C4225E" w:rsidRDefault="00C4225E" w:rsidP="00C809D9">
            <w:pPr>
              <w:jc w:val="both"/>
            </w:pPr>
          </w:p>
        </w:tc>
        <w:tc>
          <w:tcPr>
            <w:tcW w:w="4300" w:type="pct"/>
            <w:tcPrChange w:id="20" w:author="Ganchao Wei" w:date="2020-12-20T15:56:00Z">
              <w:tcPr>
                <w:tcW w:w="4300" w:type="pct"/>
              </w:tcPr>
            </w:tcPrChange>
          </w:tcPr>
          <w:p w14:paraId="40912237" w14:textId="2F3FB699" w:rsidR="00C4225E" w:rsidRPr="008B15E4" w:rsidRDefault="008B15E4" w:rsidP="00C4225E">
            <w:pPr>
              <w:jc w:val="center"/>
            </w:pPr>
            <w:ins w:id="21" w:author="Ganchao Wei" w:date="2020-12-20T15:51:00Z">
              <w:r>
                <w:t xml:space="preserve"> </w:t>
              </w:r>
            </w:ins>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Change w:id="22" w:author="Ganchao Wei" w:date="2020-12-20T15:56:00Z">
              <w:tcPr>
                <w:tcW w:w="350" w:type="pct"/>
              </w:tcPr>
            </w:tcPrChange>
          </w:tcPr>
          <w:p w14:paraId="1ADA61A3" w14:textId="74883567" w:rsidR="00C4225E" w:rsidRDefault="00C4225E">
            <w:pPr>
              <w:jc w:val="right"/>
              <w:pPrChange w:id="23" w:author="Ganchao Wei" w:date="2020-12-20T15:46:00Z">
                <w:pPr>
                  <w:jc w:val="both"/>
                </w:pPr>
              </w:pPrChange>
            </w:pPr>
            <w:r>
              <w:t>(2.1)</w:t>
            </w:r>
          </w:p>
        </w:tc>
      </w:tr>
      <w:tr w:rsidR="00C4225E" w14:paraId="3DA118A1" w14:textId="77777777" w:rsidTr="00A12C49">
        <w:trPr>
          <w:jc w:val="center"/>
          <w:trPrChange w:id="24" w:author="Ganchao Wei" w:date="2020-12-20T15:56:00Z">
            <w:trPr>
              <w:jc w:val="center"/>
            </w:trPr>
          </w:trPrChange>
        </w:trPr>
        <w:tc>
          <w:tcPr>
            <w:tcW w:w="350" w:type="pct"/>
            <w:tcPrChange w:id="25" w:author="Ganchao Wei" w:date="2020-12-20T15:56:00Z">
              <w:tcPr>
                <w:tcW w:w="350" w:type="pct"/>
              </w:tcPr>
            </w:tcPrChange>
          </w:tcPr>
          <w:p w14:paraId="2BA49C60" w14:textId="77777777" w:rsidR="00C4225E" w:rsidRDefault="00C4225E" w:rsidP="00C809D9">
            <w:pPr>
              <w:jc w:val="both"/>
            </w:pPr>
          </w:p>
        </w:tc>
        <w:tc>
          <w:tcPr>
            <w:tcW w:w="4300" w:type="pct"/>
            <w:tcPrChange w:id="26" w:author="Ganchao Wei" w:date="2020-12-20T15:56:00Z">
              <w:tcPr>
                <w:tcW w:w="4300" w:type="pct"/>
              </w:tcPr>
            </w:tcPrChange>
          </w:tcPr>
          <w:p w14:paraId="650FD8E7" w14:textId="199E0299" w:rsidR="00C4225E" w:rsidRPr="008B15E4" w:rsidRDefault="008B15E4">
            <w:pPr>
              <w:pPrChange w:id="27" w:author="Ganchao Wei" w:date="2020-12-20T15:51:00Z">
                <w:pPr>
                  <w:jc w:val="center"/>
                </w:pPr>
              </w:pPrChange>
            </w:pPr>
            <w:ins w:id="28" w:author="Ganchao Wei" w:date="2020-12-20T15:51:00Z">
              <w:r>
                <w:t xml:space="preserve">           </w:t>
              </w:r>
            </w:ins>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Change w:id="29" w:author="Ganchao Wei" w:date="2020-12-20T15:56:00Z">
              <w:tcPr>
                <w:tcW w:w="350" w:type="pct"/>
              </w:tcPr>
            </w:tcPrChange>
          </w:tcPr>
          <w:p w14:paraId="2C010171" w14:textId="3CB98C81" w:rsidR="00C4225E" w:rsidRDefault="00C4225E">
            <w:pPr>
              <w:jc w:val="right"/>
              <w:pPrChange w:id="30" w:author="Ganchao Wei" w:date="2020-12-20T15:46:00Z">
                <w:pPr>
                  <w:jc w:val="both"/>
                </w:pPr>
              </w:pPrChange>
            </w:pPr>
            <w:r>
              <w:t>(2.2)</w:t>
            </w:r>
          </w:p>
        </w:tc>
      </w:tr>
    </w:tbl>
    <w:p w14:paraId="0AD6B997" w14:textId="77777777" w:rsidR="00856F1E" w:rsidRDefault="00856F1E" w:rsidP="000C7168">
      <w:pPr>
        <w:jc w:val="both"/>
      </w:pPr>
    </w:p>
    <w:p w14:paraId="068D7161" w14:textId="3CE91EC2" w:rsidR="001872A6" w:rsidRDefault="001872A6" w:rsidP="000C7168">
      <w:pPr>
        <w:jc w:val="both"/>
      </w:pPr>
      <w:r>
        <w:lastRenderedPageBreak/>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31"/>
      <m:oMath>
        <m:r>
          <w:rPr>
            <w:rFonts w:ascii="Cambria Math" w:hAnsi="Cambria Math"/>
          </w:rPr>
          <m:t>h</m:t>
        </m:r>
      </m:oMath>
      <w:r w:rsidR="009419EC">
        <w:t xml:space="preserve"> steps into the past</w:t>
      </w:r>
      <w:commentRangeEnd w:id="31"/>
      <w:r w:rsidR="006F40FE">
        <w:rPr>
          <w:rStyle w:val="CommentReference"/>
        </w:rPr>
        <w:commentReference w:id="31"/>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rPr>
          <w:ins w:id="32" w:author="Ganchao Wei" w:date="2020-12-20T16:01:00Z"/>
        </w:rPr>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 w:author="Ganchao Wei" w:date="2020-12-20T15:56:00Z">
          <w:tblPr>
            <w:tblStyle w:val="TableGrid"/>
            <w:tblW w:w="5000" w:type="pct"/>
            <w:jc w:val="center"/>
            <w:tblLook w:val="04A0" w:firstRow="1" w:lastRow="0" w:firstColumn="1" w:lastColumn="0" w:noHBand="0" w:noVBand="1"/>
          </w:tblPr>
        </w:tblPrChange>
      </w:tblPr>
      <w:tblGrid>
        <w:gridCol w:w="637"/>
        <w:gridCol w:w="8487"/>
        <w:gridCol w:w="812"/>
        <w:tblGridChange w:id="34">
          <w:tblGrid>
            <w:gridCol w:w="635"/>
            <w:gridCol w:w="8479"/>
            <w:gridCol w:w="812"/>
          </w:tblGrid>
        </w:tblGridChange>
      </w:tblGrid>
      <w:tr w:rsidR="008B15E4" w14:paraId="5D4BB11B" w14:textId="77777777" w:rsidTr="00A12C49">
        <w:trPr>
          <w:trHeight w:val="219"/>
          <w:jc w:val="center"/>
          <w:trPrChange w:id="35" w:author="Ganchao Wei" w:date="2020-12-20T15:56:00Z">
            <w:trPr>
              <w:trHeight w:val="219"/>
              <w:jc w:val="center"/>
            </w:trPr>
          </w:trPrChange>
        </w:trPr>
        <w:tc>
          <w:tcPr>
            <w:tcW w:w="350" w:type="pct"/>
            <w:vMerge w:val="restart"/>
            <w:tcPrChange w:id="36" w:author="Ganchao Wei" w:date="2020-12-20T15:56:00Z">
              <w:tcPr>
                <w:tcW w:w="320" w:type="pct"/>
                <w:vMerge w:val="restart"/>
              </w:tcPr>
            </w:tcPrChange>
          </w:tcPr>
          <w:p w14:paraId="4236F252" w14:textId="77777777" w:rsidR="008B15E4" w:rsidRDefault="008B15E4" w:rsidP="000C7168">
            <w:pPr>
              <w:jc w:val="both"/>
            </w:pPr>
          </w:p>
        </w:tc>
        <w:tc>
          <w:tcPr>
            <w:tcW w:w="4300" w:type="pct"/>
            <w:vMerge w:val="restart"/>
            <w:tcPrChange w:id="37" w:author="Ganchao Wei" w:date="2020-12-20T15:56:00Z">
              <w:tcPr>
                <w:tcW w:w="4271" w:type="pct"/>
                <w:vMerge w:val="restart"/>
              </w:tcPr>
            </w:tcPrChange>
          </w:tcPr>
          <w:p w14:paraId="50FB016A" w14:textId="5BB53924" w:rsidR="008B15E4" w:rsidRPr="000137D3" w:rsidRDefault="00EF42C2"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Change w:id="38" w:author="Ganchao Wei" w:date="2020-12-20T15:56:00Z">
              <w:tcPr>
                <w:tcW w:w="409" w:type="pct"/>
              </w:tcPr>
            </w:tcPrChange>
          </w:tcPr>
          <w:p w14:paraId="4872203D" w14:textId="6AEA412C" w:rsidR="008B15E4" w:rsidRDefault="008B15E4">
            <w:pPr>
              <w:jc w:val="right"/>
              <w:pPrChange w:id="39" w:author="Ganchao Wei" w:date="2020-12-20T15:46:00Z">
                <w:pPr>
                  <w:jc w:val="both"/>
                </w:pPr>
              </w:pPrChange>
            </w:pPr>
            <w:del w:id="40" w:author="Ganchao Wei" w:date="2020-12-20T15:47:00Z">
              <w:r w:rsidDel="008B15E4">
                <w:delText>(2.</w:delText>
              </w:r>
            </w:del>
            <w:del w:id="41" w:author="Ganchao Wei" w:date="2020-12-20T15:45:00Z">
              <w:r w:rsidDel="008B15E4">
                <w:delText>5</w:delText>
              </w:r>
            </w:del>
            <w:del w:id="42" w:author="Ganchao Wei" w:date="2020-12-20T15:47:00Z">
              <w:r w:rsidDel="008B15E4">
                <w:delText>)</w:delText>
              </w:r>
            </w:del>
          </w:p>
        </w:tc>
      </w:tr>
      <w:tr w:rsidR="008B15E4" w14:paraId="436EF134" w14:textId="77777777" w:rsidTr="00A12C49">
        <w:trPr>
          <w:trHeight w:val="218"/>
          <w:jc w:val="center"/>
          <w:trPrChange w:id="43" w:author="Ganchao Wei" w:date="2020-12-20T15:56:00Z">
            <w:trPr>
              <w:trHeight w:val="218"/>
              <w:jc w:val="center"/>
            </w:trPr>
          </w:trPrChange>
        </w:trPr>
        <w:tc>
          <w:tcPr>
            <w:tcW w:w="350" w:type="pct"/>
            <w:vMerge/>
            <w:tcPrChange w:id="44" w:author="Ganchao Wei" w:date="2020-12-20T15:56:00Z">
              <w:tcPr>
                <w:tcW w:w="320" w:type="pct"/>
                <w:vMerge/>
              </w:tcPr>
            </w:tcPrChange>
          </w:tcPr>
          <w:p w14:paraId="0EC16061" w14:textId="77777777" w:rsidR="008B15E4" w:rsidRDefault="008B15E4" w:rsidP="000C7168">
            <w:pPr>
              <w:jc w:val="both"/>
            </w:pPr>
          </w:p>
        </w:tc>
        <w:tc>
          <w:tcPr>
            <w:tcW w:w="4300" w:type="pct"/>
            <w:vMerge/>
            <w:tcPrChange w:id="45" w:author="Ganchao Wei" w:date="2020-12-20T15:56:00Z">
              <w:tcPr>
                <w:tcW w:w="4271" w:type="pct"/>
                <w:vMerge/>
              </w:tcPr>
            </w:tcPrChange>
          </w:tcPr>
          <w:p w14:paraId="2B9B252F" w14:textId="77777777" w:rsidR="008B15E4" w:rsidRDefault="008B15E4" w:rsidP="00C809D9">
            <w:pPr>
              <w:jc w:val="center"/>
              <w:rPr>
                <w:rFonts w:eastAsia="等线" w:cs="Times New Roman"/>
              </w:rPr>
            </w:pPr>
          </w:p>
        </w:tc>
        <w:tc>
          <w:tcPr>
            <w:tcW w:w="350" w:type="pct"/>
            <w:tcPrChange w:id="46" w:author="Ganchao Wei" w:date="2020-12-20T15:56:00Z">
              <w:tcPr>
                <w:tcW w:w="409" w:type="pct"/>
              </w:tcPr>
            </w:tcPrChange>
          </w:tcPr>
          <w:p w14:paraId="79EE3B89" w14:textId="2E7C6554" w:rsidR="008B15E4" w:rsidRDefault="008B15E4" w:rsidP="008B15E4">
            <w:pPr>
              <w:jc w:val="right"/>
            </w:pPr>
            <w:ins w:id="47" w:author="Ganchao Wei" w:date="2020-12-20T15:47:00Z">
              <w:r>
                <w:t>(2.3)</w:t>
              </w:r>
            </w:ins>
          </w:p>
        </w:tc>
      </w:tr>
      <w:tr w:rsidR="0012409E" w14:paraId="11D8D3CB" w14:textId="77777777" w:rsidTr="00A12C49">
        <w:trPr>
          <w:jc w:val="center"/>
          <w:trPrChange w:id="48" w:author="Ganchao Wei" w:date="2020-12-20T15:56:00Z">
            <w:trPr>
              <w:jc w:val="center"/>
            </w:trPr>
          </w:trPrChange>
        </w:trPr>
        <w:tc>
          <w:tcPr>
            <w:tcW w:w="350" w:type="pct"/>
            <w:tcPrChange w:id="49" w:author="Ganchao Wei" w:date="2020-12-20T15:56:00Z">
              <w:tcPr>
                <w:tcW w:w="320" w:type="pct"/>
              </w:tcPr>
            </w:tcPrChange>
          </w:tcPr>
          <w:p w14:paraId="3BD636B2" w14:textId="77777777" w:rsidR="0012409E" w:rsidRDefault="0012409E" w:rsidP="000C7168">
            <w:pPr>
              <w:jc w:val="both"/>
            </w:pPr>
          </w:p>
        </w:tc>
        <w:tc>
          <w:tcPr>
            <w:tcW w:w="4300" w:type="pct"/>
            <w:tcPrChange w:id="50" w:author="Ganchao Wei" w:date="2020-12-20T15:56:00Z">
              <w:tcPr>
                <w:tcW w:w="4271" w:type="pct"/>
              </w:tcPr>
            </w:tcPrChange>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Change w:id="51" w:author="Ganchao Wei" w:date="2020-12-20T15:56:00Z">
              <w:tcPr>
                <w:tcW w:w="409" w:type="pct"/>
              </w:tcPr>
            </w:tcPrChange>
          </w:tcPr>
          <w:p w14:paraId="3F1B354E" w14:textId="6EE7CC5D" w:rsidR="0012409E" w:rsidRDefault="0012409E">
            <w:pPr>
              <w:jc w:val="right"/>
              <w:pPrChange w:id="52" w:author="Ganchao Wei" w:date="2020-12-20T15:46:00Z">
                <w:pPr>
                  <w:jc w:val="both"/>
                </w:pPr>
              </w:pPrChange>
            </w:pPr>
            <w:r>
              <w:t>(</w:t>
            </w:r>
            <w:r w:rsidR="00C4225E">
              <w:t>2</w:t>
            </w:r>
            <w:r>
              <w:t>.</w:t>
            </w:r>
            <w:del w:id="53" w:author="Ganchao Wei" w:date="2020-12-20T15:45:00Z">
              <w:r w:rsidR="00C4225E" w:rsidDel="008B15E4">
                <w:delText>6</w:delText>
              </w:r>
            </w:del>
            <w:ins w:id="54" w:author="Ganchao Wei" w:date="2020-12-20T15:45:00Z">
              <w:r w:rsidR="008B15E4">
                <w:t>4</w:t>
              </w:r>
            </w:ins>
            <w:r>
              <w:t>)</w:t>
            </w:r>
          </w:p>
        </w:tc>
      </w:tr>
    </w:tbl>
    <w:p w14:paraId="6182CCEF" w14:textId="77777777" w:rsidR="006F40FE" w:rsidRDefault="006F40FE" w:rsidP="00923D2E">
      <w:pPr>
        <w:jc w:val="both"/>
      </w:pPr>
    </w:p>
    <w:p w14:paraId="5B33B924" w14:textId="3038C0CD" w:rsidR="00A23AF4" w:rsidRDefault="00441431" w:rsidP="00923D2E">
      <w:pPr>
        <w:jc w:val="both"/>
      </w:pPr>
      <w:r>
        <w:t>In our model,</w:t>
      </w:r>
      <w:commentRangeStart w:id="55"/>
      <w:r>
        <w:t xml:space="preserve"> </w:t>
      </w:r>
      <w:commentRangeEnd w:id="55"/>
      <w:r w:rsidR="0061512B">
        <w:rPr>
          <w:rStyle w:val="CommentReference"/>
        </w:rPr>
        <w:commentReference w:id="55"/>
      </w:r>
      <w:r w:rsidR="00FB3229">
        <w:t xml:space="preserve">the </w:t>
      </w:r>
      <w:r w:rsidR="00792FC2">
        <w:t>spiking history of postsynaptic neuron</w:t>
      </w:r>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0E3B5C85" w:rsidR="0012409E" w:rsidRDefault="00F073B2" w:rsidP="000C7168">
      <w:pPr>
        <w:jc w:val="both"/>
        <w:rPr>
          <w:ins w:id="56" w:author="Ganchao Wei" w:date="2020-12-20T16:01:00Z"/>
        </w:rPr>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2E74FA">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7" w:author="Ganchao Wei" w:date="2020-12-20T15:57:00Z">
          <w:tblPr>
            <w:tblStyle w:val="TableGrid"/>
            <w:tblW w:w="5000" w:type="pct"/>
            <w:jc w:val="center"/>
            <w:tblLook w:val="04A0" w:firstRow="1" w:lastRow="0" w:firstColumn="1" w:lastColumn="0" w:noHBand="0" w:noVBand="1"/>
          </w:tblPr>
        </w:tblPrChange>
      </w:tblPr>
      <w:tblGrid>
        <w:gridCol w:w="637"/>
        <w:gridCol w:w="8487"/>
        <w:gridCol w:w="812"/>
        <w:tblGridChange w:id="58">
          <w:tblGrid>
            <w:gridCol w:w="636"/>
            <w:gridCol w:w="8478"/>
            <w:gridCol w:w="812"/>
          </w:tblGrid>
        </w:tblGridChange>
      </w:tblGrid>
      <w:tr w:rsidR="00C4225E" w14:paraId="4540EAC6" w14:textId="77777777" w:rsidTr="00A12C49">
        <w:trPr>
          <w:jc w:val="center"/>
          <w:trPrChange w:id="59" w:author="Ganchao Wei" w:date="2020-12-20T15:57:00Z">
            <w:trPr>
              <w:jc w:val="center"/>
            </w:trPr>
          </w:trPrChange>
        </w:trPr>
        <w:tc>
          <w:tcPr>
            <w:tcW w:w="350" w:type="pct"/>
            <w:tcPrChange w:id="60" w:author="Ganchao Wei" w:date="2020-12-20T15:57:00Z">
              <w:tcPr>
                <w:tcW w:w="350" w:type="pct"/>
              </w:tcPr>
            </w:tcPrChange>
          </w:tcPr>
          <w:p w14:paraId="49991354" w14:textId="77777777" w:rsidR="00C4225E" w:rsidRDefault="00C4225E" w:rsidP="00C809D9">
            <w:pPr>
              <w:jc w:val="both"/>
            </w:pPr>
          </w:p>
        </w:tc>
        <w:tc>
          <w:tcPr>
            <w:tcW w:w="4300" w:type="pct"/>
            <w:tcPrChange w:id="61" w:author="Ganchao Wei" w:date="2020-12-20T15:57:00Z">
              <w:tcPr>
                <w:tcW w:w="4300" w:type="pct"/>
              </w:tcPr>
            </w:tcPrChange>
          </w:tcPr>
          <w:p w14:paraId="108752F0" w14:textId="74A83011" w:rsidR="00C4225E" w:rsidRPr="000137D3" w:rsidRDefault="00EF42C2"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Change w:id="62" w:author="Ganchao Wei" w:date="2020-12-20T15:57:00Z">
              <w:tcPr>
                <w:tcW w:w="350" w:type="pct"/>
              </w:tcPr>
            </w:tcPrChange>
          </w:tcPr>
          <w:p w14:paraId="3285775D" w14:textId="59D2F27D" w:rsidR="00C4225E" w:rsidRDefault="00C4225E">
            <w:pPr>
              <w:jc w:val="right"/>
              <w:pPrChange w:id="63" w:author="Ganchao Wei" w:date="2020-12-20T15:46:00Z">
                <w:pPr>
                  <w:jc w:val="both"/>
                </w:pPr>
              </w:pPrChange>
            </w:pPr>
            <w:r>
              <w:t>(2.</w:t>
            </w:r>
            <w:del w:id="64" w:author="Ganchao Wei" w:date="2020-12-20T15:46:00Z">
              <w:r w:rsidDel="008B15E4">
                <w:delText>7</w:delText>
              </w:r>
            </w:del>
            <w:ins w:id="65" w:author="Ganchao Wei" w:date="2020-12-20T15:46:00Z">
              <w:r w:rsidR="008B15E4">
                <w:t>5</w:t>
              </w:r>
            </w:ins>
            <w:r>
              <w:t>)</w:t>
            </w:r>
          </w:p>
        </w:tc>
      </w:tr>
      <w:tr w:rsidR="0021043E" w14:paraId="6C5DA94D" w14:textId="77777777" w:rsidTr="00A12C49">
        <w:trPr>
          <w:jc w:val="center"/>
          <w:trPrChange w:id="66" w:author="Ganchao Wei" w:date="2020-12-20T15:57:00Z">
            <w:trPr>
              <w:jc w:val="center"/>
            </w:trPr>
          </w:trPrChange>
        </w:trPr>
        <w:tc>
          <w:tcPr>
            <w:tcW w:w="350" w:type="pct"/>
            <w:tcPrChange w:id="67" w:author="Ganchao Wei" w:date="2020-12-20T15:57:00Z">
              <w:tcPr>
                <w:tcW w:w="350" w:type="pct"/>
              </w:tcPr>
            </w:tcPrChange>
          </w:tcPr>
          <w:p w14:paraId="26CB5074" w14:textId="77777777" w:rsidR="0021043E" w:rsidRDefault="0021043E" w:rsidP="00C809D9">
            <w:pPr>
              <w:jc w:val="both"/>
            </w:pPr>
          </w:p>
        </w:tc>
        <w:tc>
          <w:tcPr>
            <w:tcW w:w="4300" w:type="pct"/>
            <w:tcPrChange w:id="68" w:author="Ganchao Wei" w:date="2020-12-20T15:57:00Z">
              <w:tcPr>
                <w:tcW w:w="4300" w:type="pct"/>
              </w:tcPr>
            </w:tcPrChange>
          </w:tcPr>
          <w:p w14:paraId="60DA276A" w14:textId="45BAAF18" w:rsidR="0021043E" w:rsidRPr="00A12C49" w:rsidRDefault="00A12C49">
            <w:pPr>
              <w:rPr>
                <w:rFonts w:eastAsia="等线" w:cs="Times New Roman"/>
                <w:iCs/>
                <w:kern w:val="2"/>
              </w:rPr>
              <w:pPrChange w:id="69" w:author="Ganchao Wei" w:date="2020-12-20T15:59:00Z">
                <w:pPr>
                  <w:jc w:val="center"/>
                </w:pPr>
              </w:pPrChange>
            </w:pPr>
            <w:ins w:id="70" w:author="Ganchao Wei" w:date="2020-12-20T15:59:00Z">
              <w:r>
                <w:rPr>
                  <w:iCs/>
                  <w:kern w:val="2"/>
                </w:rPr>
                <w:t xml:space="preserve">                           </w:t>
              </w:r>
            </w:ins>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Change w:id="71" w:author="Ganchao Wei" w:date="2020-12-20T15:57:00Z">
              <w:tcPr>
                <w:tcW w:w="350" w:type="pct"/>
              </w:tcPr>
            </w:tcPrChange>
          </w:tcPr>
          <w:p w14:paraId="2C26ECF8" w14:textId="14B7FD56" w:rsidR="0021043E" w:rsidRDefault="004655A6">
            <w:pPr>
              <w:jc w:val="right"/>
              <w:pPrChange w:id="72" w:author="Ganchao Wei" w:date="2020-12-20T15:46:00Z">
                <w:pPr>
                  <w:jc w:val="both"/>
                </w:pPr>
              </w:pPrChange>
            </w:pPr>
            <w:r>
              <w:t>(2.</w:t>
            </w:r>
            <w:del w:id="73" w:author="Ganchao Wei" w:date="2020-12-20T15:46:00Z">
              <w:r w:rsidDel="008B15E4">
                <w:delText>8</w:delText>
              </w:r>
            </w:del>
            <w:ins w:id="74" w:author="Ganchao Wei" w:date="2020-12-20T15:46:00Z">
              <w:r w:rsidR="008B15E4">
                <w:t>6</w:t>
              </w:r>
            </w:ins>
            <w:r>
              <w:t>)</w:t>
            </w:r>
          </w:p>
        </w:tc>
      </w:tr>
      <w:tr w:rsidR="0021043E" w14:paraId="35372923" w14:textId="77777777" w:rsidTr="00A12C49">
        <w:trPr>
          <w:jc w:val="center"/>
          <w:trPrChange w:id="75" w:author="Ganchao Wei" w:date="2020-12-20T15:57:00Z">
            <w:trPr>
              <w:jc w:val="center"/>
            </w:trPr>
          </w:trPrChange>
        </w:trPr>
        <w:tc>
          <w:tcPr>
            <w:tcW w:w="350" w:type="pct"/>
            <w:tcPrChange w:id="76" w:author="Ganchao Wei" w:date="2020-12-20T15:57:00Z">
              <w:tcPr>
                <w:tcW w:w="350" w:type="pct"/>
              </w:tcPr>
            </w:tcPrChange>
          </w:tcPr>
          <w:p w14:paraId="488C8E00" w14:textId="77777777" w:rsidR="0021043E" w:rsidRDefault="0021043E" w:rsidP="00C809D9">
            <w:pPr>
              <w:jc w:val="both"/>
            </w:pPr>
          </w:p>
        </w:tc>
        <w:tc>
          <w:tcPr>
            <w:tcW w:w="4300" w:type="pct"/>
            <w:tcPrChange w:id="77" w:author="Ganchao Wei" w:date="2020-12-20T15:57:00Z">
              <w:tcPr>
                <w:tcW w:w="4300" w:type="pct"/>
              </w:tcPr>
            </w:tcPrChange>
          </w:tcPr>
          <w:p w14:paraId="53307036" w14:textId="39F24BCE" w:rsidR="0021043E" w:rsidRDefault="00A12C49">
            <w:pPr>
              <w:rPr>
                <w:rFonts w:eastAsia="等线" w:cs="Times New Roman"/>
                <w:iCs/>
                <w:kern w:val="2"/>
              </w:rPr>
              <w:pPrChange w:id="78" w:author="Ganchao Wei" w:date="2020-12-20T15:59:00Z">
                <w:pPr>
                  <w:jc w:val="center"/>
                </w:pPr>
              </w:pPrChange>
            </w:pPr>
            <w:ins w:id="79" w:author="Ganchao Wei" w:date="2020-12-20T15:59:00Z">
              <w:r>
                <w:rPr>
                  <w:iCs/>
                  <w:kern w:val="2"/>
                </w:rPr>
                <w:t xml:space="preserve">                          </w:t>
              </w:r>
            </w:ins>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Change w:id="80" w:author="Ganchao Wei" w:date="2020-12-20T15:57:00Z">
              <w:tcPr>
                <w:tcW w:w="350" w:type="pct"/>
              </w:tcPr>
            </w:tcPrChange>
          </w:tcPr>
          <w:p w14:paraId="044DBC22" w14:textId="6D4596E3" w:rsidR="0021043E" w:rsidRDefault="004655A6">
            <w:pPr>
              <w:jc w:val="right"/>
              <w:pPrChange w:id="81" w:author="Ganchao Wei" w:date="2020-12-20T15:46:00Z">
                <w:pPr>
                  <w:jc w:val="both"/>
                </w:pPr>
              </w:pPrChange>
            </w:pPr>
            <w:r>
              <w:t>(2.</w:t>
            </w:r>
            <w:del w:id="82" w:author="Ganchao Wei" w:date="2020-12-20T15:46:00Z">
              <w:r w:rsidDel="008B15E4">
                <w:delText>9</w:delText>
              </w:r>
            </w:del>
            <w:ins w:id="83" w:author="Ganchao Wei" w:date="2020-12-20T15:46:00Z">
              <w:r w:rsidR="008B15E4">
                <w:t>7</w:t>
              </w:r>
            </w:ins>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84"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84"/>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85"/>
      <w:commentRangeStart w:id="86"/>
      <w:r>
        <w:t xml:space="preserve"> </w:t>
      </w:r>
      <w:commentRangeEnd w:id="85"/>
      <w:r w:rsidR="00024461">
        <w:rPr>
          <w:rStyle w:val="CommentReference"/>
        </w:rPr>
        <w:commentReference w:id="85"/>
      </w:r>
      <w:commentRangeEnd w:id="86"/>
      <w:r w:rsidR="00413EDD">
        <w:rPr>
          <w:rStyle w:val="CommentReference"/>
        </w:rPr>
        <w:commentReference w:id="86"/>
      </w:r>
      <w:r w:rsidR="009E321C">
        <w:t>maximizing</w:t>
      </w:r>
      <w:r>
        <w:t xml:space="preserve"> </w:t>
      </w:r>
      <w:commentRangeStart w:id="87"/>
      <w:commentRangeStart w:id="88"/>
      <w:r w:rsidR="00E9150A">
        <w:t>the</w:t>
      </w:r>
      <w:r>
        <w:t xml:space="preserve"> </w:t>
      </w:r>
      <w:commentRangeEnd w:id="87"/>
      <w:r w:rsidR="003C4521">
        <w:rPr>
          <w:rStyle w:val="CommentReference"/>
        </w:rPr>
        <w:lastRenderedPageBreak/>
        <w:commentReference w:id="87"/>
      </w:r>
      <w:commentRangeEnd w:id="88"/>
      <w:r w:rsidR="00E9150A">
        <w:rPr>
          <w:rStyle w:val="CommentReference"/>
        </w:rPr>
        <w:commentReference w:id="88"/>
      </w:r>
      <w:r>
        <w:t>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89"/>
      <w:commentRangeStart w:id="90"/>
      <w:commentRangeEnd w:id="89"/>
      <w:r w:rsidR="006E3C91">
        <w:rPr>
          <w:rStyle w:val="CommentReference"/>
        </w:rPr>
        <w:commentReference w:id="89"/>
      </w:r>
      <w:commentRangeEnd w:id="90"/>
      <w:r w:rsidR="00D52224">
        <w:rPr>
          <w:rStyle w:val="CommentReference"/>
        </w:rPr>
        <w:commentReference w:id="90"/>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62F46083"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A5342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A5342C">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A5342C">
        <w:fldChar w:fldCharType="separate"/>
      </w:r>
      <w:r w:rsidR="003E3821" w:rsidRPr="003E3821">
        <w:rPr>
          <w:noProof/>
        </w:rPr>
        <w:t>(Stevenson &amp; Kording, 2011)</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rPr>
          <w:ins w:id="91" w:author="Ganchao Wei" w:date="2020-12-20T16:01:00Z"/>
        </w:rPr>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p w14:paraId="766E3232"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2"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93">
          <w:tblGrid>
            <w:gridCol w:w="576"/>
            <w:gridCol w:w="8418"/>
            <w:gridCol w:w="932"/>
          </w:tblGrid>
        </w:tblGridChange>
      </w:tblGrid>
      <w:tr w:rsidR="00175613" w14:paraId="03FEC2FF" w14:textId="77777777" w:rsidTr="00A12C49">
        <w:trPr>
          <w:jc w:val="center"/>
          <w:trPrChange w:id="94" w:author="Ganchao Wei" w:date="2020-12-20T15:57:00Z">
            <w:trPr>
              <w:jc w:val="center"/>
            </w:trPr>
          </w:trPrChange>
        </w:trPr>
        <w:tc>
          <w:tcPr>
            <w:tcW w:w="350" w:type="pct"/>
            <w:tcPrChange w:id="95" w:author="Ganchao Wei" w:date="2020-12-20T15:57:00Z">
              <w:tcPr>
                <w:tcW w:w="350" w:type="pct"/>
              </w:tcPr>
            </w:tcPrChange>
          </w:tcPr>
          <w:p w14:paraId="45F01D27" w14:textId="77777777" w:rsidR="00175613" w:rsidRDefault="00175613" w:rsidP="00C809D9">
            <w:pPr>
              <w:jc w:val="both"/>
            </w:pPr>
          </w:p>
        </w:tc>
        <w:tc>
          <w:tcPr>
            <w:tcW w:w="4300" w:type="pct"/>
            <w:tcPrChange w:id="96" w:author="Ganchao Wei" w:date="2020-12-20T15:57:00Z">
              <w:tcPr>
                <w:tcW w:w="4300" w:type="pct"/>
              </w:tcPr>
            </w:tcPrChange>
          </w:tcPr>
          <w:p w14:paraId="279B3F6E" w14:textId="0B17352D" w:rsidR="00175613" w:rsidRPr="000137D3" w:rsidRDefault="00EF42C2"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Change w:id="97" w:author="Ganchao Wei" w:date="2020-12-20T15:57:00Z">
              <w:tcPr>
                <w:tcW w:w="350" w:type="pct"/>
              </w:tcPr>
            </w:tcPrChange>
          </w:tcPr>
          <w:p w14:paraId="09DD25C6" w14:textId="4129B0B6" w:rsidR="00175613" w:rsidRDefault="00175613">
            <w:pPr>
              <w:jc w:val="right"/>
              <w:pPrChange w:id="98" w:author="Ganchao Wei" w:date="2020-12-20T15:48:00Z">
                <w:pPr>
                  <w:jc w:val="both"/>
                </w:pPr>
              </w:pPrChange>
            </w:pPr>
            <w:r>
              <w:t>(2.</w:t>
            </w:r>
            <w:del w:id="99" w:author="Ganchao Wei" w:date="2020-12-20T15:47:00Z">
              <w:r w:rsidR="004655A6" w:rsidDel="008B15E4">
                <w:delText>10</w:delText>
              </w:r>
            </w:del>
            <w:ins w:id="100" w:author="Ganchao Wei" w:date="2020-12-20T15:47:00Z">
              <w:r w:rsidR="008B15E4">
                <w:t>8</w:t>
              </w:r>
            </w:ins>
            <w:r>
              <w:t>)</w:t>
            </w:r>
          </w:p>
        </w:tc>
      </w:tr>
    </w:tbl>
    <w:p w14:paraId="54C6DEB1" w14:textId="77777777" w:rsidR="00175613" w:rsidRPr="00175613" w:rsidRDefault="00175613" w:rsidP="000C7168">
      <w:pPr>
        <w:jc w:val="both"/>
      </w:pPr>
    </w:p>
    <w:p w14:paraId="18C0E7DD" w14:textId="0A126E49"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821F5E">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821F5E">
        <w:fldChar w:fldCharType="begin" w:fldLock="1"/>
      </w:r>
      <w:r w:rsidR="00134F2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302CC81D" w:rsidR="002400A1" w:rsidRDefault="00525FE5" w:rsidP="000C7168">
      <w:pPr>
        <w:jc w:val="both"/>
        <w:rPr>
          <w:ins w:id="101" w:author="Ganchao Wei" w:date="2020-12-20T16:01:00Z"/>
        </w:rPr>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p w14:paraId="4105D92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2"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103">
          <w:tblGrid>
            <w:gridCol w:w="575"/>
            <w:gridCol w:w="8419"/>
            <w:gridCol w:w="932"/>
          </w:tblGrid>
        </w:tblGridChange>
      </w:tblGrid>
      <w:tr w:rsidR="002400A1" w14:paraId="35EE2411" w14:textId="77777777" w:rsidTr="00A12C49">
        <w:trPr>
          <w:jc w:val="center"/>
          <w:trPrChange w:id="104" w:author="Ganchao Wei" w:date="2020-12-20T15:57:00Z">
            <w:trPr>
              <w:jc w:val="center"/>
            </w:trPr>
          </w:trPrChange>
        </w:trPr>
        <w:tc>
          <w:tcPr>
            <w:tcW w:w="320" w:type="pct"/>
            <w:tcPrChange w:id="105" w:author="Ganchao Wei" w:date="2020-12-20T15:57:00Z">
              <w:tcPr>
                <w:tcW w:w="320" w:type="pct"/>
              </w:tcPr>
            </w:tcPrChange>
          </w:tcPr>
          <w:p w14:paraId="6E53EF4E" w14:textId="77777777" w:rsidR="002400A1" w:rsidRDefault="002400A1" w:rsidP="00585EAF">
            <w:pPr>
              <w:jc w:val="both"/>
            </w:pPr>
          </w:p>
        </w:tc>
        <w:tc>
          <w:tcPr>
            <w:tcW w:w="4271" w:type="pct"/>
            <w:tcPrChange w:id="106" w:author="Ganchao Wei" w:date="2020-12-20T15:57:00Z">
              <w:tcPr>
                <w:tcW w:w="4271" w:type="pct"/>
              </w:tcPr>
            </w:tcPrChange>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Change w:id="107" w:author="Ganchao Wei" w:date="2020-12-20T15:57:00Z">
              <w:tcPr>
                <w:tcW w:w="409" w:type="pct"/>
              </w:tcPr>
            </w:tcPrChange>
          </w:tcPr>
          <w:p w14:paraId="055F5936" w14:textId="0A01F1EF" w:rsidR="002400A1" w:rsidRDefault="002400A1">
            <w:pPr>
              <w:jc w:val="right"/>
              <w:pPrChange w:id="108" w:author="Ganchao Wei" w:date="2020-12-20T15:48:00Z">
                <w:pPr>
                  <w:jc w:val="both"/>
                </w:pPr>
              </w:pPrChange>
            </w:pPr>
            <w:r>
              <w:t>(2.</w:t>
            </w:r>
            <w:del w:id="109" w:author="Ganchao Wei" w:date="2020-12-20T15:47:00Z">
              <w:r w:rsidR="004655A6" w:rsidDel="008B15E4">
                <w:delText>11</w:delText>
              </w:r>
            </w:del>
            <w:ins w:id="110" w:author="Ganchao Wei" w:date="2020-12-20T15:47:00Z">
              <w:r w:rsidR="008B15E4">
                <w:t>9</w:t>
              </w:r>
            </w:ins>
            <w:r>
              <w:t>)</w:t>
            </w:r>
          </w:p>
        </w:tc>
      </w:tr>
      <w:tr w:rsidR="002400A1" w14:paraId="24F2C0DA" w14:textId="77777777" w:rsidTr="00A12C49">
        <w:trPr>
          <w:jc w:val="center"/>
          <w:trPrChange w:id="111" w:author="Ganchao Wei" w:date="2020-12-20T15:57:00Z">
            <w:trPr>
              <w:jc w:val="center"/>
            </w:trPr>
          </w:trPrChange>
        </w:trPr>
        <w:tc>
          <w:tcPr>
            <w:tcW w:w="320" w:type="pct"/>
            <w:tcPrChange w:id="112" w:author="Ganchao Wei" w:date="2020-12-20T15:57:00Z">
              <w:tcPr>
                <w:tcW w:w="320" w:type="pct"/>
              </w:tcPr>
            </w:tcPrChange>
          </w:tcPr>
          <w:p w14:paraId="0BEA638A" w14:textId="77777777" w:rsidR="002400A1" w:rsidRDefault="002400A1" w:rsidP="00585EAF">
            <w:pPr>
              <w:jc w:val="both"/>
            </w:pPr>
          </w:p>
        </w:tc>
        <w:tc>
          <w:tcPr>
            <w:tcW w:w="4271" w:type="pct"/>
            <w:tcPrChange w:id="113" w:author="Ganchao Wei" w:date="2020-12-20T15:57:00Z">
              <w:tcPr>
                <w:tcW w:w="4271" w:type="pct"/>
              </w:tcPr>
            </w:tcPrChange>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Change w:id="114" w:author="Ganchao Wei" w:date="2020-12-20T15:57:00Z">
              <w:tcPr>
                <w:tcW w:w="409" w:type="pct"/>
              </w:tcPr>
            </w:tcPrChange>
          </w:tcPr>
          <w:p w14:paraId="2F7B36D1" w14:textId="7A4A308D" w:rsidR="002400A1" w:rsidRDefault="002400A1">
            <w:pPr>
              <w:jc w:val="right"/>
              <w:pPrChange w:id="115" w:author="Ganchao Wei" w:date="2020-12-20T15:48:00Z">
                <w:pPr>
                  <w:jc w:val="both"/>
                </w:pPr>
              </w:pPrChange>
            </w:pPr>
            <w:r>
              <w:t>(2.</w:t>
            </w:r>
            <w:r w:rsidR="004655A6">
              <w:t>1</w:t>
            </w:r>
            <w:ins w:id="116" w:author="Ganchao Wei" w:date="2020-12-20T15:47:00Z">
              <w:r w:rsidR="008B15E4">
                <w:t>0</w:t>
              </w:r>
            </w:ins>
            <w:del w:id="117" w:author="Ganchao Wei" w:date="2020-12-20T15:47:00Z">
              <w:r w:rsidR="004655A6" w:rsidDel="008B15E4">
                <w:delText>2</w:delText>
              </w:r>
            </w:del>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8"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119">
          <w:tblGrid>
            <w:gridCol w:w="575"/>
            <w:gridCol w:w="8419"/>
            <w:gridCol w:w="932"/>
          </w:tblGrid>
        </w:tblGridChange>
      </w:tblGrid>
      <w:tr w:rsidR="0012409E" w14:paraId="3D013984" w14:textId="77777777" w:rsidTr="00A12C49">
        <w:trPr>
          <w:jc w:val="center"/>
          <w:trPrChange w:id="120" w:author="Ganchao Wei" w:date="2020-12-20T15:57:00Z">
            <w:trPr>
              <w:jc w:val="center"/>
            </w:trPr>
          </w:trPrChange>
        </w:trPr>
        <w:tc>
          <w:tcPr>
            <w:tcW w:w="320" w:type="pct"/>
            <w:tcPrChange w:id="121" w:author="Ganchao Wei" w:date="2020-12-20T15:57:00Z">
              <w:tcPr>
                <w:tcW w:w="320" w:type="pct"/>
              </w:tcPr>
            </w:tcPrChange>
          </w:tcPr>
          <w:p w14:paraId="07A08310" w14:textId="77777777" w:rsidR="0012409E" w:rsidRDefault="0012409E" w:rsidP="000C7168">
            <w:pPr>
              <w:jc w:val="both"/>
            </w:pPr>
          </w:p>
        </w:tc>
        <w:tc>
          <w:tcPr>
            <w:tcW w:w="4271" w:type="pct"/>
            <w:tcPrChange w:id="122" w:author="Ganchao Wei" w:date="2020-12-20T15:57:00Z">
              <w:tcPr>
                <w:tcW w:w="4271" w:type="pct"/>
              </w:tcPr>
            </w:tcPrChange>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Change w:id="123" w:author="Ganchao Wei" w:date="2020-12-20T15:57:00Z">
              <w:tcPr>
                <w:tcW w:w="409" w:type="pct"/>
              </w:tcPr>
            </w:tcPrChange>
          </w:tcPr>
          <w:p w14:paraId="6A078188" w14:textId="6621526F" w:rsidR="0012409E" w:rsidRDefault="0012409E">
            <w:pPr>
              <w:jc w:val="right"/>
              <w:pPrChange w:id="124" w:author="Ganchao Wei" w:date="2020-12-20T15:48:00Z">
                <w:pPr>
                  <w:jc w:val="both"/>
                </w:pPr>
              </w:pPrChange>
            </w:pPr>
            <w:r>
              <w:t>(</w:t>
            </w:r>
            <w:r w:rsidR="00175613">
              <w:t>2</w:t>
            </w:r>
            <w:r>
              <w:t>.</w:t>
            </w:r>
            <w:r w:rsidR="004655A6">
              <w:t>1</w:t>
            </w:r>
            <w:ins w:id="125" w:author="Ganchao Wei" w:date="2020-12-20T15:47:00Z">
              <w:r w:rsidR="008B15E4">
                <w:t>1</w:t>
              </w:r>
            </w:ins>
            <w:del w:id="126" w:author="Ganchao Wei" w:date="2020-12-20T15:47:00Z">
              <w:r w:rsidR="004655A6" w:rsidDel="008B15E4">
                <w:delText>3</w:delText>
              </w:r>
            </w:del>
            <w:r>
              <w:t>)</w:t>
            </w:r>
          </w:p>
        </w:tc>
      </w:tr>
      <w:tr w:rsidR="0012409E" w14:paraId="6D52DAD5" w14:textId="77777777" w:rsidTr="00A12C49">
        <w:trPr>
          <w:jc w:val="center"/>
          <w:trPrChange w:id="127" w:author="Ganchao Wei" w:date="2020-12-20T15:57:00Z">
            <w:trPr>
              <w:jc w:val="center"/>
            </w:trPr>
          </w:trPrChange>
        </w:trPr>
        <w:tc>
          <w:tcPr>
            <w:tcW w:w="320" w:type="pct"/>
            <w:tcPrChange w:id="128" w:author="Ganchao Wei" w:date="2020-12-20T15:57:00Z">
              <w:tcPr>
                <w:tcW w:w="320" w:type="pct"/>
              </w:tcPr>
            </w:tcPrChange>
          </w:tcPr>
          <w:p w14:paraId="73084123" w14:textId="77777777" w:rsidR="0012409E" w:rsidRDefault="0012409E" w:rsidP="000C7168">
            <w:pPr>
              <w:jc w:val="both"/>
            </w:pPr>
          </w:p>
        </w:tc>
        <w:tc>
          <w:tcPr>
            <w:tcW w:w="4271" w:type="pct"/>
            <w:tcPrChange w:id="129" w:author="Ganchao Wei" w:date="2020-12-20T15:57:00Z">
              <w:tcPr>
                <w:tcW w:w="4271" w:type="pct"/>
              </w:tcPr>
            </w:tcPrChange>
          </w:tcPr>
          <w:p w14:paraId="1EB7C0CC" w14:textId="0A592993" w:rsidR="0012409E" w:rsidRDefault="0012409E">
            <w:pPr>
              <w:rPr>
                <w:rFonts w:ascii="Calibri" w:eastAsia="等线" w:hAnsi="Calibri" w:cs="Times New Roman"/>
              </w:rPr>
              <w:pPrChange w:id="130" w:author="Ganchao Wei" w:date="2020-12-20T15:59:00Z">
                <w:pPr>
                  <w:jc w:val="both"/>
                </w:pPr>
              </w:pPrChange>
            </w:pPr>
            <w:r>
              <w:t xml:space="preserve">                                        </w:t>
            </w:r>
            <m:oMath>
              <m:r>
                <w:ins w:id="131" w:author="Ganchao Wei" w:date="2020-12-20T15:59:00Z">
                  <w:rPr>
                    <w:rFonts w:ascii="Cambria Math" w:hAnsi="Cambria Math"/>
                  </w:rPr>
                  <m:t xml:space="preserve"> </m:t>
                </w:ins>
              </m:r>
            </m:oMath>
            <w:del w:id="132" w:author="Ganchao Wei" w:date="2020-12-20T15:59:00Z">
              <w:r w:rsidDel="00A12C49">
                <w:delText xml:space="preserve">    </w:delText>
              </w:r>
            </w:del>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Change w:id="133" w:author="Ganchao Wei" w:date="2020-12-20T15:57:00Z">
              <w:tcPr>
                <w:tcW w:w="409" w:type="pct"/>
              </w:tcPr>
            </w:tcPrChange>
          </w:tcPr>
          <w:p w14:paraId="0A6C06F0" w14:textId="40383432" w:rsidR="0012409E" w:rsidRDefault="0012409E">
            <w:pPr>
              <w:jc w:val="right"/>
              <w:pPrChange w:id="134" w:author="Ganchao Wei" w:date="2020-12-20T15:48:00Z">
                <w:pPr>
                  <w:jc w:val="both"/>
                </w:pPr>
              </w:pPrChange>
            </w:pPr>
            <w:r>
              <w:t>(</w:t>
            </w:r>
            <w:r w:rsidR="00175613">
              <w:t>2</w:t>
            </w:r>
            <w:r>
              <w:t>.</w:t>
            </w:r>
            <w:r w:rsidR="004655A6">
              <w:t>1</w:t>
            </w:r>
            <w:ins w:id="135" w:author="Ganchao Wei" w:date="2020-12-20T15:47:00Z">
              <w:r w:rsidR="008B15E4">
                <w:t>2</w:t>
              </w:r>
            </w:ins>
            <w:del w:id="136" w:author="Ganchao Wei" w:date="2020-12-20T15:47:00Z">
              <w:r w:rsidR="004655A6" w:rsidDel="008B15E4">
                <w:delText>4</w:delText>
              </w:r>
            </w:del>
            <w:r>
              <w:t>)</w:t>
            </w:r>
          </w:p>
        </w:tc>
      </w:tr>
      <w:tr w:rsidR="0012409E" w14:paraId="3EE26714" w14:textId="77777777" w:rsidTr="00A12C49">
        <w:trPr>
          <w:jc w:val="center"/>
          <w:trPrChange w:id="137" w:author="Ganchao Wei" w:date="2020-12-20T15:57:00Z">
            <w:trPr>
              <w:jc w:val="center"/>
            </w:trPr>
          </w:trPrChange>
        </w:trPr>
        <w:tc>
          <w:tcPr>
            <w:tcW w:w="320" w:type="pct"/>
            <w:tcPrChange w:id="138" w:author="Ganchao Wei" w:date="2020-12-20T15:57:00Z">
              <w:tcPr>
                <w:tcW w:w="320" w:type="pct"/>
              </w:tcPr>
            </w:tcPrChange>
          </w:tcPr>
          <w:p w14:paraId="1EA21FAE" w14:textId="77777777" w:rsidR="0012409E" w:rsidRDefault="0012409E" w:rsidP="000C7168">
            <w:pPr>
              <w:jc w:val="both"/>
            </w:pPr>
          </w:p>
        </w:tc>
        <w:tc>
          <w:tcPr>
            <w:tcW w:w="4271" w:type="pct"/>
            <w:tcPrChange w:id="139" w:author="Ganchao Wei" w:date="2020-12-20T15:57:00Z">
              <w:tcPr>
                <w:tcW w:w="4271" w:type="pct"/>
              </w:tcPr>
            </w:tcPrChange>
          </w:tcPr>
          <w:p w14:paraId="4CA62B41" w14:textId="7B84E2D8" w:rsidR="0012409E" w:rsidRDefault="0012409E">
            <w:pPr>
              <w:rPr>
                <w:rFonts w:ascii="Calibri" w:eastAsia="等线" w:hAnsi="Calibri" w:cs="Times New Roman"/>
              </w:rPr>
              <w:pPrChange w:id="140" w:author="Ganchao Wei" w:date="2020-12-20T16:00:00Z">
                <w:pPr>
                  <w:jc w:val="both"/>
                </w:pPr>
              </w:pPrChange>
            </w:pPr>
            <w:r>
              <w:t xml:space="preserve">                                          </w:t>
            </w:r>
            <w:del w:id="141"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Change w:id="142" w:author="Ganchao Wei" w:date="2020-12-20T15:57:00Z">
              <w:tcPr>
                <w:tcW w:w="409" w:type="pct"/>
              </w:tcPr>
            </w:tcPrChange>
          </w:tcPr>
          <w:p w14:paraId="1DD63CAC" w14:textId="102F969D" w:rsidR="0012409E" w:rsidRDefault="0012409E">
            <w:pPr>
              <w:jc w:val="right"/>
              <w:pPrChange w:id="143" w:author="Ganchao Wei" w:date="2020-12-20T15:49:00Z">
                <w:pPr>
                  <w:jc w:val="both"/>
                </w:pPr>
              </w:pPrChange>
            </w:pPr>
            <w:r>
              <w:t>(</w:t>
            </w:r>
            <w:r w:rsidR="00175613">
              <w:t>2</w:t>
            </w:r>
            <w:r>
              <w:t>.</w:t>
            </w:r>
            <w:r w:rsidR="004655A6">
              <w:t>1</w:t>
            </w:r>
            <w:ins w:id="144" w:author="Ganchao Wei" w:date="2020-12-20T15:47:00Z">
              <w:r w:rsidR="008B15E4">
                <w:t>3</w:t>
              </w:r>
            </w:ins>
            <w:del w:id="145" w:author="Ganchao Wei" w:date="2020-12-20T15:47:00Z">
              <w:r w:rsidR="004655A6" w:rsidDel="008B15E4">
                <w:delText>5</w:delText>
              </w:r>
            </w:del>
            <w:r>
              <w:t>)</w:t>
            </w:r>
          </w:p>
        </w:tc>
      </w:tr>
    </w:tbl>
    <w:p w14:paraId="0E9946E1" w14:textId="723E87F6" w:rsidR="0012409E" w:rsidRDefault="0012409E" w:rsidP="000C7168">
      <w:pPr>
        <w:jc w:val="both"/>
      </w:pPr>
    </w:p>
    <w:p w14:paraId="2563B314" w14:textId="2B613F76" w:rsidR="002400A1" w:rsidDel="00A12C49" w:rsidRDefault="002400A1" w:rsidP="002400A1">
      <w:pPr>
        <w:jc w:val="both"/>
        <w:rPr>
          <w:del w:id="146" w:author="Ganchao Wei" w:date="2020-12-20T16:04:00Z"/>
        </w:rPr>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updates were previously derived for a general Poisson model here </w:t>
      </w:r>
      <w:r w:rsidR="003653F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63F2E532" w14:textId="77777777" w:rsidR="002400A1" w:rsidDel="000C4E1C" w:rsidRDefault="002400A1" w:rsidP="000C7168">
      <w:pPr>
        <w:jc w:val="both"/>
        <w:rPr>
          <w:del w:id="147" w:author="Ganchao Wei" w:date="2020-12-20T09:53:00Z"/>
        </w:rPr>
      </w:pPr>
    </w:p>
    <w:p w14:paraId="3AC54307" w14:textId="77777777" w:rsidR="0012409E" w:rsidRDefault="0012409E" w:rsidP="000C7168">
      <w:pPr>
        <w:jc w:val="both"/>
      </w:pPr>
    </w:p>
    <w:p w14:paraId="43FAE665" w14:textId="7F2BD7BE" w:rsidR="0012409E" w:rsidRDefault="003653FC" w:rsidP="003653FC">
      <w:pPr>
        <w:jc w:val="both"/>
        <w:rPr>
          <w:ins w:id="148" w:author="Ganchao Wei" w:date="2020-12-20T16:01:00Z"/>
        </w:rPr>
      </w:pPr>
      <w:r>
        <w:t xml:space="preserve">Given the estimates from adaptive filtering we then step backwards to find smooth estimates of the parameters. Here we use updated based on the RTS method </w:t>
      </w:r>
    </w:p>
    <w:p w14:paraId="50007EA5" w14:textId="77777777" w:rsidR="00A12C49" w:rsidRDefault="00A12C49" w:rsidP="003653FC">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9"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150">
          <w:tblGrid>
            <w:gridCol w:w="576"/>
            <w:gridCol w:w="8418"/>
            <w:gridCol w:w="932"/>
          </w:tblGrid>
        </w:tblGridChange>
      </w:tblGrid>
      <w:tr w:rsidR="0012409E" w14:paraId="65B597EC" w14:textId="77777777" w:rsidTr="00A12C49">
        <w:trPr>
          <w:jc w:val="center"/>
          <w:trPrChange w:id="151" w:author="Ganchao Wei" w:date="2020-12-20T15:57:00Z">
            <w:trPr>
              <w:jc w:val="center"/>
            </w:trPr>
          </w:trPrChange>
        </w:trPr>
        <w:tc>
          <w:tcPr>
            <w:tcW w:w="350" w:type="pct"/>
            <w:tcPrChange w:id="152" w:author="Ganchao Wei" w:date="2020-12-20T15:57:00Z">
              <w:tcPr>
                <w:tcW w:w="350" w:type="pct"/>
              </w:tcPr>
            </w:tcPrChange>
          </w:tcPr>
          <w:p w14:paraId="0B65818B" w14:textId="77777777" w:rsidR="0012409E" w:rsidRDefault="0012409E" w:rsidP="000C7168">
            <w:pPr>
              <w:jc w:val="both"/>
            </w:pPr>
          </w:p>
        </w:tc>
        <w:tc>
          <w:tcPr>
            <w:tcW w:w="4300" w:type="pct"/>
            <w:tcPrChange w:id="153" w:author="Ganchao Wei" w:date="2020-12-20T15:57:00Z">
              <w:tcPr>
                <w:tcW w:w="4300" w:type="pct"/>
              </w:tcPr>
            </w:tcPrChange>
          </w:tcPr>
          <w:p w14:paraId="50276499" w14:textId="5CEEB8C9" w:rsidR="0012409E" w:rsidRPr="000137D3" w:rsidRDefault="0012409E" w:rsidP="000C7168">
            <w:pPr>
              <w:jc w:val="both"/>
            </w:pPr>
            <w:r>
              <w:t xml:space="preserve">                                        </w:t>
            </w:r>
            <w:del w:id="154" w:author="Ganchao Wei" w:date="2020-12-20T16:00:00Z">
              <w:r w:rsidDel="00A12C49">
                <w:delText xml:space="preserve"> </w:delText>
              </w:r>
            </w:del>
            <w:r>
              <w:t xml:space="preserve"> </w:t>
            </w:r>
            <w:del w:id="155"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Change w:id="156" w:author="Ganchao Wei" w:date="2020-12-20T15:57:00Z">
              <w:tcPr>
                <w:tcW w:w="350" w:type="pct"/>
              </w:tcPr>
            </w:tcPrChange>
          </w:tcPr>
          <w:p w14:paraId="124B16C7" w14:textId="4EF52994" w:rsidR="0012409E" w:rsidRDefault="0012409E">
            <w:pPr>
              <w:jc w:val="right"/>
              <w:pPrChange w:id="157" w:author="Ganchao Wei" w:date="2020-12-20T15:49:00Z">
                <w:pPr>
                  <w:jc w:val="both"/>
                </w:pPr>
              </w:pPrChange>
            </w:pPr>
            <w:r>
              <w:t>(</w:t>
            </w:r>
            <w:r w:rsidR="00DC1D95">
              <w:t>2</w:t>
            </w:r>
            <w:r>
              <w:t>.</w:t>
            </w:r>
            <w:r w:rsidR="004655A6">
              <w:t>1</w:t>
            </w:r>
            <w:ins w:id="158" w:author="Ganchao Wei" w:date="2020-12-20T15:47:00Z">
              <w:r w:rsidR="008B15E4">
                <w:t>4</w:t>
              </w:r>
            </w:ins>
            <w:del w:id="159" w:author="Ganchao Wei" w:date="2020-12-20T15:47:00Z">
              <w:r w:rsidR="004655A6" w:rsidDel="008B15E4">
                <w:delText>6</w:delText>
              </w:r>
            </w:del>
            <w:r>
              <w:t>)</w:t>
            </w:r>
          </w:p>
        </w:tc>
      </w:tr>
      <w:tr w:rsidR="0012409E" w14:paraId="7BAB8ACA" w14:textId="77777777" w:rsidTr="00A12C49">
        <w:trPr>
          <w:jc w:val="center"/>
          <w:trPrChange w:id="160" w:author="Ganchao Wei" w:date="2020-12-20T15:57:00Z">
            <w:trPr>
              <w:jc w:val="center"/>
            </w:trPr>
          </w:trPrChange>
        </w:trPr>
        <w:tc>
          <w:tcPr>
            <w:tcW w:w="350" w:type="pct"/>
            <w:tcPrChange w:id="161" w:author="Ganchao Wei" w:date="2020-12-20T15:57:00Z">
              <w:tcPr>
                <w:tcW w:w="350" w:type="pct"/>
              </w:tcPr>
            </w:tcPrChange>
          </w:tcPr>
          <w:p w14:paraId="02922B74" w14:textId="77777777" w:rsidR="0012409E" w:rsidRDefault="0012409E" w:rsidP="000C7168">
            <w:pPr>
              <w:jc w:val="both"/>
            </w:pPr>
          </w:p>
        </w:tc>
        <w:tc>
          <w:tcPr>
            <w:tcW w:w="4300" w:type="pct"/>
            <w:tcPrChange w:id="162" w:author="Ganchao Wei" w:date="2020-12-20T15:57:00Z">
              <w:tcPr>
                <w:tcW w:w="4300" w:type="pct"/>
              </w:tcPr>
            </w:tcPrChange>
          </w:tcPr>
          <w:p w14:paraId="3C99B823" w14:textId="07A8EA92" w:rsidR="0012409E" w:rsidRPr="000137D3" w:rsidRDefault="0012409E" w:rsidP="000C7168">
            <w:pPr>
              <w:jc w:val="both"/>
            </w:pPr>
            <w:r>
              <w:t xml:space="preserve">                                      </w:t>
            </w:r>
            <w:ins w:id="163" w:author="Ganchao Wei" w:date="2020-12-20T16:00:00Z">
              <w:r w:rsidR="00A12C49">
                <w:t xml:space="preserve"> </w:t>
              </w:r>
            </w:ins>
            <w:del w:id="164"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Change w:id="165" w:author="Ganchao Wei" w:date="2020-12-20T15:57:00Z">
              <w:tcPr>
                <w:tcW w:w="350" w:type="pct"/>
              </w:tcPr>
            </w:tcPrChange>
          </w:tcPr>
          <w:p w14:paraId="7039FCFE" w14:textId="6889035A" w:rsidR="0012409E" w:rsidRDefault="0012409E">
            <w:pPr>
              <w:jc w:val="right"/>
              <w:pPrChange w:id="166" w:author="Ganchao Wei" w:date="2020-12-20T15:49:00Z">
                <w:pPr>
                  <w:jc w:val="both"/>
                </w:pPr>
              </w:pPrChange>
            </w:pPr>
            <w:r>
              <w:t>(</w:t>
            </w:r>
            <w:r w:rsidR="00DC1D95">
              <w:t>2</w:t>
            </w:r>
            <w:r>
              <w:t>.</w:t>
            </w:r>
            <w:r w:rsidR="004655A6">
              <w:t>1</w:t>
            </w:r>
            <w:ins w:id="167" w:author="Ganchao Wei" w:date="2020-12-20T15:47:00Z">
              <w:r w:rsidR="008B15E4">
                <w:t>5</w:t>
              </w:r>
            </w:ins>
            <w:del w:id="168" w:author="Ganchao Wei" w:date="2020-12-20T15:47:00Z">
              <w:r w:rsidR="004655A6" w:rsidDel="008B15E4">
                <w:delText>7</w:delText>
              </w:r>
            </w:del>
            <w:r>
              <w:t>)</w:t>
            </w:r>
          </w:p>
        </w:tc>
      </w:tr>
      <w:tr w:rsidR="0012409E" w14:paraId="34F3332E" w14:textId="77777777" w:rsidTr="00A12C49">
        <w:trPr>
          <w:jc w:val="center"/>
          <w:trPrChange w:id="169" w:author="Ganchao Wei" w:date="2020-12-20T15:57:00Z">
            <w:trPr>
              <w:jc w:val="center"/>
            </w:trPr>
          </w:trPrChange>
        </w:trPr>
        <w:tc>
          <w:tcPr>
            <w:tcW w:w="350" w:type="pct"/>
            <w:tcPrChange w:id="170" w:author="Ganchao Wei" w:date="2020-12-20T15:57:00Z">
              <w:tcPr>
                <w:tcW w:w="350" w:type="pct"/>
              </w:tcPr>
            </w:tcPrChange>
          </w:tcPr>
          <w:p w14:paraId="7EF86496" w14:textId="77777777" w:rsidR="0012409E" w:rsidRDefault="0012409E" w:rsidP="000C7168">
            <w:pPr>
              <w:jc w:val="both"/>
            </w:pPr>
          </w:p>
        </w:tc>
        <w:tc>
          <w:tcPr>
            <w:tcW w:w="4300" w:type="pct"/>
            <w:tcPrChange w:id="171" w:author="Ganchao Wei" w:date="2020-12-20T15:57:00Z">
              <w:tcPr>
                <w:tcW w:w="4300" w:type="pct"/>
              </w:tcPr>
            </w:tcPrChange>
          </w:tcPr>
          <w:p w14:paraId="1A37BC6A" w14:textId="4D53ED1B" w:rsidR="0012409E" w:rsidRPr="00C16B2F" w:rsidRDefault="00A12C49" w:rsidP="000C7168">
            <w:pPr>
              <w:jc w:val="both"/>
            </w:pPr>
            <w:ins w:id="172" w:author="Ganchao Wei" w:date="2020-12-20T16:00:00Z">
              <w:r>
                <w:t xml:space="preserve">                                      </w:t>
              </w:r>
            </w:ins>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Change w:id="173" w:author="Ganchao Wei" w:date="2020-12-20T15:57:00Z">
              <w:tcPr>
                <w:tcW w:w="350" w:type="pct"/>
              </w:tcPr>
            </w:tcPrChange>
          </w:tcPr>
          <w:p w14:paraId="6743F3F7" w14:textId="584EA3C1" w:rsidR="0012409E" w:rsidRDefault="0012409E">
            <w:pPr>
              <w:jc w:val="right"/>
              <w:pPrChange w:id="174" w:author="Ganchao Wei" w:date="2020-12-20T15:49:00Z">
                <w:pPr>
                  <w:jc w:val="both"/>
                </w:pPr>
              </w:pPrChange>
            </w:pPr>
            <w:r>
              <w:t>(</w:t>
            </w:r>
            <w:r w:rsidR="00DC1D95">
              <w:t>2</w:t>
            </w:r>
            <w:r>
              <w:t>.</w:t>
            </w:r>
            <w:r w:rsidR="004655A6">
              <w:t>1</w:t>
            </w:r>
            <w:ins w:id="175" w:author="Ganchao Wei" w:date="2020-12-20T15:47:00Z">
              <w:r w:rsidR="008B15E4">
                <w:t>6</w:t>
              </w:r>
            </w:ins>
            <w:del w:id="176" w:author="Ganchao Wei" w:date="2020-12-20T15:47:00Z">
              <w:r w:rsidR="004655A6" w:rsidDel="008B15E4">
                <w:delText>8</w:delText>
              </w:r>
            </w:del>
            <w:r>
              <w:t>)</w:t>
            </w:r>
          </w:p>
        </w:tc>
      </w:tr>
    </w:tbl>
    <w:p w14:paraId="70FF4D7D" w14:textId="6883307F" w:rsidR="0012409E" w:rsidRDefault="0012409E" w:rsidP="000C7168">
      <w:pPr>
        <w:jc w:val="both"/>
      </w:pPr>
    </w:p>
    <w:p w14:paraId="0D4CB630" w14:textId="1D7A1F1C" w:rsidR="0012409E" w:rsidRDefault="003653FC" w:rsidP="000C7168">
      <w:pPr>
        <w:jc w:val="both"/>
        <w:rPr>
          <w:ins w:id="177" w:author="Ganchao Wei" w:date="2020-12-20T16:01:00Z"/>
        </w:rPr>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8"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179">
          <w:tblGrid>
            <w:gridCol w:w="576"/>
            <w:gridCol w:w="8418"/>
            <w:gridCol w:w="932"/>
          </w:tblGrid>
        </w:tblGridChange>
      </w:tblGrid>
      <w:tr w:rsidR="00DC1D95" w14:paraId="7600CDA8" w14:textId="77777777" w:rsidTr="00A12C49">
        <w:trPr>
          <w:jc w:val="center"/>
          <w:trPrChange w:id="180" w:author="Ganchao Wei" w:date="2020-12-20T15:57:00Z">
            <w:trPr>
              <w:jc w:val="center"/>
            </w:trPr>
          </w:trPrChange>
        </w:trPr>
        <w:tc>
          <w:tcPr>
            <w:tcW w:w="350" w:type="pct"/>
            <w:tcPrChange w:id="181" w:author="Ganchao Wei" w:date="2020-12-20T15:57:00Z">
              <w:tcPr>
                <w:tcW w:w="350" w:type="pct"/>
              </w:tcPr>
            </w:tcPrChange>
          </w:tcPr>
          <w:p w14:paraId="700272ED" w14:textId="77777777" w:rsidR="00DC1D95" w:rsidRDefault="00DC1D95" w:rsidP="00C809D9">
            <w:pPr>
              <w:jc w:val="both"/>
            </w:pPr>
          </w:p>
        </w:tc>
        <w:tc>
          <w:tcPr>
            <w:tcW w:w="4300" w:type="pct"/>
            <w:tcPrChange w:id="182" w:author="Ganchao Wei" w:date="2020-12-20T15:57:00Z">
              <w:tcPr>
                <w:tcW w:w="4300" w:type="pct"/>
              </w:tcPr>
            </w:tcPrChange>
          </w:tcPr>
          <w:p w14:paraId="28FFD760" w14:textId="17AA84EA" w:rsidR="00DC1D95" w:rsidRPr="000137D3" w:rsidRDefault="00EF42C2"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Change w:id="183" w:author="Ganchao Wei" w:date="2020-12-20T15:57:00Z">
              <w:tcPr>
                <w:tcW w:w="350" w:type="pct"/>
              </w:tcPr>
            </w:tcPrChange>
          </w:tcPr>
          <w:p w14:paraId="79F6394A" w14:textId="7D67F8A4" w:rsidR="00DC1D95" w:rsidRDefault="00DC1D95">
            <w:pPr>
              <w:jc w:val="right"/>
              <w:pPrChange w:id="184" w:author="Ganchao Wei" w:date="2020-12-20T15:49:00Z">
                <w:pPr>
                  <w:jc w:val="both"/>
                </w:pPr>
              </w:pPrChange>
            </w:pPr>
            <w:r>
              <w:t>(2.</w:t>
            </w:r>
            <w:r w:rsidR="004655A6">
              <w:t>1</w:t>
            </w:r>
            <w:ins w:id="185" w:author="Ganchao Wei" w:date="2020-12-20T15:47:00Z">
              <w:r w:rsidR="008B15E4">
                <w:t>7</w:t>
              </w:r>
            </w:ins>
            <w:del w:id="186" w:author="Ganchao Wei" w:date="2020-12-20T15:47:00Z">
              <w:r w:rsidR="004655A6" w:rsidDel="008B15E4">
                <w:delText>9</w:delText>
              </w:r>
            </w:del>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7A218D1E"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134F28">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fldChar w:fldCharType="begin" w:fldLock="1"/>
      </w:r>
      <w:r w:rsidR="00134F28">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87" w:author="Ganchao Wei" w:date="2020-12-20T09:53:00Z">
                    <w:rPr>
                      <w:rFonts w:ascii="Cambria Math" w:hAnsi="Cambria Math"/>
                    </w:rPr>
                    <m:t>,k</m:t>
                  </w:del>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88" w:author="Ganchao Wei" w:date="2020-12-20T09:53:00Z">
                    <w:rPr>
                      <w:rFonts w:ascii="Cambria Math" w:hAnsi="Cambria Math"/>
                    </w:rPr>
                    <m:t>,k</m:t>
                  </w:del>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89" w:author="Ganchao Wei" w:date="2020-12-20T09:53:00Z">
                    <w:rPr>
                      <w:rFonts w:ascii="Cambria Math" w:hAnsi="Cambria Math"/>
                    </w:rPr>
                    <m:t>,k</m:t>
                  </w:del>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90" w:author="Ganchao Wei" w:date="2020-12-20T09:54:00Z">
                    <w:rPr>
                      <w:rFonts w:ascii="Cambria Math" w:hAnsi="Cambria Math"/>
                    </w:rPr>
                    <m:t>,k</m:t>
                  </w:del>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91" w:author="Ganchao Wei" w:date="2020-12-20T09:54:00Z">
                    <w:rPr>
                      <w:rFonts w:ascii="Cambria Math" w:hAnsi="Cambria Math"/>
                    </w:rPr>
                    <m:t>,k</m:t>
                  </w:del>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92" w:author="Ganchao Wei" w:date="2020-12-20T09:54:00Z">
                    <w:rPr>
                      <w:rFonts w:ascii="Cambria Math" w:hAnsi="Cambria Math"/>
                    </w:rPr>
                    <m:t>,k</m:t>
                  </w:del>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93" w:author="Ganchao Wei" w:date="2020-12-20T09:54:00Z">
                    <w:rPr>
                      <w:rFonts w:ascii="Cambria Math" w:hAnsi="Cambria Math"/>
                    </w:rPr>
                    <m:t>,k</m:t>
                  </w:del>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94" w:author="Ganchao Wei" w:date="2020-12-20T09:54:00Z">
                    <w:rPr>
                      <w:rFonts w:ascii="Cambria Math" w:hAnsi="Cambria Math"/>
                    </w:rPr>
                    <m:t>,k</m:t>
                  </w:del>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95" w:author="Ganchao Wei" w:date="2020-12-20T09:54:00Z">
                    <w:rPr>
                      <w:rFonts w:ascii="Cambria Math" w:hAnsi="Cambria Math"/>
                    </w:rPr>
                    <m:t>,k</m:t>
                  </w:del>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96" w:author="Ganchao Wei" w:date="2020-12-20T09:54:00Z">
                    <w:rPr>
                      <w:rFonts w:ascii="Cambria Math" w:hAnsi="Cambria Math"/>
                    </w:rPr>
                    <m:t>,k</m:t>
                  </w:del>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r>
                  <w:del w:id="197" w:author="Ganchao Wei" w:date="2020-12-20T09:54:00Z">
                    <w:rPr>
                      <w:rFonts w:ascii="Cambria Math" w:hAnsi="Cambria Math"/>
                    </w:rPr>
                    <m:t>,k</m:t>
                  </w:del>
                </m:r>
              </m:sub>
            </m:sSub>
          </m:sub>
        </m:sSub>
      </m:oMath>
      <w:r w:rsidR="00B62D3C">
        <w:t>.</w:t>
      </w:r>
    </w:p>
    <w:p w14:paraId="56998ABA" w14:textId="5791DFDF"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w:t>
      </w:r>
      <w:del w:id="198" w:author="Ganchao Wei" w:date="2020-12-20T16:04:00Z">
        <w:r w:rsidRPr="008F4FC0" w:rsidDel="003A14C6">
          <w:rPr>
            <w:u w:val="single"/>
          </w:rPr>
          <w:delText xml:space="preserve"> </w:delText>
        </w:r>
      </w:del>
      <w:r w:rsidRPr="008F4FC0">
        <w:rPr>
          <w:u w:val="single"/>
        </w:rPr>
        <w:t>Short-Term Effect</w:t>
      </w:r>
      <w:r w:rsidR="00585EAF">
        <w:rPr>
          <w:u w:val="single"/>
        </w:rPr>
        <w:t>s</w:t>
      </w:r>
      <w:r w:rsidR="000615A7" w:rsidRPr="008F4FC0">
        <w:rPr>
          <w:u w:val="single"/>
        </w:rPr>
        <w:t xml:space="preserve"> </w:t>
      </w:r>
    </w:p>
    <w:p w14:paraId="5B6BF39C" w14:textId="213C4447" w:rsidR="0012409E" w:rsidRDefault="00585EAF" w:rsidP="00782FC4">
      <w:pPr>
        <w:jc w:val="both"/>
        <w:rPr>
          <w:ins w:id="199" w:author="Ganchao Wei" w:date="2020-12-20T16:02:00Z"/>
        </w:rPr>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2A7F83">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2A7F83">
        <w:fldChar w:fldCharType="separate"/>
      </w:r>
      <w:r w:rsidR="003E3821" w:rsidRPr="003E3821">
        <w:rPr>
          <w:noProof/>
        </w:rPr>
        <w:t>(Stevenson &amp; Kording, 2011)</w:t>
      </w:r>
      <w:r w:rsidR="002A7F83">
        <w:fldChar w:fldCharType="end"/>
      </w:r>
    </w:p>
    <w:p w14:paraId="20140906" w14:textId="77777777" w:rsidR="00A12C49" w:rsidRDefault="00A12C49" w:rsidP="00782FC4">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0" w:author="Ganchao Wei" w:date="2020-12-20T15:57:00Z">
          <w:tblPr>
            <w:tblStyle w:val="TableGrid"/>
            <w:tblW w:w="5000" w:type="pct"/>
            <w:jc w:val="center"/>
            <w:tblLook w:val="04A0" w:firstRow="1" w:lastRow="0" w:firstColumn="1" w:lastColumn="0" w:noHBand="0" w:noVBand="1"/>
          </w:tblPr>
        </w:tblPrChange>
      </w:tblPr>
      <w:tblGrid>
        <w:gridCol w:w="516"/>
        <w:gridCol w:w="8368"/>
        <w:gridCol w:w="1052"/>
        <w:tblGridChange w:id="201">
          <w:tblGrid>
            <w:gridCol w:w="515"/>
            <w:gridCol w:w="8359"/>
            <w:gridCol w:w="1052"/>
          </w:tblGrid>
        </w:tblGridChange>
      </w:tblGrid>
      <w:tr w:rsidR="0012409E" w14:paraId="7F396A9A" w14:textId="77777777" w:rsidTr="00A12C49">
        <w:trPr>
          <w:jc w:val="center"/>
          <w:trPrChange w:id="202" w:author="Ganchao Wei" w:date="2020-12-20T15:57:00Z">
            <w:trPr>
              <w:jc w:val="center"/>
            </w:trPr>
          </w:trPrChange>
        </w:trPr>
        <w:tc>
          <w:tcPr>
            <w:tcW w:w="331" w:type="pct"/>
            <w:tcPrChange w:id="203" w:author="Ganchao Wei" w:date="2020-12-20T15:57:00Z">
              <w:tcPr>
                <w:tcW w:w="331" w:type="pct"/>
              </w:tcPr>
            </w:tcPrChange>
          </w:tcPr>
          <w:p w14:paraId="576D930B" w14:textId="77777777" w:rsidR="0012409E" w:rsidRDefault="0012409E" w:rsidP="000C7168">
            <w:pPr>
              <w:jc w:val="both"/>
            </w:pPr>
          </w:p>
        </w:tc>
        <w:tc>
          <w:tcPr>
            <w:tcW w:w="4282" w:type="pct"/>
            <w:tcPrChange w:id="204" w:author="Ganchao Wei" w:date="2020-12-20T15:57:00Z">
              <w:tcPr>
                <w:tcW w:w="4282" w:type="pct"/>
              </w:tcPr>
            </w:tcPrChange>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Change w:id="205" w:author="Ganchao Wei" w:date="2020-12-20T15:57:00Z">
              <w:tcPr>
                <w:tcW w:w="387" w:type="pct"/>
              </w:tcPr>
            </w:tcPrChange>
          </w:tcPr>
          <w:p w14:paraId="4F86BE25" w14:textId="00CB871A" w:rsidR="0012409E" w:rsidRDefault="0012409E">
            <w:pPr>
              <w:jc w:val="right"/>
              <w:pPrChange w:id="206" w:author="Ganchao Wei" w:date="2020-12-20T15:49:00Z">
                <w:pPr>
                  <w:jc w:val="both"/>
                </w:pPr>
              </w:pPrChange>
            </w:pPr>
            <w:r>
              <w:t>(</w:t>
            </w:r>
            <w:r w:rsidR="00DC1D95">
              <w:t>2</w:t>
            </w:r>
            <w:r>
              <w:t>.</w:t>
            </w:r>
            <w:ins w:id="207" w:author="Ganchao Wei" w:date="2020-12-20T15:47:00Z">
              <w:r w:rsidR="008B15E4">
                <w:t>18</w:t>
              </w:r>
            </w:ins>
            <w:del w:id="208" w:author="Ganchao Wei" w:date="2020-12-20T15:47:00Z">
              <w:r w:rsidR="004655A6" w:rsidDel="008B15E4">
                <w:delText>20</w:delText>
              </w:r>
            </w:del>
            <w:r>
              <w:t>)</w:t>
            </w:r>
          </w:p>
        </w:tc>
      </w:tr>
      <w:tr w:rsidR="0012409E" w14:paraId="17FDB40D" w14:textId="77777777" w:rsidTr="00A12C49">
        <w:trPr>
          <w:jc w:val="center"/>
          <w:trPrChange w:id="209" w:author="Ganchao Wei" w:date="2020-12-20T15:57:00Z">
            <w:trPr>
              <w:jc w:val="center"/>
            </w:trPr>
          </w:trPrChange>
        </w:trPr>
        <w:tc>
          <w:tcPr>
            <w:tcW w:w="331" w:type="pct"/>
            <w:tcPrChange w:id="210" w:author="Ganchao Wei" w:date="2020-12-20T15:57:00Z">
              <w:tcPr>
                <w:tcW w:w="331" w:type="pct"/>
              </w:tcPr>
            </w:tcPrChange>
          </w:tcPr>
          <w:p w14:paraId="58BB9BFE" w14:textId="77777777" w:rsidR="0012409E" w:rsidRDefault="0012409E" w:rsidP="000C7168">
            <w:pPr>
              <w:jc w:val="both"/>
            </w:pPr>
          </w:p>
        </w:tc>
        <w:tc>
          <w:tcPr>
            <w:tcW w:w="4282" w:type="pct"/>
            <w:tcPrChange w:id="211" w:author="Ganchao Wei" w:date="2020-12-20T15:57:00Z">
              <w:tcPr>
                <w:tcW w:w="4282" w:type="pct"/>
              </w:tcPr>
            </w:tcPrChange>
          </w:tcPr>
          <w:p w14:paraId="305C3777" w14:textId="0190A8B3" w:rsidR="0012409E" w:rsidRPr="000137D3" w:rsidRDefault="0012409E" w:rsidP="000C7168">
            <w:pPr>
              <w:jc w:val="both"/>
            </w:pPr>
            <w:r>
              <w:t xml:space="preserve">                                         </w:t>
            </w:r>
            <w:del w:id="212" w:author="Ganchao Wei" w:date="2020-12-20T16:00:00Z">
              <w:r w:rsidDel="00A12C49">
                <w:delText xml:space="preserve">         </w:delText>
              </w:r>
            </w:del>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Change w:id="213" w:author="Ganchao Wei" w:date="2020-12-20T15:57:00Z">
              <w:tcPr>
                <w:tcW w:w="387" w:type="pct"/>
              </w:tcPr>
            </w:tcPrChange>
          </w:tcPr>
          <w:p w14:paraId="5CC8A20D" w14:textId="72A29CDE" w:rsidR="0012409E" w:rsidRDefault="0012409E">
            <w:pPr>
              <w:jc w:val="right"/>
              <w:pPrChange w:id="214" w:author="Ganchao Wei" w:date="2020-12-20T15:49:00Z">
                <w:pPr>
                  <w:jc w:val="both"/>
                </w:pPr>
              </w:pPrChange>
            </w:pPr>
            <w:r>
              <w:t>(</w:t>
            </w:r>
            <w:r w:rsidR="00DC1D95">
              <w:t>2</w:t>
            </w:r>
            <w:r>
              <w:t>.</w:t>
            </w:r>
            <w:del w:id="215" w:author="Ganchao Wei" w:date="2020-12-20T15:48:00Z">
              <w:r w:rsidR="004655A6" w:rsidDel="008B15E4">
                <w:delText>21</w:delText>
              </w:r>
            </w:del>
            <w:ins w:id="216" w:author="Ganchao Wei" w:date="2020-12-20T15:48:00Z">
              <w:r w:rsidR="008B15E4">
                <w:t>19</w:t>
              </w:r>
            </w:ins>
            <w:r>
              <w:t>)</w:t>
            </w:r>
          </w:p>
        </w:tc>
      </w:tr>
    </w:tbl>
    <w:p w14:paraId="7AF11CB4" w14:textId="77777777" w:rsidR="0012409E" w:rsidRDefault="0012409E" w:rsidP="000C7168">
      <w:pPr>
        <w:jc w:val="both"/>
      </w:pPr>
    </w:p>
    <w:p w14:paraId="6A982DEB" w14:textId="00ECEDD5"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the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413E5E13" w:rsidR="0012409E" w:rsidRDefault="00827302" w:rsidP="000C7168">
      <w:pPr>
        <w:jc w:val="both"/>
        <w:rPr>
          <w:ins w:id="217" w:author="Ganchao Wei" w:date="2020-12-20T16:02:00Z"/>
        </w:rPr>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r>
        <w:t xml:space="preserve"> itself</w:t>
      </w:r>
    </w:p>
    <w:p w14:paraId="10ABC4B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8"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219">
          <w:tblGrid>
            <w:gridCol w:w="575"/>
            <w:gridCol w:w="8419"/>
            <w:gridCol w:w="932"/>
          </w:tblGrid>
        </w:tblGridChange>
      </w:tblGrid>
      <w:tr w:rsidR="0012409E" w14:paraId="3DCBB4E5" w14:textId="77777777" w:rsidTr="00A12C49">
        <w:trPr>
          <w:jc w:val="center"/>
          <w:trPrChange w:id="220" w:author="Ganchao Wei" w:date="2020-12-20T15:57:00Z">
            <w:trPr>
              <w:jc w:val="center"/>
            </w:trPr>
          </w:trPrChange>
        </w:trPr>
        <w:tc>
          <w:tcPr>
            <w:tcW w:w="323" w:type="pct"/>
            <w:tcPrChange w:id="221" w:author="Ganchao Wei" w:date="2020-12-20T15:57:00Z">
              <w:tcPr>
                <w:tcW w:w="323" w:type="pct"/>
              </w:tcPr>
            </w:tcPrChange>
          </w:tcPr>
          <w:p w14:paraId="0787888E" w14:textId="77777777" w:rsidR="0012409E" w:rsidRDefault="0012409E" w:rsidP="000C7168">
            <w:pPr>
              <w:jc w:val="both"/>
            </w:pPr>
          </w:p>
        </w:tc>
        <w:tc>
          <w:tcPr>
            <w:tcW w:w="4274" w:type="pct"/>
            <w:tcPrChange w:id="222" w:author="Ganchao Wei" w:date="2020-12-20T15:57:00Z">
              <w:tcPr>
                <w:tcW w:w="4274" w:type="pct"/>
              </w:tcPr>
            </w:tcPrChange>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Change w:id="223" w:author="Ganchao Wei" w:date="2020-12-20T15:57:00Z">
              <w:tcPr>
                <w:tcW w:w="403" w:type="pct"/>
              </w:tcPr>
            </w:tcPrChange>
          </w:tcPr>
          <w:p w14:paraId="71A0B84F" w14:textId="7467A912" w:rsidR="0012409E" w:rsidRDefault="0012409E">
            <w:pPr>
              <w:jc w:val="right"/>
              <w:pPrChange w:id="224" w:author="Ganchao Wei" w:date="2020-12-20T15:49:00Z">
                <w:pPr>
                  <w:jc w:val="both"/>
                </w:pPr>
              </w:pPrChange>
            </w:pPr>
            <w:r>
              <w:t>(</w:t>
            </w:r>
            <w:r w:rsidR="00DC1D95">
              <w:t>2</w:t>
            </w:r>
            <w:r>
              <w:t>.</w:t>
            </w:r>
            <w:r w:rsidR="004655A6">
              <w:t>2</w:t>
            </w:r>
            <w:ins w:id="225" w:author="Ganchao Wei" w:date="2020-12-20T15:48:00Z">
              <w:r w:rsidR="008B15E4">
                <w:t>0</w:t>
              </w:r>
            </w:ins>
            <w:del w:id="226" w:author="Ganchao Wei" w:date="2020-12-20T15:48:00Z">
              <w:r w:rsidR="004655A6" w:rsidDel="008B15E4">
                <w:delText>2</w:delText>
              </w:r>
            </w:del>
            <w:r>
              <w:t>)</w:t>
            </w:r>
          </w:p>
        </w:tc>
      </w:tr>
      <w:tr w:rsidR="0012409E" w14:paraId="14ECA803" w14:textId="77777777" w:rsidTr="00A12C49">
        <w:trPr>
          <w:jc w:val="center"/>
          <w:trPrChange w:id="227" w:author="Ganchao Wei" w:date="2020-12-20T15:57:00Z">
            <w:trPr>
              <w:jc w:val="center"/>
            </w:trPr>
          </w:trPrChange>
        </w:trPr>
        <w:tc>
          <w:tcPr>
            <w:tcW w:w="323" w:type="pct"/>
            <w:tcPrChange w:id="228" w:author="Ganchao Wei" w:date="2020-12-20T15:57:00Z">
              <w:tcPr>
                <w:tcW w:w="323" w:type="pct"/>
              </w:tcPr>
            </w:tcPrChange>
          </w:tcPr>
          <w:p w14:paraId="4AE79B51" w14:textId="77777777" w:rsidR="0012409E" w:rsidRDefault="0012409E" w:rsidP="000C7168">
            <w:pPr>
              <w:jc w:val="both"/>
            </w:pPr>
          </w:p>
        </w:tc>
        <w:tc>
          <w:tcPr>
            <w:tcW w:w="4274" w:type="pct"/>
            <w:tcPrChange w:id="229" w:author="Ganchao Wei" w:date="2020-12-20T15:57:00Z">
              <w:tcPr>
                <w:tcW w:w="4274" w:type="pct"/>
              </w:tcPr>
            </w:tcPrChange>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Change w:id="230" w:author="Ganchao Wei" w:date="2020-12-20T15:57:00Z">
              <w:tcPr>
                <w:tcW w:w="403" w:type="pct"/>
              </w:tcPr>
            </w:tcPrChange>
          </w:tcPr>
          <w:p w14:paraId="1E50983A" w14:textId="51E066EE" w:rsidR="0012409E" w:rsidRDefault="0012409E">
            <w:pPr>
              <w:jc w:val="right"/>
              <w:pPrChange w:id="231" w:author="Ganchao Wei" w:date="2020-12-20T15:49:00Z">
                <w:pPr>
                  <w:jc w:val="both"/>
                </w:pPr>
              </w:pPrChange>
            </w:pPr>
            <w:r>
              <w:t>(</w:t>
            </w:r>
            <w:r w:rsidR="00DC1D95">
              <w:t>2</w:t>
            </w:r>
            <w:r>
              <w:t>.</w:t>
            </w:r>
            <w:r w:rsidR="004655A6">
              <w:t>2</w:t>
            </w:r>
            <w:ins w:id="232" w:author="Ganchao Wei" w:date="2020-12-20T15:48:00Z">
              <w:r w:rsidR="008B15E4">
                <w:t>1</w:t>
              </w:r>
            </w:ins>
            <w:del w:id="233" w:author="Ganchao Wei" w:date="2020-12-20T15:48:00Z">
              <w:r w:rsidR="004655A6" w:rsidDel="008B15E4">
                <w:delText>3</w:delText>
              </w:r>
            </w:del>
            <w:r>
              <w:t>)</w:t>
            </w:r>
          </w:p>
        </w:tc>
      </w:tr>
    </w:tbl>
    <w:p w14:paraId="1E1F9082" w14:textId="77777777" w:rsidR="00605286" w:rsidRDefault="00605286" w:rsidP="00923D2E">
      <w:pPr>
        <w:jc w:val="both"/>
      </w:pPr>
    </w:p>
    <w:p w14:paraId="55BE7B46" w14:textId="709BE638"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133BE763"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ins w:id="234" w:author="Ganchao Wei" w:date="2020-12-20T15:56:00Z">
        <w:r w:rsidR="00A12C49">
          <w:rPr>
            <w:lang w:eastAsia="zh-CN"/>
          </w:rPr>
          <w:t>3</w:t>
        </w:r>
      </w:ins>
      <w:del w:id="235" w:author="Ganchao Wei" w:date="2020-12-20T15:56:00Z">
        <w:r w:rsidR="00C83123" w:rsidDel="00A12C49">
          <w:rPr>
            <w:lang w:eastAsia="zh-CN"/>
          </w:rPr>
          <w:delText>5</w:delText>
        </w:r>
      </w:del>
      <w:r w:rsidR="00C83123">
        <w:rPr>
          <w:lang w:eastAsia="zh-CN"/>
        </w:rPr>
        <w:t xml:space="preserve"> and 2.</w:t>
      </w:r>
      <w:ins w:id="236" w:author="Ganchao Wei" w:date="2020-12-20T15:56:00Z">
        <w:r w:rsidR="00A12C49">
          <w:rPr>
            <w:lang w:eastAsia="zh-CN"/>
          </w:rPr>
          <w:t>4</w:t>
        </w:r>
      </w:ins>
      <w:del w:id="237" w:author="Ganchao Wei" w:date="2020-12-20T15:56:00Z">
        <w:r w:rsidR="00C83123" w:rsidDel="00A12C49">
          <w:rPr>
            <w:lang w:eastAsia="zh-CN"/>
          </w:rPr>
          <w:delText>6</w:delText>
        </w:r>
      </w:del>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60A823C" w14:textId="3AABC569" w:rsidR="004C7489" w:rsidRDefault="00A503CF" w:rsidP="000C7168">
      <w:pPr>
        <w:jc w:val="both"/>
        <w:rPr>
          <w:ins w:id="238" w:author="Ganchao Wei" w:date="2020-12-20T16:02:00Z"/>
        </w:rPr>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p w14:paraId="6AC11380" w14:textId="59BD5A30" w:rsidR="00A12C49" w:rsidRDefault="00A12C49" w:rsidP="000C7168">
      <w:pPr>
        <w:jc w:val="both"/>
        <w:rPr>
          <w:ins w:id="239" w:author="Ganchao Wei" w:date="2020-12-20T18:32:00Z"/>
        </w:rPr>
      </w:pPr>
    </w:p>
    <w:p w14:paraId="5039C884" w14:textId="3AEF5967" w:rsidR="00EF42C2" w:rsidRDefault="00EF42C2" w:rsidP="000C7168">
      <w:pPr>
        <w:jc w:val="both"/>
        <w:rPr>
          <w:ins w:id="240" w:author="Ganchao Wei" w:date="2020-12-20T18:32:00Z"/>
        </w:rPr>
      </w:pPr>
    </w:p>
    <w:p w14:paraId="0B459C76" w14:textId="77777777" w:rsidR="00EF42C2" w:rsidRDefault="00EF42C2"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1" w:author="Ganchao Wei" w:date="2020-12-20T18:32:00Z">
          <w:tblPr>
            <w:tblStyle w:val="TableGrid"/>
            <w:tblW w:w="5000" w:type="pct"/>
            <w:jc w:val="center"/>
            <w:tblLook w:val="04A0" w:firstRow="1" w:lastRow="0" w:firstColumn="1" w:lastColumn="0" w:noHBand="0" w:noVBand="1"/>
          </w:tblPr>
        </w:tblPrChange>
      </w:tblPr>
      <w:tblGrid>
        <w:gridCol w:w="576"/>
        <w:gridCol w:w="8428"/>
        <w:gridCol w:w="932"/>
        <w:tblGridChange w:id="242">
          <w:tblGrid>
            <w:gridCol w:w="576"/>
            <w:gridCol w:w="8419"/>
            <w:gridCol w:w="931"/>
          </w:tblGrid>
        </w:tblGridChange>
      </w:tblGrid>
      <w:tr w:rsidR="008B15E4" w14:paraId="50256DE5" w14:textId="77777777" w:rsidTr="00EF42C2">
        <w:trPr>
          <w:trHeight w:val="186"/>
          <w:jc w:val="center"/>
          <w:trPrChange w:id="243" w:author="Ganchao Wei" w:date="2020-12-20T18:32:00Z">
            <w:trPr>
              <w:trHeight w:val="186"/>
              <w:jc w:val="center"/>
            </w:trPr>
          </w:trPrChange>
        </w:trPr>
        <w:tc>
          <w:tcPr>
            <w:tcW w:w="290" w:type="pct"/>
            <w:vMerge w:val="restart"/>
            <w:tcPrChange w:id="244" w:author="Ganchao Wei" w:date="2020-12-20T18:32:00Z">
              <w:tcPr>
                <w:tcW w:w="290" w:type="pct"/>
                <w:vMerge w:val="restart"/>
              </w:tcPr>
            </w:tcPrChange>
          </w:tcPr>
          <w:p w14:paraId="38F7B4F2" w14:textId="77777777" w:rsidR="008B15E4" w:rsidRDefault="008B15E4" w:rsidP="00C809D9">
            <w:pPr>
              <w:jc w:val="both"/>
            </w:pPr>
          </w:p>
        </w:tc>
        <w:tc>
          <w:tcPr>
            <w:tcW w:w="4240" w:type="pct"/>
            <w:vMerge w:val="restart"/>
            <w:tcPrChange w:id="245" w:author="Ganchao Wei" w:date="2020-12-20T18:32:00Z">
              <w:tcPr>
                <w:tcW w:w="4240" w:type="pct"/>
                <w:vMerge w:val="restart"/>
              </w:tcPr>
            </w:tcPrChange>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Change w:id="246" w:author="Ganchao Wei" w:date="2020-12-20T18:32:00Z">
              <w:tcPr>
                <w:tcW w:w="469" w:type="pct"/>
              </w:tcPr>
            </w:tcPrChange>
          </w:tcPr>
          <w:p w14:paraId="2CF1B7D0" w14:textId="0553D621" w:rsidR="008B15E4" w:rsidRDefault="008B15E4">
            <w:pPr>
              <w:jc w:val="right"/>
              <w:pPrChange w:id="247" w:author="Ganchao Wei" w:date="2020-12-20T15:49:00Z">
                <w:pPr>
                  <w:jc w:val="both"/>
                </w:pPr>
              </w:pPrChange>
            </w:pPr>
            <w:del w:id="248" w:author="Ganchao Wei" w:date="2020-12-20T15:50:00Z">
              <w:r w:rsidDel="008B15E4">
                <w:delText>(2.2</w:delText>
              </w:r>
            </w:del>
            <w:del w:id="249" w:author="Ganchao Wei" w:date="2020-12-20T15:48:00Z">
              <w:r w:rsidDel="008B15E4">
                <w:delText>4</w:delText>
              </w:r>
            </w:del>
            <w:del w:id="250" w:author="Ganchao Wei" w:date="2020-12-20T15:50:00Z">
              <w:r w:rsidDel="008B15E4">
                <w:delText>)</w:delText>
              </w:r>
            </w:del>
          </w:p>
        </w:tc>
      </w:tr>
      <w:tr w:rsidR="008B15E4" w14:paraId="6D719ACD" w14:textId="77777777" w:rsidTr="00EF42C2">
        <w:trPr>
          <w:trHeight w:val="185"/>
          <w:jc w:val="center"/>
          <w:trPrChange w:id="251" w:author="Ganchao Wei" w:date="2020-12-20T18:32:00Z">
            <w:trPr>
              <w:trHeight w:val="185"/>
              <w:jc w:val="center"/>
            </w:trPr>
          </w:trPrChange>
        </w:trPr>
        <w:tc>
          <w:tcPr>
            <w:tcW w:w="290" w:type="pct"/>
            <w:vMerge/>
            <w:tcPrChange w:id="252" w:author="Ganchao Wei" w:date="2020-12-20T18:32:00Z">
              <w:tcPr>
                <w:tcW w:w="290" w:type="pct"/>
                <w:vMerge/>
              </w:tcPr>
            </w:tcPrChange>
          </w:tcPr>
          <w:p w14:paraId="438F2243" w14:textId="77777777" w:rsidR="008B15E4" w:rsidRDefault="008B15E4" w:rsidP="00C809D9">
            <w:pPr>
              <w:jc w:val="both"/>
            </w:pPr>
          </w:p>
        </w:tc>
        <w:tc>
          <w:tcPr>
            <w:tcW w:w="4240" w:type="pct"/>
            <w:vMerge/>
            <w:tcPrChange w:id="253" w:author="Ganchao Wei" w:date="2020-12-20T18:32:00Z">
              <w:tcPr>
                <w:tcW w:w="4240" w:type="pct"/>
                <w:vMerge/>
              </w:tcPr>
            </w:tcPrChange>
          </w:tcPr>
          <w:p w14:paraId="65223FAD" w14:textId="77777777" w:rsidR="008B15E4" w:rsidRDefault="008B15E4" w:rsidP="00C809D9">
            <w:pPr>
              <w:jc w:val="center"/>
              <w:rPr>
                <w:rFonts w:eastAsia="等线" w:cs="Times New Roman"/>
              </w:rPr>
            </w:pPr>
          </w:p>
        </w:tc>
        <w:tc>
          <w:tcPr>
            <w:tcW w:w="469" w:type="pct"/>
            <w:tcPrChange w:id="254" w:author="Ganchao Wei" w:date="2020-12-20T18:32:00Z">
              <w:tcPr>
                <w:tcW w:w="469" w:type="pct"/>
              </w:tcPr>
            </w:tcPrChange>
          </w:tcPr>
          <w:p w14:paraId="6DF1B9CB" w14:textId="77777777" w:rsidR="008B15E4" w:rsidRDefault="008B15E4" w:rsidP="008B15E4">
            <w:pPr>
              <w:jc w:val="right"/>
            </w:pPr>
          </w:p>
        </w:tc>
      </w:tr>
      <w:tr w:rsidR="008B15E4" w14:paraId="63C837EB" w14:textId="77777777" w:rsidTr="00EF42C2">
        <w:trPr>
          <w:trHeight w:val="185"/>
          <w:jc w:val="center"/>
          <w:trPrChange w:id="255" w:author="Ganchao Wei" w:date="2020-12-20T18:32:00Z">
            <w:trPr>
              <w:trHeight w:val="185"/>
              <w:jc w:val="center"/>
            </w:trPr>
          </w:trPrChange>
        </w:trPr>
        <w:tc>
          <w:tcPr>
            <w:tcW w:w="290" w:type="pct"/>
            <w:vMerge/>
            <w:tcPrChange w:id="256" w:author="Ganchao Wei" w:date="2020-12-20T18:32:00Z">
              <w:tcPr>
                <w:tcW w:w="290" w:type="pct"/>
                <w:vMerge/>
              </w:tcPr>
            </w:tcPrChange>
          </w:tcPr>
          <w:p w14:paraId="3A4CA6A1" w14:textId="77777777" w:rsidR="008B15E4" w:rsidRDefault="008B15E4" w:rsidP="00C809D9">
            <w:pPr>
              <w:jc w:val="both"/>
            </w:pPr>
          </w:p>
        </w:tc>
        <w:tc>
          <w:tcPr>
            <w:tcW w:w="4240" w:type="pct"/>
            <w:vMerge/>
            <w:tcPrChange w:id="257" w:author="Ganchao Wei" w:date="2020-12-20T18:32:00Z">
              <w:tcPr>
                <w:tcW w:w="4240" w:type="pct"/>
                <w:vMerge/>
              </w:tcPr>
            </w:tcPrChange>
          </w:tcPr>
          <w:p w14:paraId="29A14794" w14:textId="77777777" w:rsidR="008B15E4" w:rsidRDefault="008B15E4" w:rsidP="00C809D9">
            <w:pPr>
              <w:jc w:val="center"/>
              <w:rPr>
                <w:rFonts w:eastAsia="等线" w:cs="Times New Roman"/>
              </w:rPr>
            </w:pPr>
          </w:p>
        </w:tc>
        <w:tc>
          <w:tcPr>
            <w:tcW w:w="469" w:type="pct"/>
            <w:tcPrChange w:id="258" w:author="Ganchao Wei" w:date="2020-12-20T18:32:00Z">
              <w:tcPr>
                <w:tcW w:w="469" w:type="pct"/>
              </w:tcPr>
            </w:tcPrChange>
          </w:tcPr>
          <w:p w14:paraId="2B43D17B" w14:textId="0C133B6C" w:rsidR="008B15E4" w:rsidRDefault="008B15E4" w:rsidP="008B15E4">
            <w:pPr>
              <w:jc w:val="right"/>
            </w:pPr>
            <w:ins w:id="259" w:author="Ganchao Wei" w:date="2020-12-20T15:50:00Z">
              <w:r>
                <w:t>(2.22)</w:t>
              </w:r>
            </w:ins>
          </w:p>
        </w:tc>
      </w:tr>
      <w:tr w:rsidR="008B15E4" w14:paraId="7C2BD6E7" w14:textId="77777777" w:rsidTr="00EF42C2">
        <w:trPr>
          <w:trHeight w:val="185"/>
          <w:jc w:val="center"/>
          <w:trPrChange w:id="260" w:author="Ganchao Wei" w:date="2020-12-20T18:32:00Z">
            <w:trPr>
              <w:trHeight w:val="185"/>
              <w:jc w:val="center"/>
            </w:trPr>
          </w:trPrChange>
        </w:trPr>
        <w:tc>
          <w:tcPr>
            <w:tcW w:w="290" w:type="pct"/>
            <w:vMerge/>
            <w:tcPrChange w:id="261" w:author="Ganchao Wei" w:date="2020-12-20T18:32:00Z">
              <w:tcPr>
                <w:tcW w:w="290" w:type="pct"/>
                <w:vMerge/>
              </w:tcPr>
            </w:tcPrChange>
          </w:tcPr>
          <w:p w14:paraId="13162337" w14:textId="77777777" w:rsidR="008B15E4" w:rsidRDefault="008B15E4" w:rsidP="00C809D9">
            <w:pPr>
              <w:jc w:val="both"/>
            </w:pPr>
          </w:p>
        </w:tc>
        <w:tc>
          <w:tcPr>
            <w:tcW w:w="4240" w:type="pct"/>
            <w:vMerge/>
            <w:tcPrChange w:id="262" w:author="Ganchao Wei" w:date="2020-12-20T18:32:00Z">
              <w:tcPr>
                <w:tcW w:w="4240" w:type="pct"/>
                <w:vMerge/>
              </w:tcPr>
            </w:tcPrChange>
          </w:tcPr>
          <w:p w14:paraId="5351BD96" w14:textId="77777777" w:rsidR="008B15E4" w:rsidRDefault="008B15E4" w:rsidP="00C809D9">
            <w:pPr>
              <w:jc w:val="center"/>
              <w:rPr>
                <w:rFonts w:eastAsia="等线" w:cs="Times New Roman"/>
              </w:rPr>
            </w:pPr>
          </w:p>
        </w:tc>
        <w:tc>
          <w:tcPr>
            <w:tcW w:w="469" w:type="pct"/>
            <w:tcPrChange w:id="263" w:author="Ganchao Wei" w:date="2020-12-20T18:32:00Z">
              <w:tcPr>
                <w:tcW w:w="469" w:type="pct"/>
              </w:tcPr>
            </w:tcPrChange>
          </w:tcPr>
          <w:p w14:paraId="01E2FDB6" w14:textId="77777777" w:rsidR="008B15E4" w:rsidRDefault="008B15E4" w:rsidP="008B15E4">
            <w:pPr>
              <w:jc w:val="right"/>
            </w:pPr>
          </w:p>
        </w:tc>
      </w:tr>
      <w:tr w:rsidR="008B15E4" w14:paraId="2A079D8E" w14:textId="77777777" w:rsidTr="00EF42C2">
        <w:trPr>
          <w:trHeight w:val="185"/>
          <w:jc w:val="center"/>
          <w:trPrChange w:id="264" w:author="Ganchao Wei" w:date="2020-12-20T18:32:00Z">
            <w:trPr>
              <w:trHeight w:val="185"/>
              <w:jc w:val="center"/>
            </w:trPr>
          </w:trPrChange>
        </w:trPr>
        <w:tc>
          <w:tcPr>
            <w:tcW w:w="290" w:type="pct"/>
            <w:vMerge/>
            <w:tcPrChange w:id="265" w:author="Ganchao Wei" w:date="2020-12-20T18:32:00Z">
              <w:tcPr>
                <w:tcW w:w="290" w:type="pct"/>
                <w:vMerge/>
              </w:tcPr>
            </w:tcPrChange>
          </w:tcPr>
          <w:p w14:paraId="38E04712" w14:textId="77777777" w:rsidR="008B15E4" w:rsidRDefault="008B15E4" w:rsidP="00C809D9">
            <w:pPr>
              <w:jc w:val="both"/>
            </w:pPr>
          </w:p>
        </w:tc>
        <w:tc>
          <w:tcPr>
            <w:tcW w:w="4240" w:type="pct"/>
            <w:vMerge/>
            <w:tcPrChange w:id="266" w:author="Ganchao Wei" w:date="2020-12-20T18:32:00Z">
              <w:tcPr>
                <w:tcW w:w="4240" w:type="pct"/>
                <w:vMerge/>
              </w:tcPr>
            </w:tcPrChange>
          </w:tcPr>
          <w:p w14:paraId="0F133E5B" w14:textId="77777777" w:rsidR="008B15E4" w:rsidRDefault="008B15E4" w:rsidP="00C809D9">
            <w:pPr>
              <w:jc w:val="center"/>
              <w:rPr>
                <w:rFonts w:eastAsia="等线" w:cs="Times New Roman"/>
              </w:rPr>
            </w:pPr>
          </w:p>
        </w:tc>
        <w:tc>
          <w:tcPr>
            <w:tcW w:w="469" w:type="pct"/>
            <w:tcPrChange w:id="267" w:author="Ganchao Wei" w:date="2020-12-20T18:32:00Z">
              <w:tcPr>
                <w:tcW w:w="469" w:type="pct"/>
              </w:tcPr>
            </w:tcPrChange>
          </w:tcPr>
          <w:p w14:paraId="704BE11A" w14:textId="77777777" w:rsidR="008B15E4" w:rsidRDefault="008B15E4" w:rsidP="008B15E4">
            <w:pPr>
              <w:jc w:val="right"/>
            </w:pPr>
          </w:p>
        </w:tc>
      </w:tr>
    </w:tbl>
    <w:p w14:paraId="131399FD" w14:textId="720DCCE0" w:rsidR="00A503CF" w:rsidRDefault="00A503CF" w:rsidP="000C7168">
      <w:pPr>
        <w:jc w:val="both"/>
      </w:pPr>
    </w:p>
    <w:p w14:paraId="64E4D8CB" w14:textId="3C4C9510" w:rsidR="00622BF3" w:rsidRDefault="00827302" w:rsidP="000C7168">
      <w:pPr>
        <w:jc w:val="both"/>
        <w:rPr>
          <w:ins w:id="268" w:author="Ganchao Wei" w:date="2020-12-20T16:02:00Z"/>
        </w:rPr>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w:t>
      </w:r>
      <w:proofErr w:type="spellStart"/>
      <w:r w:rsidR="008E3133">
        <w:t>Kording</w:t>
      </w:r>
      <w:proofErr w:type="spellEnd"/>
      <w:r w:rsidR="006D79F1">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E3821" w:rsidRPr="003E3821">
        <w:rPr>
          <w:noProof/>
        </w:rPr>
        <w:t>(Stevenson &amp; Kording, 2011)</w:t>
      </w:r>
      <w:r w:rsidR="006D79F1">
        <w:fldChar w:fldCharType="end"/>
      </w:r>
      <w:r w:rsidR="006D79F1">
        <w:t>.</w:t>
      </w:r>
      <w:r w:rsidR="00622BF3">
        <w:t xml:space="preserve"> Namely,</w:t>
      </w:r>
    </w:p>
    <w:p w14:paraId="60FF630C"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69" w:author="Ganchao Wei" w:date="2020-12-20T15:57:00Z">
          <w:tblPr>
            <w:tblStyle w:val="TableGrid"/>
            <w:tblW w:w="5000" w:type="pct"/>
            <w:jc w:val="center"/>
            <w:tblLook w:val="04A0" w:firstRow="1" w:lastRow="0" w:firstColumn="1" w:lastColumn="0" w:noHBand="0" w:noVBand="1"/>
          </w:tblPr>
        </w:tblPrChange>
      </w:tblPr>
      <w:tblGrid>
        <w:gridCol w:w="517"/>
        <w:gridCol w:w="8367"/>
        <w:gridCol w:w="1052"/>
        <w:tblGridChange w:id="270">
          <w:tblGrid>
            <w:gridCol w:w="516"/>
            <w:gridCol w:w="8358"/>
            <w:gridCol w:w="1052"/>
          </w:tblGrid>
        </w:tblGridChange>
      </w:tblGrid>
      <w:tr w:rsidR="00A878E9" w14:paraId="75833499" w14:textId="77777777" w:rsidTr="00A12C49">
        <w:trPr>
          <w:jc w:val="center"/>
          <w:trPrChange w:id="271" w:author="Ganchao Wei" w:date="2020-12-20T15:57:00Z">
            <w:trPr>
              <w:jc w:val="center"/>
            </w:trPr>
          </w:trPrChange>
        </w:trPr>
        <w:tc>
          <w:tcPr>
            <w:tcW w:w="350" w:type="pct"/>
            <w:tcPrChange w:id="272" w:author="Ganchao Wei" w:date="2020-12-20T15:57:00Z">
              <w:tcPr>
                <w:tcW w:w="350" w:type="pct"/>
              </w:tcPr>
            </w:tcPrChange>
          </w:tcPr>
          <w:p w14:paraId="25AD22E0" w14:textId="77777777" w:rsidR="00A878E9" w:rsidRDefault="00A878E9" w:rsidP="00A22220">
            <w:pPr>
              <w:jc w:val="both"/>
            </w:pPr>
          </w:p>
        </w:tc>
        <w:tc>
          <w:tcPr>
            <w:tcW w:w="4300" w:type="pct"/>
            <w:tcPrChange w:id="273" w:author="Ganchao Wei" w:date="2020-12-20T15:57:00Z">
              <w:tcPr>
                <w:tcW w:w="4300" w:type="pct"/>
              </w:tcPr>
            </w:tcPrChange>
          </w:tcPr>
          <w:p w14:paraId="7E1FA55E" w14:textId="4F529353" w:rsidR="00A878E9" w:rsidRPr="000137D3" w:rsidRDefault="00EF42C2"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Change w:id="274" w:author="Ganchao Wei" w:date="2020-12-20T15:57:00Z">
              <w:tcPr>
                <w:tcW w:w="350" w:type="pct"/>
              </w:tcPr>
            </w:tcPrChange>
          </w:tcPr>
          <w:p w14:paraId="1F17F79E" w14:textId="2E786286" w:rsidR="00A878E9" w:rsidRDefault="00A878E9">
            <w:pPr>
              <w:jc w:val="right"/>
              <w:pPrChange w:id="275" w:author="Ganchao Wei" w:date="2020-12-20T15:49:00Z">
                <w:pPr>
                  <w:jc w:val="both"/>
                </w:pPr>
              </w:pPrChange>
            </w:pPr>
            <w:r>
              <w:t>(2.</w:t>
            </w:r>
            <w:del w:id="276" w:author="Ganchao Wei" w:date="2020-12-20T15:48:00Z">
              <w:r w:rsidR="004655A6" w:rsidDel="008B15E4">
                <w:delText>25</w:delText>
              </w:r>
            </w:del>
            <w:ins w:id="277" w:author="Ganchao Wei" w:date="2020-12-20T15:48:00Z">
              <w:r w:rsidR="008B15E4">
                <w:t>23</w:t>
              </w:r>
            </w:ins>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7E47FC8B" w:rsidR="00A878E9" w:rsidRDefault="00630EA0" w:rsidP="000C7168">
      <w:pPr>
        <w:jc w:val="both"/>
      </w:pPr>
      <w:commentRangeStart w:id="278"/>
      <w:r>
        <w:t xml:space="preserve">In the following results, 5 raised-cosine bases with non-linear stretching peaks are used to model STP modification function within [0, 600ms] in 1ms bins. </w:t>
      </w:r>
      <w:commentRangeEnd w:id="278"/>
      <w:r>
        <w:rPr>
          <w:rStyle w:val="CommentReference"/>
        </w:rPr>
        <w:commentReference w:id="278"/>
      </w:r>
      <w:commentRangeStart w:id="279"/>
      <w:commentRangeStart w:id="280"/>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4655A6">
        <w:t xml:space="preserve"> in all results except for those in section “Selection of Hyper-parameter </w:t>
      </w:r>
      <m:oMath>
        <m:r>
          <m:rPr>
            <m:sty m:val="bi"/>
          </m:rPr>
          <w:rPr>
            <w:rFonts w:ascii="Cambria Math" w:hAnsi="Cambria Math"/>
          </w:rPr>
          <m:t>Q</m:t>
        </m:r>
      </m:oMath>
      <w:r w:rsidR="004655A6">
        <w:t xml:space="preserve"> in Adaptive Smoothing”</w:t>
      </w:r>
      <w:r w:rsidR="00025D9F">
        <w:t xml:space="preserve">. </w:t>
      </w:r>
      <w:commentRangeEnd w:id="279"/>
      <w:r w:rsidR="00827302">
        <w:rPr>
          <w:rStyle w:val="CommentReference"/>
        </w:rPr>
        <w:commentReference w:id="279"/>
      </w:r>
      <w:commentRangeEnd w:id="280"/>
      <w:r w:rsidR="004655A6">
        <w:rPr>
          <w:rStyle w:val="CommentReference"/>
        </w:rPr>
        <w:commentReference w:id="280"/>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1653BA3D" w:rsidR="0078782B" w:rsidRDefault="006028D7" w:rsidP="006028D7">
      <w:pPr>
        <w:jc w:val="both"/>
        <w:rPr>
          <w:rFonts w:hint="eastAsia"/>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ins w:id="281" w:author="Ganchao Wei" w:date="2020-12-20T18:35:00Z">
        <w:r w:rsidR="00CF1268">
          <w:t xml:space="preserve"> The</w:t>
        </w:r>
        <w:r w:rsidR="00CF1268">
          <w:rPr>
            <w:rFonts w:hint="eastAsia"/>
            <w:lang w:eastAsia="zh-CN"/>
          </w:rPr>
          <w:t xml:space="preserve"> </w:t>
        </w:r>
        <w:r w:rsidR="00CF1268">
          <w:rPr>
            <w:lang w:eastAsia="zh-CN"/>
          </w:rPr>
          <w:t xml:space="preserve">recording </w:t>
        </w:r>
      </w:ins>
      <w:ins w:id="282" w:author="Ganchao Wei" w:date="2020-12-20T18:36:00Z">
        <w:r w:rsidR="00CF1268">
          <w:rPr>
            <w:lang w:eastAsia="zh-CN"/>
          </w:rPr>
          <w:t>lengths</w:t>
        </w:r>
      </w:ins>
      <w:ins w:id="283" w:author="Ganchao Wei" w:date="2020-12-20T18:35:00Z">
        <w:r w:rsidR="00CF1268">
          <w:rPr>
            <w:lang w:eastAsia="zh-CN"/>
          </w:rPr>
          <w:t xml:space="preserve"> </w:t>
        </w:r>
      </w:ins>
      <w:ins w:id="284" w:author="Ganchao Wei" w:date="2020-12-20T18:36:00Z">
        <w:r w:rsidR="00CF1268">
          <w:rPr>
            <w:lang w:eastAsia="zh-CN"/>
          </w:rPr>
          <w:t>are</w:t>
        </w:r>
      </w:ins>
      <w:ins w:id="285" w:author="Ganchao Wei" w:date="2020-12-20T18:35:00Z">
        <w:r w:rsidR="00CF1268">
          <w:rPr>
            <w:lang w:eastAsia="zh-CN"/>
          </w:rPr>
          <w:t xml:space="preserve"> 20min and </w:t>
        </w:r>
      </w:ins>
      <w:ins w:id="286" w:author="Ganchao Wei" w:date="2020-12-20T18:36:00Z">
        <w:r w:rsidR="00CF1268">
          <w:rPr>
            <w:lang w:eastAsia="zh-CN"/>
          </w:rPr>
          <w:t>presynaptic firing rates are 5Hz, if not specified.</w:t>
        </w:r>
      </w:ins>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AC7D756"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FE3E56">
        <w:t xml:space="preserve"> while also having short-term synaptic depression on fast timescales (Fig 1). Presynaptic spike timing is generated using a Poisson GLM with a history effect that mimics refractoriness,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his peak is like putative excitatory connections observed in large-scale multielectrode recordings.</w:t>
      </w:r>
    </w:p>
    <w:p w14:paraId="283B8700" w14:textId="6269111A"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w:t>
      </w:r>
      <w:r w:rsidR="004538F3">
        <w:lastRenderedPageBreak/>
        <w:t>specific inter-spike interval we can observe the effects of short-term synaptic depression (Fig 1D). In this case, presynaptic spikes that occur recently after another spike tend to have lower efficacy compared to 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E774F0">
        <w:t xml:space="preserve">presynaptic neuron is set to </w:t>
      </w:r>
      <w:ins w:id="287" w:author="Ganchao Wei" w:date="2020-12-16T09:07:00Z">
        <w:r w:rsidR="00535AAB">
          <w:t>5</w:t>
        </w:r>
      </w:ins>
      <w:del w:id="288" w:author="Ganchao Wei" w:date="2020-12-16T09:07:00Z">
        <w:r w:rsidR="00E774F0" w:rsidDel="00535AAB">
          <w:delText>XX</w:delText>
        </w:r>
      </w:del>
      <w:r w:rsidR="00E774F0">
        <w:t xml:space="preserve">Hz and the baseline firing rate of </w:t>
      </w:r>
      <w:r w:rsidR="009313AC">
        <w:t>postsynaptic neuron is</w:t>
      </w:r>
      <w:r w:rsidR="00E774F0">
        <w:t xml:space="preserve"> set to </w:t>
      </w:r>
      <w:r w:rsidR="009313AC">
        <w:t>20Hz.</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9" w:author="Ganchao Wei" w:date="2020-12-20T15:5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290">
          <w:tblGrid>
            <w:gridCol w:w="9936"/>
          </w:tblGrid>
        </w:tblGridChange>
      </w:tblGrid>
      <w:tr w:rsidR="009313AC" w14:paraId="419FC55E" w14:textId="77777777" w:rsidTr="00A12C49">
        <w:tc>
          <w:tcPr>
            <w:tcW w:w="9926" w:type="dxa"/>
            <w:tcPrChange w:id="291" w:author="Ganchao Wei" w:date="2020-12-20T15:57:00Z">
              <w:tcPr>
                <w:tcW w:w="9926" w:type="dxa"/>
              </w:tcPr>
            </w:tcPrChange>
          </w:tcPr>
          <w:p w14:paraId="6D2F10AE" w14:textId="0C098FB5" w:rsidR="009313AC" w:rsidRDefault="009313AC" w:rsidP="000C7168">
            <w:pPr>
              <w:jc w:val="both"/>
            </w:pPr>
            <w:del w:id="292" w:author="Ganchao Wei" w:date="2020-12-16T09:26:00Z">
              <w:r w:rsidDel="00B3166E">
                <w:rPr>
                  <w:noProof/>
                  <w:lang w:eastAsia="zh-CN"/>
                </w:rPr>
                <w:drawing>
                  <wp:inline distT="0" distB="0" distL="0" distR="0" wp14:anchorId="5C737921" wp14:editId="0456382B">
                    <wp:extent cx="6217351" cy="212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6075" cy="2129392"/>
                            </a:xfrm>
                            <a:prstGeom prst="rect">
                              <a:avLst/>
                            </a:prstGeom>
                            <a:noFill/>
                            <a:ln>
                              <a:noFill/>
                            </a:ln>
                          </pic:spPr>
                        </pic:pic>
                      </a:graphicData>
                    </a:graphic>
                  </wp:inline>
                </w:drawing>
              </w:r>
            </w:del>
            <w:ins w:id="293" w:author="Ganchao Wei" w:date="2020-12-16T09:27:00Z">
              <w:r w:rsidR="00B3166E">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ins>
          </w:p>
        </w:tc>
      </w:tr>
      <w:tr w:rsidR="009313AC" w14:paraId="69133EAF" w14:textId="77777777" w:rsidTr="00A12C49">
        <w:tc>
          <w:tcPr>
            <w:tcW w:w="9926" w:type="dxa"/>
            <w:tcPrChange w:id="294" w:author="Ganchao Wei" w:date="2020-12-20T15:57:00Z">
              <w:tcPr>
                <w:tcW w:w="9926" w:type="dxa"/>
              </w:tcPr>
            </w:tcPrChange>
          </w:tcPr>
          <w:p w14:paraId="29637F31" w14:textId="26156999" w:rsidR="009313AC" w:rsidRPr="009313AC" w:rsidRDefault="009313AC" w:rsidP="000C7168">
            <w:pPr>
              <w:jc w:val="both"/>
              <w:rPr>
                <w:b/>
                <w:bCs/>
              </w:rPr>
            </w:pPr>
            <w:r>
              <w:rPr>
                <w:b/>
                <w:bCs/>
              </w:rPr>
              <w:t xml:space="preserve">Fig 1. </w:t>
            </w:r>
            <w:ins w:id="295" w:author="Ganchao Wei" w:date="2020-12-16T09:09:00Z">
              <w:r w:rsidR="00535AAB">
                <w:rPr>
                  <w:rFonts w:hint="eastAsia"/>
                  <w:b/>
                  <w:bCs/>
                  <w:lang w:eastAsia="zh-CN"/>
                </w:rPr>
                <w:t>S</w:t>
              </w:r>
              <w:r w:rsidR="00535AAB">
                <w:rPr>
                  <w:b/>
                  <w:bCs/>
                  <w:lang w:eastAsia="zh-CN"/>
                </w:rPr>
                <w:t xml:space="preserve">hort-term and long-term plasticity in an </w:t>
              </w:r>
            </w:ins>
            <w:ins w:id="296" w:author="Ganchao Wei" w:date="2020-12-16T09:10:00Z">
              <w:r w:rsidR="00535AAB">
                <w:rPr>
                  <w:b/>
                  <w:bCs/>
                  <w:lang w:eastAsia="zh-CN"/>
                </w:rPr>
                <w:t>excitatory synapse</w:t>
              </w:r>
            </w:ins>
            <w:del w:id="297" w:author="Ganchao Wei" w:date="2020-12-16T09:09:00Z">
              <w:r w:rsidR="0081391D" w:rsidDel="00535AAB">
                <w:rPr>
                  <w:b/>
                  <w:bCs/>
                </w:rPr>
                <w:delText>Traditional methods for synaptic weights analysis</w:delText>
              </w:r>
            </w:del>
            <w:r w:rsidR="0081391D">
              <w:rPr>
                <w:b/>
                <w:bCs/>
              </w:rPr>
              <w:t xml:space="preserve">. </w:t>
            </w:r>
            <w:r w:rsidRPr="003A4A08">
              <w:rPr>
                <w:b/>
                <w:bCs/>
              </w:rPr>
              <w:t>(A)</w:t>
            </w:r>
            <w:r>
              <w:t xml:space="preserve"> </w:t>
            </w:r>
            <w:del w:id="298" w:author="Ganchao Wei" w:date="2020-12-20T18:41:00Z">
              <w:r w:rsidDel="00CF1268">
                <w:delText>In this example t</w:delText>
              </w:r>
            </w:del>
            <w:ins w:id="299" w:author="Ganchao Wei" w:date="2020-12-20T18:41:00Z">
              <w:r w:rsidR="00CF1268">
                <w:t>T</w:t>
              </w:r>
            </w:ins>
            <w:r>
              <w:t xml:space="preserve">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169CA59A" w14:textId="7E5A084E" w:rsidR="003A06D1" w:rsidDel="00A12C49" w:rsidRDefault="003A06D1" w:rsidP="000C7168">
      <w:pPr>
        <w:pStyle w:val="Heading2"/>
        <w:jc w:val="both"/>
        <w:rPr>
          <w:del w:id="300" w:author="Ganchao Wei" w:date="2020-12-20T16:02:00Z"/>
        </w:rPr>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3EA3BCC6" w:rsidR="00A12C49" w:rsidRDefault="00FA4399" w:rsidP="000C7168">
      <w:pPr>
        <w:jc w:val="both"/>
      </w:pPr>
      <w:r>
        <w:t>Using adaptive smoothing, the model simply updates its estimate of the synaptic weight based on the observed spike transmission</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ins w:id="301" w:author="Ganchao Wei" w:date="2020-12-20T09:55:00Z">
                <w:rPr>
                  <w:rFonts w:ascii="Cambria Math" w:hAnsi="Cambria Math"/>
                  <w:i/>
                </w:rPr>
              </w:ins>
            </m:ctrlPr>
          </m:sSubPr>
          <m:e>
            <m:r>
              <w:ins w:id="302" w:author="Ganchao Wei" w:date="2020-12-20T09:55:00Z">
                <w:rPr>
                  <w:rFonts w:ascii="Cambria Math" w:hAnsi="Cambria Math"/>
                </w:rPr>
                <m:t>Q</m:t>
              </w:ins>
            </m:r>
          </m:e>
          <m:sub>
            <m:sSub>
              <m:sSubPr>
                <m:ctrlPr>
                  <w:ins w:id="303" w:author="Ganchao Wei" w:date="2020-12-20T09:55:00Z">
                    <w:rPr>
                      <w:rFonts w:ascii="Cambria Math" w:hAnsi="Cambria Math"/>
                      <w:i/>
                    </w:rPr>
                  </w:ins>
                </m:ctrlPr>
              </m:sSubPr>
              <m:e>
                <m:r>
                  <w:ins w:id="304" w:author="Ganchao Wei" w:date="2020-12-20T09:55:00Z">
                    <w:rPr>
                      <w:rFonts w:ascii="Cambria Math" w:hAnsi="Cambria Math"/>
                    </w:rPr>
                    <m:t>w</m:t>
                  </w:ins>
                </m:r>
              </m:e>
              <m:sub>
                <m:r>
                  <w:ins w:id="305" w:author="Ganchao Wei" w:date="2020-12-20T09:55:00Z">
                    <w:rPr>
                      <w:rFonts w:ascii="Cambria Math" w:hAnsi="Cambria Math"/>
                    </w:rPr>
                    <m:t>L</m:t>
                  </w:ins>
                </m:r>
              </m:sub>
            </m:sSub>
          </m:sub>
        </m:sSub>
        <m:r>
          <w:del w:id="306" w:author="Ganchao Wei" w:date="2020-12-20T09:55:00Z">
            <m:rPr>
              <m:sty m:val="bi"/>
            </m:rPr>
            <w:rPr>
              <w:rFonts w:ascii="Cambria Math" w:hAnsi="Cambria Math"/>
            </w:rPr>
            <m:t>Q</m:t>
          </w:del>
        </m:r>
      </m:oMath>
      <w:r w:rsidR="00740C53">
        <w:t xml:space="preserve"> provides a constraint on how fast the long-term synaptic weight parameter can change.</w:t>
      </w:r>
      <w:r w:rsidR="00AD1A01">
        <w:t xml:space="preserve"> This unstructured approach allows the </w:t>
      </w:r>
      <w:r w:rsidR="00AD1A01">
        <w:lastRenderedPageBreak/>
        <w:t>model to track a wide variety of patterns (Fig 2A). Since the model estimates a synaptic effect for every presynaptic spike, it also provides efficacy estimates for arbitrary partitions of the cross-correlogram (Fig 2B).</w:t>
      </w:r>
    </w:p>
    <w:p w14:paraId="45B208DF" w14:textId="37F66303" w:rsidR="004C7B0D" w:rsidRDefault="008011C4" w:rsidP="000C7168">
      <w:pPr>
        <w:jc w:val="both"/>
        <w:rPr>
          <w:ins w:id="307" w:author="Ganchao Wei" w:date="2020-12-20T16:02:00Z"/>
        </w:rPr>
      </w:pPr>
      <w:r w:rsidRPr="00B3166E">
        <w:rPr>
          <w:rPrChange w:id="308" w:author="Ganchao Wei" w:date="2020-12-16T09:24:00Z">
            <w:rPr>
              <w:u w:val="single"/>
            </w:rPr>
          </w:rPrChange>
        </w:rPr>
        <w:t xml:space="preserve">For the short-term </w:t>
      </w:r>
      <w:r>
        <w:t xml:space="preserve">synaptic </w:t>
      </w:r>
      <w:del w:id="309" w:author="Ganchao Wei" w:date="2020-12-16T09:24:00Z">
        <w:r w:rsidDel="00B3166E">
          <w:delText>weight</w:delText>
        </w:r>
      </w:del>
      <w:ins w:id="310" w:author="Ganchao Wei" w:date="2020-12-16T09:24:00Z">
        <w:r w:rsidR="00B3166E">
          <w:t>weight,</w:t>
        </w:r>
      </w:ins>
      <w:r>
        <w:t xml:space="preserve"> we use a more structured approach that depends on the specific pattern of presynaptic ISIs. Following each presynaptic </w:t>
      </w:r>
      <w:del w:id="311" w:author="Ganchao Wei" w:date="2020-12-16T09:25:00Z">
        <w:r w:rsidDel="00B3166E">
          <w:delText>spike</w:delText>
        </w:r>
      </w:del>
      <w:ins w:id="312" w:author="Ganchao Wei" w:date="2020-12-16T09:25:00Z">
        <w:r w:rsidR="00B3166E">
          <w:t>spike,</w:t>
        </w:r>
      </w:ins>
      <w:r>
        <w:t xml:space="preserve"> we assume that the short-term synaptic weight increases or decreases by an amount that depends on the </w:t>
      </w:r>
      <w:proofErr w:type="spellStart"/>
      <w:r>
        <w:t>interspike</w:t>
      </w:r>
      <w:proofErr w:type="spellEnd"/>
      <w:r>
        <w:t xml:space="preserve"> interval</w:t>
      </w:r>
      <w:ins w:id="313" w:author="Ganchao Wei" w:date="2020-12-20T09:57:00Z">
        <w:r w:rsidR="005C6B25">
          <w:t xml:space="preserve"> (ISI)</w:t>
        </w:r>
      </w:ins>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4"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15">
          <w:tblGrid>
            <w:gridCol w:w="9936"/>
          </w:tblGrid>
        </w:tblGridChange>
      </w:tblGrid>
      <w:tr w:rsidR="006E7061" w14:paraId="0B660698" w14:textId="77777777" w:rsidTr="00A12C49">
        <w:tc>
          <w:tcPr>
            <w:tcW w:w="9926" w:type="dxa"/>
            <w:tcPrChange w:id="316" w:author="Ganchao Wei" w:date="2020-12-20T15:58:00Z">
              <w:tcPr>
                <w:tcW w:w="9926" w:type="dxa"/>
              </w:tcPr>
            </w:tcPrChange>
          </w:tcPr>
          <w:p w14:paraId="3CF48383" w14:textId="47156BA6" w:rsidR="006E7061" w:rsidRDefault="006E7061" w:rsidP="000C7168">
            <w:pPr>
              <w:jc w:val="both"/>
            </w:pPr>
            <w:del w:id="317" w:author="Ganchao Wei" w:date="2020-12-16T09:27:00Z">
              <w:r w:rsidDel="00B3166E">
                <w:rPr>
                  <w:noProof/>
                  <w:lang w:eastAsia="zh-CN"/>
                </w:rPr>
                <w:drawing>
                  <wp:inline distT="0" distB="0" distL="0" distR="0" wp14:anchorId="745D6E23" wp14:editId="19274085">
                    <wp:extent cx="6234143" cy="3927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0765" cy="3932116"/>
                            </a:xfrm>
                            <a:prstGeom prst="rect">
                              <a:avLst/>
                            </a:prstGeom>
                            <a:noFill/>
                            <a:ln>
                              <a:noFill/>
                            </a:ln>
                          </pic:spPr>
                        </pic:pic>
                      </a:graphicData>
                    </a:graphic>
                  </wp:inline>
                </w:drawing>
              </w:r>
            </w:del>
            <w:ins w:id="318" w:author="Ganchao Wei" w:date="2020-12-16T09:27:00Z">
              <w:r w:rsidR="00B3166E">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ins>
          </w:p>
        </w:tc>
      </w:tr>
      <w:tr w:rsidR="006E7061" w14:paraId="7B30E083" w14:textId="77777777" w:rsidTr="00A12C49">
        <w:tc>
          <w:tcPr>
            <w:tcW w:w="9926" w:type="dxa"/>
            <w:tcPrChange w:id="319" w:author="Ganchao Wei" w:date="2020-12-20T15:58:00Z">
              <w:tcPr>
                <w:tcW w:w="9926" w:type="dxa"/>
              </w:tcPr>
            </w:tcPrChange>
          </w:tcPr>
          <w:p w14:paraId="6417AC10" w14:textId="51F59B48"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w:t>
            </w:r>
            <w:del w:id="320" w:author="Ganchao Wei" w:date="2020-12-20T18:50:00Z">
              <w:r w:rsidDel="002F1B7E">
                <w:delText xml:space="preserve"> (orange)</w:delText>
              </w:r>
            </w:del>
            <w:r>
              <w:t xml:space="preserve"> and STP (</w:t>
            </w:r>
            <w:ins w:id="321" w:author="Ganchao Wei" w:date="2020-12-20T18:50:00Z">
              <w:r w:rsidR="002F1B7E">
                <w:t>in modification function</w:t>
              </w:r>
            </w:ins>
            <w:del w:id="322" w:author="Ganchao Wei" w:date="2020-12-20T18:50:00Z">
              <w:r w:rsidDel="002F1B7E">
                <w:delText>blue</w:delText>
              </w:r>
            </w:del>
            <w:r>
              <w:t>)</w:t>
            </w:r>
            <w:del w:id="323" w:author="Ganchao Wei" w:date="2020-12-20T18:50:00Z">
              <w:r w:rsidDel="002F1B7E">
                <w:delText>. The</w:delText>
              </w:r>
              <w:r w:rsidRPr="006A43EF" w:rsidDel="002F1B7E">
                <w:delText xml:space="preserve"> </w:delText>
              </w:r>
              <w:r w:rsidDel="002F1B7E">
                <w:delText>STP is shown by modification function</w:delText>
              </w:r>
            </w:del>
            <w:r>
              <w:t xml:space="preserve">.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324" w:name="_Hlk55204305"/>
            <w:r>
              <w:t>by splitting cross-correlogram for quartiles of recording time.</w:t>
            </w:r>
            <w:bookmarkEnd w:id="324"/>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0B22A3DC" w14:textId="58B282FB" w:rsidR="00B8648C" w:rsidRDefault="00A91FAC" w:rsidP="000C7168">
      <w:pPr>
        <w:jc w:val="both"/>
        <w:rPr>
          <w:ins w:id="325" w:author="Ganchao Wei" w:date="2020-12-20T16:02:00Z"/>
        </w:rPr>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 timing-dependent plasticity (STDP).</w:t>
      </w:r>
      <w:r w:rsidRPr="00A91FAC">
        <w:t xml:space="preserve"> </w:t>
      </w:r>
      <w:r>
        <w:t xml:space="preserve">The modification function is a traditional double-exponential function, </w:t>
      </w:r>
      <w:proofErr w:type="gramStart"/>
      <w:r>
        <w:t>similar to</w:t>
      </w:r>
      <w:proofErr w:type="gramEnd"/>
      <w:r>
        <w:t xml:space="preserve"> data from cortical and hippocampal slices, where the synapse is strengthened when postsynaptic spike</w:t>
      </w:r>
      <w:r w:rsidR="00A70B20">
        <w:t>s</w:t>
      </w:r>
      <w:r>
        <w:t xml:space="preserve"> follow presynaptic spikes and weakened when presynaptic spikes follow postsynaptic spikes. With the presynaptic spike timing again coming from a Poisson GLM, STDP induces slow fluctuations in the synaptic strength of the full model (Fig 3B).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3C). Although the short-term synaptic effects are visible when partitioning the cross-correlograms,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6" w:author="Ganchao Wei" w:date="2020-12-20T15:58:00Z">
          <w:tblPr>
            <w:tblStyle w:val="TableGrid"/>
            <w:tblW w:w="0" w:type="auto"/>
            <w:tblLook w:val="04A0" w:firstRow="1" w:lastRow="0" w:firstColumn="1" w:lastColumn="0" w:noHBand="0" w:noVBand="1"/>
          </w:tblPr>
        </w:tblPrChange>
      </w:tblPr>
      <w:tblGrid>
        <w:gridCol w:w="9936"/>
        <w:tblGridChange w:id="327">
          <w:tblGrid>
            <w:gridCol w:w="9926"/>
          </w:tblGrid>
        </w:tblGridChange>
      </w:tblGrid>
      <w:tr w:rsidR="00C230C6" w14:paraId="14D392A7" w14:textId="77777777" w:rsidTr="00A12C49">
        <w:trPr>
          <w:ins w:id="328" w:author="Ganchao Wei" w:date="2020-12-16T09:49:00Z"/>
        </w:trPr>
        <w:tc>
          <w:tcPr>
            <w:tcW w:w="9926" w:type="dxa"/>
            <w:tcPrChange w:id="329" w:author="Ganchao Wei" w:date="2020-12-20T15:58:00Z">
              <w:tcPr>
                <w:tcW w:w="9926" w:type="dxa"/>
              </w:tcPr>
            </w:tcPrChange>
          </w:tcPr>
          <w:p w14:paraId="50959074" w14:textId="373CF666" w:rsidR="00C230C6" w:rsidRDefault="007849DF" w:rsidP="000C7168">
            <w:pPr>
              <w:jc w:val="both"/>
              <w:rPr>
                <w:ins w:id="330" w:author="Ganchao Wei" w:date="2020-12-16T09:49:00Z"/>
              </w:rPr>
            </w:pPr>
            <w:ins w:id="331" w:author="Ganchao Wei" w:date="2020-12-16T21:30:00Z">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ins>
          </w:p>
        </w:tc>
      </w:tr>
      <w:tr w:rsidR="00C230C6" w14:paraId="0C059438" w14:textId="77777777" w:rsidTr="00A12C49">
        <w:trPr>
          <w:ins w:id="332" w:author="Ganchao Wei" w:date="2020-12-16T09:49:00Z"/>
        </w:trPr>
        <w:tc>
          <w:tcPr>
            <w:tcW w:w="9926" w:type="dxa"/>
            <w:tcPrChange w:id="333" w:author="Ganchao Wei" w:date="2020-12-20T15:58:00Z">
              <w:tcPr>
                <w:tcW w:w="9926" w:type="dxa"/>
              </w:tcPr>
            </w:tcPrChange>
          </w:tcPr>
          <w:p w14:paraId="13ADC259" w14:textId="1E9E243C" w:rsidR="00C230C6" w:rsidRDefault="00C230C6" w:rsidP="000C7168">
            <w:pPr>
              <w:jc w:val="both"/>
              <w:rPr>
                <w:ins w:id="334" w:author="Ganchao Wei" w:date="2020-12-16T09:49:00Z"/>
              </w:rPr>
            </w:pPr>
            <w:ins w:id="335" w:author="Ganchao Wei" w:date="2020-12-16T09:50:00Z">
              <w:r>
                <w:rPr>
                  <w:b/>
                  <w:bCs/>
                </w:rPr>
                <w:t xml:space="preserve">Figure 3. </w:t>
              </w:r>
              <w:r w:rsidRPr="00A6247E">
                <w:rPr>
                  <w:b/>
                  <w:bCs/>
                </w:rPr>
                <w:t>Inference under STDP generated LTP</w:t>
              </w:r>
              <w:r>
                <w:rPr>
                  <w:b/>
                  <w:bCs/>
                </w:rPr>
                <w:t xml:space="preserve">. </w:t>
              </w:r>
              <w:r>
                <w:t>These plots show one example with LTP generated by spike-timing dependent plasticity (STDP) model. The modification function for LTP in STDP model is a double-exponential function. The baseline</w:t>
              </w:r>
            </w:ins>
            <w:ins w:id="336" w:author="Ganchao Wei" w:date="2020-12-20T09:44:00Z">
              <w:r w:rsidR="004B507C">
                <w:t xml:space="preserve"> firing rate for postsynaptic neuron is set to 15Hz</w:t>
              </w:r>
            </w:ins>
            <w:ins w:id="337" w:author="Ganchao Wei" w:date="2020-12-20T18:50:00Z">
              <w:r w:rsidR="002F1B7E">
                <w:t xml:space="preserve"> and</w:t>
              </w:r>
            </w:ins>
            <w:ins w:id="338" w:author="Ganchao Wei" w:date="2020-12-20T09:45:00Z">
              <w:r w:rsidR="004B507C">
                <w:t xml:space="preserve"> </w:t>
              </w:r>
            </w:ins>
            <w:ins w:id="339" w:author="Ganchao Wei" w:date="2020-12-20T18:50:00Z">
              <w:r w:rsidR="002F1B7E">
                <w:t>t</w:t>
              </w:r>
            </w:ins>
            <w:ins w:id="340" w:author="Ganchao Wei" w:date="2020-12-20T09:45:00Z">
              <w:r w:rsidR="004B507C">
                <w:t>he</w:t>
              </w:r>
            </w:ins>
            <w:ins w:id="341" w:author="Ganchao Wei" w:date="2020-12-16T09:50:00Z">
              <w:r>
                <w:t xml:space="preserve"> STP is depression.</w:t>
              </w:r>
            </w:ins>
            <w:ins w:id="342" w:author="Ganchao Wei" w:date="2020-12-20T18:47:00Z">
              <w:r w:rsidR="006A445B">
                <w:t xml:space="preserve"> Dashed lines show standard error.</w:t>
              </w:r>
            </w:ins>
            <w:ins w:id="343" w:author="Ganchao Wei" w:date="2020-12-16T09:50:00Z">
              <w:r>
                <w:t xml:space="preserve"> </w:t>
              </w:r>
              <w:r w:rsidRPr="00B1460D">
                <w:rPr>
                  <w:b/>
                  <w:bCs/>
                </w:rPr>
                <w:t>(A)</w:t>
              </w:r>
            </w:ins>
            <w:ins w:id="344" w:author="Ganchao Wei" w:date="2020-12-20T09:45:00Z">
              <w:r w:rsidR="004B507C">
                <w:rPr>
                  <w:b/>
                  <w:bCs/>
                </w:rPr>
                <w:t xml:space="preserve"> </w:t>
              </w:r>
              <w:r w:rsidR="004B507C" w:rsidRPr="006A445B">
                <w:rPr>
                  <w:rPrChange w:id="345" w:author="Ganchao Wei" w:date="2020-12-20T18:47:00Z">
                    <w:rPr>
                      <w:b/>
                      <w:bCs/>
                    </w:rPr>
                  </w:rPrChange>
                </w:rPr>
                <w:t>and</w:t>
              </w:r>
            </w:ins>
            <w:ins w:id="346" w:author="Ganchao Wei" w:date="2020-12-16T09:50:00Z">
              <w:r w:rsidRPr="00B1460D">
                <w:rPr>
                  <w:b/>
                  <w:bCs/>
                </w:rPr>
                <w:t xml:space="preserve"> (B) </w:t>
              </w:r>
              <w:r>
                <w:t>show fitted results for LTP and STP</w:t>
              </w:r>
            </w:ins>
            <w:ins w:id="347" w:author="Ganchao Wei" w:date="2020-12-20T18:51:00Z">
              <w:r w:rsidR="002F1B7E">
                <w:t xml:space="preserve"> (modification function)</w:t>
              </w:r>
            </w:ins>
            <w:ins w:id="348" w:author="Ganchao Wei" w:date="2020-12-16T09:50:00Z">
              <w:r>
                <w:t xml:space="preserve">. </w:t>
              </w:r>
              <w:r w:rsidRPr="00A6247E">
                <w:rPr>
                  <w:b/>
                  <w:bCs/>
                </w:rPr>
                <w:t>(</w:t>
              </w:r>
            </w:ins>
            <w:ins w:id="349" w:author="Ganchao Wei" w:date="2020-12-20T09:45:00Z">
              <w:r w:rsidR="004B507C">
                <w:rPr>
                  <w:b/>
                  <w:bCs/>
                </w:rPr>
                <w:t>C</w:t>
              </w:r>
            </w:ins>
            <w:ins w:id="350" w:author="Ganchao Wei" w:date="2020-12-16T09:50:00Z">
              <w:r w:rsidRPr="00A6247E">
                <w:rPr>
                  <w:b/>
                  <w:bCs/>
                </w:rPr>
                <w:t>)</w:t>
              </w:r>
              <w:r>
                <w:t xml:space="preserve"> The STP can be visualized by splitting cross-correlogram </w:t>
              </w:r>
            </w:ins>
            <w:ins w:id="351" w:author="Ganchao Wei" w:date="2020-12-20T18:48:00Z">
              <w:r w:rsidR="006A445B">
                <w:t>according to</w:t>
              </w:r>
            </w:ins>
            <w:ins w:id="352" w:author="Ganchao Wei" w:date="2020-12-16T09:50:00Z">
              <w:r>
                <w:t xml:space="preserve"> quartiles of presynaptic ISIs. </w:t>
              </w:r>
            </w:ins>
          </w:p>
        </w:tc>
      </w:tr>
    </w:tbl>
    <w:p w14:paraId="3E2A45BC" w14:textId="455108CE" w:rsidR="008E58AC" w:rsidRDefault="008E58AC" w:rsidP="000C7168">
      <w:pPr>
        <w:jc w:val="both"/>
        <w:rPr>
          <w:ins w:id="353" w:author="Ganchao Wei" w:date="2020-12-16T09:50:00Z"/>
        </w:rPr>
      </w:pPr>
    </w:p>
    <w:p w14:paraId="50CBB1C2" w14:textId="76FB17D2" w:rsidR="00C230C6" w:rsidRDefault="00C230C6" w:rsidP="000C7168">
      <w:pPr>
        <w:jc w:val="both"/>
        <w:rPr>
          <w:ins w:id="354" w:author="Ganchao Wei" w:date="2020-12-16T09:49:00Z"/>
        </w:rPr>
      </w:pPr>
      <w:ins w:id="355" w:author="Ganchao Wei" w:date="2020-12-16T09:50:00Z">
        <w:r>
          <w:t xml:space="preserve">The previous simulations are all for excitatory synapses. However, the model works similarly for inhibitory synapses. In practice, the “sign” of the synapse is determined by the signs of the long-term </w:t>
        </w:r>
        <w:r>
          <w:lastRenderedPageBreak/>
          <w:t xml:space="preserve">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ins>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6"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57">
          <w:tblGrid>
            <w:gridCol w:w="9936"/>
          </w:tblGrid>
        </w:tblGridChange>
      </w:tblGrid>
      <w:tr w:rsidR="006E7061" w:rsidDel="00C230C6" w14:paraId="12399C69" w14:textId="676BADE4" w:rsidTr="00A12C49">
        <w:trPr>
          <w:del w:id="358" w:author="Ganchao Wei" w:date="2020-12-16T09:50:00Z"/>
        </w:trPr>
        <w:tc>
          <w:tcPr>
            <w:tcW w:w="9926" w:type="dxa"/>
            <w:tcPrChange w:id="359" w:author="Ganchao Wei" w:date="2020-12-20T15:58:00Z">
              <w:tcPr>
                <w:tcW w:w="9926" w:type="dxa"/>
              </w:tcPr>
            </w:tcPrChange>
          </w:tcPr>
          <w:p w14:paraId="01CF8BFA" w14:textId="1EC0D9AE" w:rsidR="006E7061" w:rsidDel="00C230C6" w:rsidRDefault="006E7061" w:rsidP="000C7168">
            <w:pPr>
              <w:jc w:val="both"/>
              <w:rPr>
                <w:del w:id="360" w:author="Ganchao Wei" w:date="2020-12-16T09:50:00Z"/>
              </w:rPr>
            </w:pPr>
            <w:del w:id="361" w:author="Ganchao Wei" w:date="2020-12-16T09:41:00Z">
              <w:r w:rsidDel="009667E1">
                <w:rPr>
                  <w:noProof/>
                  <w:lang w:eastAsia="zh-CN"/>
                </w:rPr>
                <w:drawing>
                  <wp:inline distT="0" distB="0" distL="0" distR="0" wp14:anchorId="0E4F7E03" wp14:editId="2D770390">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del>
          </w:p>
        </w:tc>
      </w:tr>
      <w:tr w:rsidR="006E7061" w:rsidDel="00C230C6" w14:paraId="6B7C875A" w14:textId="5D01D935" w:rsidTr="00A12C49">
        <w:trPr>
          <w:del w:id="362" w:author="Ganchao Wei" w:date="2020-12-16T09:50:00Z"/>
        </w:trPr>
        <w:tc>
          <w:tcPr>
            <w:tcW w:w="9926" w:type="dxa"/>
            <w:tcPrChange w:id="363" w:author="Ganchao Wei" w:date="2020-12-20T15:58:00Z">
              <w:tcPr>
                <w:tcW w:w="9926" w:type="dxa"/>
              </w:tcPr>
            </w:tcPrChange>
          </w:tcPr>
          <w:p w14:paraId="325FA731" w14:textId="28FB012F" w:rsidR="006E7061" w:rsidDel="00C230C6" w:rsidRDefault="006E7061" w:rsidP="000C7168">
            <w:pPr>
              <w:jc w:val="both"/>
              <w:rPr>
                <w:del w:id="364" w:author="Ganchao Wei" w:date="2020-12-16T09:50:00Z"/>
              </w:rPr>
            </w:pPr>
            <w:del w:id="365" w:author="Ganchao Wei" w:date="2020-12-16T09:50:00Z">
              <w:r w:rsidDel="00C230C6">
                <w:rPr>
                  <w:b/>
                  <w:bCs/>
                </w:rPr>
                <w:delText xml:space="preserve">Figure 3. </w:delText>
              </w:r>
              <w:r w:rsidRPr="00A6247E" w:rsidDel="00C230C6">
                <w:rPr>
                  <w:b/>
                  <w:bCs/>
                </w:rPr>
                <w:delText>Inference under STDP generated LTP</w:delText>
              </w:r>
              <w:r w:rsidDel="00C230C6">
                <w:rPr>
                  <w:b/>
                  <w:bCs/>
                </w:rPr>
                <w:delText xml:space="preserve">. </w:delText>
              </w:r>
              <w:r w:rsidDel="00C230C6">
                <w:delTex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delText>
              </w:r>
              <w:r w:rsidRPr="00B1460D" w:rsidDel="00C230C6">
                <w:rPr>
                  <w:b/>
                  <w:bCs/>
                </w:rPr>
                <w:delText>(A), (B) and (C)</w:delText>
              </w:r>
              <w:r w:rsidDel="00C230C6">
                <w:delText xml:space="preserve"> show fitted results for baseline, LTP and STP. </w:delText>
              </w:r>
              <w:r w:rsidRPr="00A6247E" w:rsidDel="00C230C6">
                <w:rPr>
                  <w:b/>
                  <w:bCs/>
                </w:rPr>
                <w:delText>(D)</w:delText>
              </w:r>
              <w:r w:rsidDel="00C230C6">
                <w:delText xml:space="preserve"> The STP can be visualized by splitting cross-correlogram for quartiles of presynaptic ISIs.</w:delText>
              </w:r>
              <w:r w:rsidR="00A70B20" w:rsidDel="00C230C6">
                <w:delText xml:space="preserve"> Here the baseline firing rate for postsynaptic neuron is set to 15Hz.</w:delText>
              </w:r>
            </w:del>
          </w:p>
          <w:p w14:paraId="35E128D8" w14:textId="40693D7E" w:rsidR="009D7A4E" w:rsidDel="00C230C6" w:rsidRDefault="009D7A4E" w:rsidP="000C7168">
            <w:pPr>
              <w:jc w:val="both"/>
              <w:rPr>
                <w:del w:id="366" w:author="Ganchao Wei" w:date="2020-12-16T09:50:00Z"/>
                <w:b/>
                <w:bCs/>
              </w:rPr>
            </w:pPr>
          </w:p>
          <w:p w14:paraId="112F07FC" w14:textId="2068E750" w:rsidR="009D7A4E" w:rsidDel="00C230C6" w:rsidRDefault="009D7A4E" w:rsidP="000C7168">
            <w:pPr>
              <w:jc w:val="both"/>
              <w:rPr>
                <w:del w:id="367" w:author="Ganchao Wei" w:date="2020-12-16T09:50:00Z"/>
                <w:b/>
                <w:bCs/>
              </w:rPr>
            </w:pPr>
          </w:p>
          <w:p w14:paraId="47323087" w14:textId="737EA80C" w:rsidR="009D7A4E" w:rsidRPr="006E7061" w:rsidDel="00C230C6" w:rsidRDefault="009D7A4E" w:rsidP="009D7A4E">
            <w:pPr>
              <w:jc w:val="both"/>
              <w:rPr>
                <w:del w:id="368" w:author="Ganchao Wei" w:date="2020-12-16T09:50:00Z"/>
                <w:b/>
                <w:bCs/>
              </w:rPr>
            </w:pPr>
            <w:del w:id="369" w:author="Ganchao Wei" w:date="2020-12-16T09:50:00Z">
              <w:r w:rsidDel="00C230C6">
                <w:delTex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delText>
              </w:r>
              <m:oMath>
                <m:sSub>
                  <m:sSubPr>
                    <m:ctrlPr>
                      <w:rPr>
                        <w:rFonts w:ascii="Cambria Math" w:hAnsi="Cambria Math"/>
                        <w:i/>
                      </w:rPr>
                    </m:ctrlPr>
                  </m:sSubPr>
                  <m:e>
                    <m:r>
                      <w:rPr>
                        <w:rFonts w:ascii="Cambria Math" w:hAnsi="Cambria Math"/>
                      </w:rPr>
                      <m:t>w</m:t>
                    </m:r>
                  </m:e>
                  <m:sub>
                    <m:r>
                      <w:rPr>
                        <w:rFonts w:ascii="Cambria Math" w:hAnsi="Cambria Math"/>
                      </w:rPr>
                      <m:t>S</m:t>
                    </m:r>
                  </m:sub>
                </m:sSub>
              </m:oMath>
              <w:r w:rsidDel="00C230C6">
                <w:delText xml:space="preserve"> is positive and decays to a baseline value of </w:delText>
              </w:r>
              <m:oMath>
                <m:r>
                  <w:rPr>
                    <w:rFonts w:ascii="Cambria Math" w:hAnsi="Cambria Math"/>
                  </w:rPr>
                  <m:t>1</m:t>
                </m:r>
              </m:oMath>
              <w:r w:rsidDel="00C230C6">
                <w:delText xml:space="preserve"> such that the sign of the long-term effect </w:delTex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Del="00C230C6">
                <w:delText xml:space="preserve"> effectively determines whether the synapse is excitatory </w:delText>
              </w:r>
              <m:oMath>
                <m:r>
                  <w:rPr>
                    <w:rFonts w:ascii="Cambria Math" w:hAnsi="Cambria Math"/>
                  </w:rPr>
                  <m:t>&gt;0</m:t>
                </m:r>
              </m:oMath>
              <w:r w:rsidDel="00C230C6">
                <w:delText xml:space="preserve"> or inhibitory </w:delText>
              </w:r>
              <m:oMath>
                <m:r>
                  <w:rPr>
                    <w:rFonts w:ascii="Cambria Math" w:hAnsi="Cambria Math"/>
                  </w:rPr>
                  <m:t>&lt;0</m:t>
                </m:r>
              </m:oMath>
              <w:r w:rsidDel="00C230C6">
                <w:delText>. As before, both short- and long-term synaptic effects can be estimated when simulating from the full model (Fig 4).</w:delText>
              </w:r>
            </w:del>
          </w:p>
        </w:tc>
      </w:tr>
      <w:tr w:rsidR="008265E6" w:rsidDel="00C230C6" w14:paraId="3E68B7C0" w14:textId="52B34707" w:rsidTr="00A12C49">
        <w:tblPrEx>
          <w:tblPrExChange w:id="370"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371" w:author="Ganchao Wei" w:date="2020-12-16T09:50:00Z"/>
        </w:trPr>
        <w:tc>
          <w:tcPr>
            <w:tcW w:w="9926" w:type="dxa"/>
            <w:tcPrChange w:id="372" w:author="Ganchao Wei" w:date="2020-12-20T15:58:00Z">
              <w:tcPr>
                <w:tcW w:w="9926" w:type="dxa"/>
                <w:tcBorders>
                  <w:bottom w:val="nil"/>
                </w:tcBorders>
              </w:tcPr>
            </w:tcPrChange>
          </w:tcPr>
          <w:p w14:paraId="130B953B" w14:textId="2AF6A20B" w:rsidR="008265E6" w:rsidDel="00C230C6" w:rsidRDefault="008265E6" w:rsidP="00922CF7">
            <w:pPr>
              <w:jc w:val="both"/>
              <w:rPr>
                <w:del w:id="373" w:author="Ganchao Wei" w:date="2020-12-16T09:50:00Z"/>
                <w:noProof/>
                <w:lang w:eastAsia="zh-CN"/>
              </w:rPr>
            </w:pPr>
          </w:p>
        </w:tc>
      </w:tr>
      <w:tr w:rsidR="009D7A4E" w14:paraId="4727A893" w14:textId="77777777" w:rsidTr="00A12C49">
        <w:tblPrEx>
          <w:tblPrExChange w:id="374"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9926" w:type="dxa"/>
            <w:tcPrChange w:id="375" w:author="Ganchao Wei" w:date="2020-12-20T15:58:00Z">
              <w:tcPr>
                <w:tcW w:w="9926" w:type="dxa"/>
                <w:tcBorders>
                  <w:top w:val="nil"/>
                  <w:left w:val="nil"/>
                  <w:bottom w:val="nil"/>
                  <w:right w:val="nil"/>
                </w:tcBorders>
              </w:tcPr>
            </w:tcPrChange>
          </w:tcPr>
          <w:p w14:paraId="6AAB429E" w14:textId="653D175F" w:rsidR="009D7A4E" w:rsidRDefault="009D7A4E" w:rsidP="00922CF7">
            <w:pPr>
              <w:jc w:val="both"/>
            </w:pPr>
            <w:del w:id="376" w:author="Ganchao Wei" w:date="2020-12-16T09:52:00Z">
              <w:r w:rsidDel="00C230C6">
                <w:rPr>
                  <w:noProof/>
                  <w:lang w:eastAsia="zh-CN"/>
                </w:rPr>
                <w:drawing>
                  <wp:inline distT="0" distB="0" distL="0" distR="0" wp14:anchorId="3BB1E43F" wp14:editId="7EA2543F">
                    <wp:extent cx="59359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del>
            <w:ins w:id="377" w:author="Ganchao Wei" w:date="2020-12-16T21:30:00Z">
              <w:r w:rsidR="007849DF">
                <w:rPr>
                  <w:noProof/>
                </w:rPr>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ins>
          </w:p>
        </w:tc>
      </w:tr>
      <w:tr w:rsidR="009D7A4E" w14:paraId="222D375E" w14:textId="77777777" w:rsidTr="00A12C49">
        <w:tblPrEx>
          <w:tblPrExChange w:id="378"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9926" w:type="dxa"/>
            <w:tcPrChange w:id="379" w:author="Ganchao Wei" w:date="2020-12-20T15:58:00Z">
              <w:tcPr>
                <w:tcW w:w="9926" w:type="dxa"/>
                <w:tcBorders>
                  <w:top w:val="nil"/>
                  <w:left w:val="nil"/>
                  <w:bottom w:val="nil"/>
                  <w:right w:val="nil"/>
                </w:tcBorders>
              </w:tcPr>
            </w:tcPrChange>
          </w:tcPr>
          <w:p w14:paraId="577AEEEF" w14:textId="5DC84014" w:rsidR="006E5E8E" w:rsidRPr="000C4E1C" w:rsidRDefault="009D7A4E" w:rsidP="00922CF7">
            <w:pPr>
              <w:jc w:val="both"/>
              <w:rPr>
                <w:rPrChange w:id="380" w:author="Ganchao Wei" w:date="2020-12-20T09:47:00Z">
                  <w:rPr>
                    <w:b/>
                    <w:bCs/>
                  </w:rPr>
                </w:rPrChange>
              </w:rPr>
            </w:pPr>
            <w:r>
              <w:rPr>
                <w:b/>
                <w:bCs/>
              </w:rPr>
              <w:t xml:space="preserve">Figure 4. </w:t>
            </w:r>
            <w:r w:rsidRPr="00B1460D">
              <w:rPr>
                <w:b/>
                <w:bCs/>
              </w:rPr>
              <w:t>Inference of inhibitory synapse</w:t>
            </w:r>
            <w:r>
              <w:rPr>
                <w:b/>
                <w:bCs/>
              </w:rPr>
              <w:t xml:space="preserve">. </w:t>
            </w:r>
            <w:r>
              <w:t>These plots show one example for estimations on inhibitory synapse</w:t>
            </w:r>
            <w:del w:id="381" w:author="Ganchao Wei" w:date="2020-12-20T18:49:00Z">
              <w:r w:rsidDel="002F1B7E">
                <w:delText>, and the STP is shown by modification function</w:delText>
              </w:r>
            </w:del>
            <w:r>
              <w:t xml:space="preserve">. </w:t>
            </w:r>
            <w:del w:id="382" w:author="Ganchao Wei" w:date="2020-12-20T18:48:00Z">
              <w:r w:rsidDel="006A445B">
                <w:delText>In this example, the</w:delText>
              </w:r>
            </w:del>
            <w:ins w:id="383" w:author="Ganchao Wei" w:date="2020-12-20T18:48:00Z">
              <w:r w:rsidR="006A445B">
                <w:t>The</w:t>
              </w:r>
            </w:ins>
            <w:r>
              <w:t xml:space="preserve"> baseline firing rate is </w:t>
            </w:r>
            <w:ins w:id="384" w:author="Ganchao Wei" w:date="2020-12-20T09:46:00Z">
              <w:r w:rsidR="000C4E1C">
                <w:t xml:space="preserve">for postsynaptic neuron is set to </w:t>
              </w:r>
              <w:commentRangeStart w:id="385"/>
              <w:r w:rsidR="000C4E1C">
                <w:t>400Hz</w:t>
              </w:r>
              <w:commentRangeEnd w:id="385"/>
              <w:r w:rsidR="000C4E1C">
                <w:rPr>
                  <w:rStyle w:val="CommentReference"/>
                </w:rPr>
                <w:commentReference w:id="385"/>
              </w:r>
            </w:ins>
            <w:del w:id="386" w:author="Ganchao Wei" w:date="2020-12-20T09:46:00Z">
              <w:r w:rsidDel="000C4E1C">
                <w:delText>constant</w:delText>
              </w:r>
            </w:del>
            <w:r>
              <w:t>, the LT</w:t>
            </w:r>
            <w:ins w:id="387" w:author="Ganchao Wei" w:date="2020-12-20T09:48:00Z">
              <w:r w:rsidR="000C4E1C">
                <w:t>D</w:t>
              </w:r>
            </w:ins>
            <w:del w:id="388" w:author="Ganchao Wei" w:date="2020-12-20T09:48:00Z">
              <w:r w:rsidDel="000C4E1C">
                <w:delText>P</w:delText>
              </w:r>
            </w:del>
            <w:r>
              <w:t xml:space="preserve"> </w:t>
            </w:r>
            <w:ins w:id="389" w:author="Ganchao Wei" w:date="2020-12-20T09:48:00Z">
              <w:r w:rsidR="000C4E1C">
                <w:t>changes</w:t>
              </w:r>
            </w:ins>
            <w:ins w:id="390" w:author="Ganchao Wei" w:date="2020-12-20T09:47:00Z">
              <w:r w:rsidR="000C4E1C">
                <w:t xml:space="preserve"> instantaneously midway</w:t>
              </w:r>
            </w:ins>
            <w:del w:id="391" w:author="Ganchao Wei" w:date="2020-12-20T09:47:00Z">
              <w:r w:rsidDel="000C4E1C">
                <w:delText>jumps at mid-recording-time</w:delText>
              </w:r>
            </w:del>
            <w:r>
              <w:t xml:space="preserve"> and STP is depression. </w:t>
            </w:r>
            <w:ins w:id="392" w:author="Ganchao Wei" w:date="2020-12-20T18:48:00Z">
              <w:r w:rsidR="006A445B">
                <w:t>Dashed lines s</w:t>
              </w:r>
            </w:ins>
            <w:ins w:id="393" w:author="Ganchao Wei" w:date="2020-12-20T18:49:00Z">
              <w:r w:rsidR="006A445B">
                <w:t xml:space="preserve">how standard error. </w:t>
              </w:r>
            </w:ins>
            <w:r w:rsidRPr="00B1460D">
              <w:rPr>
                <w:b/>
                <w:bCs/>
              </w:rPr>
              <w:t>(A)</w:t>
            </w:r>
            <w:ins w:id="394" w:author="Ganchao Wei" w:date="2020-12-20T09:48:00Z">
              <w:r w:rsidR="000C4E1C">
                <w:rPr>
                  <w:b/>
                  <w:bCs/>
                </w:rPr>
                <w:t xml:space="preserve"> </w:t>
              </w:r>
              <w:r w:rsidR="000C4E1C" w:rsidRPr="000C4E1C">
                <w:rPr>
                  <w:rPrChange w:id="395" w:author="Ganchao Wei" w:date="2020-12-20T09:48:00Z">
                    <w:rPr>
                      <w:b/>
                      <w:bCs/>
                    </w:rPr>
                  </w:rPrChange>
                </w:rPr>
                <w:t>and</w:t>
              </w:r>
            </w:ins>
            <w:del w:id="396" w:author="Ganchao Wei" w:date="2020-12-20T09:48:00Z">
              <w:r w:rsidRPr="00B1460D" w:rsidDel="000C4E1C">
                <w:rPr>
                  <w:b/>
                  <w:bCs/>
                </w:rPr>
                <w:delText>,</w:delText>
              </w:r>
            </w:del>
            <w:r w:rsidRPr="00B1460D">
              <w:rPr>
                <w:b/>
                <w:bCs/>
              </w:rPr>
              <w:t xml:space="preserve"> (B)</w:t>
            </w:r>
            <w:del w:id="397" w:author="Ganchao Wei" w:date="2020-12-20T09:48:00Z">
              <w:r w:rsidRPr="00B1460D" w:rsidDel="000C4E1C">
                <w:rPr>
                  <w:b/>
                  <w:bCs/>
                </w:rPr>
                <w:delText xml:space="preserve"> and (C)</w:delText>
              </w:r>
            </w:del>
            <w:r>
              <w:t xml:space="preserve"> show fitted results for </w:t>
            </w:r>
            <w:del w:id="398" w:author="Ganchao Wei" w:date="2020-12-20T09:48:00Z">
              <w:r w:rsidDel="000C4E1C">
                <w:delText xml:space="preserve">baseline, </w:delText>
              </w:r>
            </w:del>
            <w:r>
              <w:t>LT</w:t>
            </w:r>
            <w:ins w:id="399" w:author="Ganchao Wei" w:date="2020-12-20T09:48:00Z">
              <w:r w:rsidR="000C4E1C">
                <w:t>D</w:t>
              </w:r>
            </w:ins>
            <w:del w:id="400" w:author="Ganchao Wei" w:date="2020-12-20T09:48:00Z">
              <w:r w:rsidDel="000C4E1C">
                <w:delText>P</w:delText>
              </w:r>
            </w:del>
            <w:r>
              <w:t xml:space="preserve"> and STP</w:t>
            </w:r>
            <w:ins w:id="401" w:author="Ganchao Wei" w:date="2020-12-20T18:51:00Z">
              <w:r w:rsidR="002F1B7E">
                <w:t xml:space="preserve"> (modification function)</w:t>
              </w:r>
            </w:ins>
            <w:r>
              <w:t xml:space="preserve">. By splitting cross-correlogram for quartiles of recording time </w:t>
            </w:r>
            <w:r w:rsidRPr="00B1460D">
              <w:rPr>
                <w:b/>
                <w:bCs/>
              </w:rPr>
              <w:t>(</w:t>
            </w:r>
            <w:ins w:id="402" w:author="Ganchao Wei" w:date="2020-12-20T09:49:00Z">
              <w:r w:rsidR="000C4E1C">
                <w:rPr>
                  <w:b/>
                  <w:bCs/>
                </w:rPr>
                <w:t>C</w:t>
              </w:r>
            </w:ins>
            <w:del w:id="403" w:author="Ganchao Wei" w:date="2020-12-20T09:49:00Z">
              <w:r w:rsidRPr="00B1460D" w:rsidDel="000C4E1C">
                <w:rPr>
                  <w:b/>
                  <w:bCs/>
                </w:rPr>
                <w:delText>D</w:delText>
              </w:r>
            </w:del>
            <w:r w:rsidRPr="00B1460D">
              <w:rPr>
                <w:b/>
                <w:bCs/>
              </w:rPr>
              <w:t>)</w:t>
            </w:r>
            <w:r>
              <w:t xml:space="preserve"> and presynaptic ISIs </w:t>
            </w:r>
            <w:r w:rsidRPr="00B1460D">
              <w:rPr>
                <w:b/>
                <w:bCs/>
              </w:rPr>
              <w:t>(</w:t>
            </w:r>
            <w:ins w:id="404" w:author="Ganchao Wei" w:date="2020-12-20T09:49:00Z">
              <w:r w:rsidR="000C4E1C">
                <w:rPr>
                  <w:b/>
                  <w:bCs/>
                </w:rPr>
                <w:t>D</w:t>
              </w:r>
            </w:ins>
            <w:del w:id="405" w:author="Ganchao Wei" w:date="2020-12-20T09:49:00Z">
              <w:r w:rsidRPr="00B1460D" w:rsidDel="000C4E1C">
                <w:rPr>
                  <w:b/>
                  <w:bCs/>
                </w:rPr>
                <w:delText>E</w:delText>
              </w:r>
            </w:del>
            <w:r w:rsidRPr="00B1460D">
              <w:rPr>
                <w:b/>
                <w:bCs/>
              </w:rPr>
              <w:t>)</w:t>
            </w:r>
            <w:r>
              <w:t>, we can show corresponding LT</w:t>
            </w:r>
            <w:ins w:id="406" w:author="Ganchao Wei" w:date="2020-12-20T09:49:00Z">
              <w:r w:rsidR="000C4E1C">
                <w:t>D</w:t>
              </w:r>
            </w:ins>
            <w:del w:id="407" w:author="Ganchao Wei" w:date="2020-12-20T09:49:00Z">
              <w:r w:rsidDel="000C4E1C">
                <w:delText>P</w:delText>
              </w:r>
            </w:del>
            <w:r>
              <w:t xml:space="preserve"> and STP.</w:t>
            </w:r>
            <w:ins w:id="408" w:author="Ganchao Wei" w:date="2020-12-16T20:27:00Z">
              <w:r w:rsidR="006E5E8E">
                <w:t xml:space="preserve"> </w:t>
              </w:r>
            </w:ins>
          </w:p>
        </w:tc>
      </w:tr>
    </w:tbl>
    <w:p w14:paraId="43A721B4" w14:textId="77777777" w:rsidR="006E7061" w:rsidDel="00A12C49" w:rsidRDefault="006E7061" w:rsidP="000C7168">
      <w:pPr>
        <w:jc w:val="both"/>
        <w:rPr>
          <w:del w:id="409" w:author="Ganchao Wei" w:date="2020-12-20T16:02:00Z"/>
        </w:rPr>
      </w:pPr>
    </w:p>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C230C6">
        <w:rPr>
          <w:rPrChange w:id="410" w:author="Ganchao Wei" w:date="2020-12-16T09:53:00Z">
            <w:rPr>
              <w:u w:val="single"/>
            </w:rPr>
          </w:rPrChange>
        </w:rPr>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411" w:author="Ganchao Wei" w:date="2020-12-20T09:57:00Z">
                <w:rPr>
                  <w:rFonts w:ascii="Cambria Math" w:hAnsi="Cambria Math"/>
                  <w:i/>
                </w:rPr>
              </w:ins>
            </m:ctrlPr>
          </m:sSubPr>
          <m:e>
            <m:r>
              <w:rPr>
                <w:rFonts w:ascii="Cambria Math" w:hAnsi="Cambria Math"/>
              </w:rPr>
              <m:t>Q</m:t>
            </m:r>
          </m:e>
          <m:sub>
            <m:sSub>
              <m:sSubPr>
                <m:ctrlPr>
                  <w:ins w:id="412" w:author="Ganchao Wei" w:date="2020-12-20T09:57:00Z">
                    <w:rPr>
                      <w:rFonts w:ascii="Cambria Math" w:hAnsi="Cambria Math"/>
                      <w:i/>
                    </w:rPr>
                  </w:ins>
                </m:ctrlPr>
              </m:sSubPr>
              <m:e>
                <m:r>
                  <w:ins w:id="413" w:author="Ganchao Wei" w:date="2020-12-20T09:57:00Z">
                    <w:rPr>
                      <w:rFonts w:ascii="Cambria Math" w:hAnsi="Cambria Math"/>
                    </w:rPr>
                    <m:t>β</m:t>
                  </w:ins>
                </m:r>
              </m:e>
              <m:sub>
                <m:r>
                  <w:ins w:id="414" w:author="Ganchao Wei" w:date="2020-12-20T09:57:00Z">
                    <w:rPr>
                      <w:rFonts w:ascii="Cambria Math" w:hAnsi="Cambria Math"/>
                    </w:rPr>
                    <m:t>0</m:t>
                  </w:ins>
                </m:r>
              </m:sub>
            </m:sSub>
          </m:sub>
        </m:sSub>
      </m:oMath>
      <w:r>
        <w:t>.</w:t>
      </w:r>
    </w:p>
    <w:p w14:paraId="4C034493" w14:textId="5089EFBF" w:rsidR="006E7061" w:rsidRDefault="00922CF7" w:rsidP="00922CF7">
      <w:pPr>
        <w:jc w:val="both"/>
      </w:pPr>
      <w:r>
        <w:t>To illustrate the effects of</w:t>
      </w:r>
      <w:r w:rsidR="008E1B53">
        <w:t xml:space="preserve"> a</w:t>
      </w:r>
      <w:r>
        <w:t xml:space="preserve"> time-varying baseline we simulate, again, a presynaptic neuron with Poisson GLM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w:t>
      </w:r>
      <w:del w:id="415" w:author="Ganchao Wei" w:date="2020-12-20T09:58:00Z">
        <w:r w:rsidR="00C91EA5" w:rsidDel="005C6B25">
          <w:delText xml:space="preserve">estimated </w:delText>
        </w:r>
      </w:del>
      <w:r w:rsidR="00C91EA5">
        <w:t xml:space="preserve">baseline is estimated more accurately and with higher certainty than the long-term synaptic weight. Information about the presence </w:t>
      </w:r>
      <w:ins w:id="416" w:author="Ganchao Wei" w:date="2020-12-16T10:09:00Z">
        <w:r w:rsidR="00363AD5">
          <w:t>or</w:t>
        </w:r>
      </w:ins>
      <w:del w:id="417" w:author="Ganchao Wei" w:date="2020-12-16T10:09:00Z">
        <w:r w:rsidR="00C91EA5" w:rsidDel="00363AD5">
          <w:delText>of</w:delText>
        </w:r>
      </w:del>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w:t>
      </w:r>
      <w:r w:rsidR="00C91EA5">
        <w:lastRenderedPageBreak/>
        <w:t>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363AD5">
        <w:rPr>
          <w:rStyle w:val="LineNumber"/>
          <w:color w:val="auto"/>
          <w:rPrChange w:id="418" w:author="Ganchao Wei" w:date="2020-12-16T10:11:00Z">
            <w:rPr>
              <w:rStyle w:val="LineNumber"/>
            </w:rPr>
          </w:rPrChange>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9"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20">
          <w:tblGrid>
            <w:gridCol w:w="9926"/>
          </w:tblGrid>
        </w:tblGridChange>
      </w:tblGrid>
      <w:tr w:rsidR="00D61526" w14:paraId="1710AF08" w14:textId="77777777" w:rsidTr="00A12C49">
        <w:tc>
          <w:tcPr>
            <w:tcW w:w="9926" w:type="dxa"/>
            <w:tcPrChange w:id="421" w:author="Ganchao Wei" w:date="2020-12-20T15:58:00Z">
              <w:tcPr>
                <w:tcW w:w="9926" w:type="dxa"/>
              </w:tcPr>
            </w:tcPrChange>
          </w:tcPr>
          <w:p w14:paraId="0DE4A167" w14:textId="12D72771" w:rsidR="00D61526" w:rsidRDefault="00D61526" w:rsidP="000C7168">
            <w:pPr>
              <w:jc w:val="both"/>
            </w:pPr>
            <w:del w:id="422" w:author="Ganchao Wei" w:date="2020-12-16T21:31:00Z">
              <w:r w:rsidDel="007849DF">
                <w:rPr>
                  <w:noProof/>
                  <w:lang w:eastAsia="zh-CN"/>
                </w:rPr>
                <w:drawing>
                  <wp:inline distT="0" distB="0" distL="0" distR="0" wp14:anchorId="191B76B2" wp14:editId="1DC62637">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del>
            <w:ins w:id="423" w:author="Ganchao Wei" w:date="2020-12-16T21:31:00Z">
              <w:r w:rsidR="007849DF">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ins>
          </w:p>
        </w:tc>
      </w:tr>
      <w:tr w:rsidR="00D61526" w14:paraId="0058B698" w14:textId="77777777" w:rsidTr="00A12C49">
        <w:tc>
          <w:tcPr>
            <w:tcW w:w="9926" w:type="dxa"/>
            <w:tcPrChange w:id="424" w:author="Ganchao Wei" w:date="2020-12-20T15:58:00Z">
              <w:tcPr>
                <w:tcW w:w="9926" w:type="dxa"/>
              </w:tcPr>
            </w:tcPrChange>
          </w:tcPr>
          <w:p w14:paraId="76178BBD" w14:textId="678917E6" w:rsidR="00D61526" w:rsidRPr="00D61526" w:rsidRDefault="00D61526" w:rsidP="000C7168">
            <w:pPr>
              <w:jc w:val="both"/>
              <w:rPr>
                <w:b/>
                <w:bCs/>
              </w:rPr>
            </w:pPr>
            <w:r>
              <w:rPr>
                <w:b/>
                <w:bCs/>
              </w:rPr>
              <w:t xml:space="preserve">Figure </w:t>
            </w:r>
            <w:r w:rsidR="009D7A4E">
              <w:rPr>
                <w:b/>
                <w:bCs/>
              </w:rPr>
              <w:t>5</w:t>
            </w:r>
            <w:r>
              <w:rPr>
                <w:b/>
                <w:bCs/>
              </w:rPr>
              <w:t xml:space="preserve">. </w:t>
            </w:r>
            <w:r w:rsidRPr="00850BA9">
              <w:rPr>
                <w:b/>
                <w:bCs/>
              </w:rPr>
              <w:t>Inference of different postsynaptic baseline firing rates</w:t>
            </w:r>
            <w:r>
              <w:rPr>
                <w:b/>
                <w:bCs/>
              </w:rPr>
              <w:t xml:space="preserve">. </w:t>
            </w:r>
            <w:ins w:id="425" w:author="Ganchao Wei" w:date="2020-12-20T10:01:00Z">
              <w:r w:rsidR="005C6B25">
                <w:t>These plots show fitting results of postsynaptic baseline firing rates</w:t>
              </w:r>
            </w:ins>
            <w:ins w:id="426" w:author="Ganchao Wei" w:date="2020-12-20T18:52:00Z">
              <w:r w:rsidR="002F1B7E">
                <w:t>.</w:t>
              </w:r>
            </w:ins>
            <w:ins w:id="427" w:author="Ganchao Wei" w:date="2020-12-20T10:01:00Z">
              <w:r w:rsidR="005C6B25">
                <w:t xml:space="preserve"> </w:t>
              </w:r>
              <w:r w:rsidR="005C6B25" w:rsidRPr="00850BA9">
                <w:rPr>
                  <w:b/>
                  <w:bCs/>
                </w:rPr>
                <w:t>(A)</w:t>
              </w:r>
              <w:r w:rsidR="005C6B25">
                <w:t xml:space="preserve"> The fitting results under different types of baseline, i.e. linear- and sinusoidal-changing. The LTPs are </w:t>
              </w:r>
            </w:ins>
            <w:ins w:id="428" w:author="Ganchao Wei" w:date="2020-12-20T10:05:00Z">
              <w:r w:rsidR="005C6B25">
                <w:t>jumps</w:t>
              </w:r>
            </w:ins>
            <w:ins w:id="429" w:author="Ganchao Wei" w:date="2020-12-20T10:01:00Z">
              <w:r w:rsidR="005C6B25">
                <w:t xml:space="preserve"> at </w:t>
              </w:r>
            </w:ins>
            <w:ins w:id="430" w:author="Ganchao Wei" w:date="2020-12-20T10:04:00Z">
              <w:r w:rsidR="005C6B25">
                <w:t>midway</w:t>
              </w:r>
            </w:ins>
            <w:ins w:id="431" w:author="Ganchao Wei" w:date="2020-12-20T10:01:00Z">
              <w:r w:rsidR="005C6B25">
                <w:t xml:space="preserve"> and STPs</w:t>
              </w:r>
            </w:ins>
            <w:ins w:id="432" w:author="Ganchao Wei" w:date="2020-12-20T18:52:00Z">
              <w:r w:rsidR="002F1B7E">
                <w:t xml:space="preserve"> (shown in modification functions)</w:t>
              </w:r>
            </w:ins>
            <w:ins w:id="433" w:author="Ganchao Wei" w:date="2020-12-20T10:01:00Z">
              <w:r w:rsidR="005C6B25">
                <w:t xml:space="preserve"> are depression. </w:t>
              </w:r>
              <w:r w:rsidR="005C6B25" w:rsidRPr="00850BA9">
                <w:rPr>
                  <w:b/>
                  <w:bCs/>
                </w:rPr>
                <w:t>(C)</w:t>
              </w:r>
              <w:r w:rsidR="005C6B25">
                <w:t xml:space="preserve"> The same simulation settings as</w:t>
              </w:r>
            </w:ins>
            <w:ins w:id="434" w:author="Ganchao Wei" w:date="2020-12-20T10:05:00Z">
              <w:r w:rsidR="005C6B25">
                <w:t xml:space="preserve"> in</w:t>
              </w:r>
            </w:ins>
            <w:ins w:id="435" w:author="Ganchao Wei" w:date="2020-12-20T10:01:00Z">
              <w:r w:rsidR="005C6B25">
                <w:t xml:space="preserve"> </w:t>
              </w:r>
              <w:r w:rsidR="005C6B25" w:rsidRPr="005C6B25">
                <w:rPr>
                  <w:b/>
                  <w:bCs/>
                  <w:rPrChange w:id="436" w:author="Ganchao Wei" w:date="2020-12-20T10:05:00Z">
                    <w:rPr/>
                  </w:rPrChange>
                </w:rPr>
                <w:t>(A)</w:t>
              </w:r>
              <w:r w:rsidR="005C6B25">
                <w:t xml:space="preserve">, except that the LTP changes linearly. </w:t>
              </w:r>
              <w:r w:rsidR="005C6B25" w:rsidRPr="00850BA9">
                <w:rPr>
                  <w:b/>
                  <w:bCs/>
                </w:rPr>
                <w:t xml:space="preserve">(B) </w:t>
              </w:r>
              <w:r w:rsidR="005C6B25" w:rsidRPr="005C6B25">
                <w:rPr>
                  <w:rPrChange w:id="437" w:author="Ganchao Wei" w:date="2020-12-20T10:05:00Z">
                    <w:rPr>
                      <w:b/>
                      <w:bCs/>
                    </w:rPr>
                  </w:rPrChange>
                </w:rPr>
                <w:t>and</w:t>
              </w:r>
              <w:r w:rsidR="005C6B25" w:rsidRPr="00850BA9">
                <w:rPr>
                  <w:b/>
                  <w:bCs/>
                </w:rPr>
                <w:t xml:space="preserve"> (D)</w:t>
              </w:r>
              <w:r w:rsidR="005C6B25">
                <w:t xml:space="preserve"> Split cross-correlograms for quartiles of recording time show dynamics of baseline and LTP.</w:t>
              </w:r>
            </w:ins>
            <w:del w:id="438" w:author="Ganchao Wei" w:date="2020-12-20T10:01:00Z">
              <w:r w:rsidDel="005C6B25">
                <w:delText xml:space="preserve">These plots show fitting results of postsynaptic baseline firing rates (yellow). </w:delText>
              </w:r>
              <w:r w:rsidRPr="00850BA9" w:rsidDel="005C6B25">
                <w:rPr>
                  <w:b/>
                  <w:bCs/>
                </w:rPr>
                <w:delText>(A)</w:delText>
              </w:r>
              <w:r w:rsidDel="005C6B25">
                <w:delText xml:space="preserve"> The fitting results under different types of baseline, i.e. linear- and sinusoidal-changing. The LTPs are step-changing </w:delText>
              </w:r>
            </w:del>
            <w:del w:id="439" w:author="Ganchao Wei" w:date="2020-12-20T10:00:00Z">
              <w:r w:rsidDel="005C6B25">
                <w:delText>at middle recording time</w:delText>
              </w:r>
            </w:del>
            <w:del w:id="440" w:author="Ganchao Wei" w:date="2020-12-20T10:01:00Z">
              <w:r w:rsidDel="005C6B25">
                <w:delText xml:space="preserve"> and STPs are depression. </w:delText>
              </w:r>
              <w:r w:rsidRPr="00850BA9" w:rsidDel="005C6B25">
                <w:rPr>
                  <w:b/>
                  <w:bCs/>
                </w:rPr>
                <w:delText>(C)</w:delText>
              </w:r>
              <w:r w:rsidDel="005C6B25">
                <w:delText xml:space="preserve"> The same simulation settings as (A), except that the LTP changes linearly. </w:delText>
              </w:r>
              <w:r w:rsidRPr="00850BA9" w:rsidDel="005C6B25">
                <w:rPr>
                  <w:b/>
                  <w:bCs/>
                </w:rPr>
                <w:delText>(B) and (D)</w:delText>
              </w:r>
              <w:r w:rsidDel="005C6B25">
                <w:delText xml:space="preserve"> Split cross-correlograms for quartiles of recording time show dynamics of baseline and LTP.</w:delText>
              </w:r>
            </w:del>
          </w:p>
        </w:tc>
      </w:tr>
    </w:tbl>
    <w:p w14:paraId="36BFCEF7" w14:textId="77777777" w:rsidR="00D61526" w:rsidRDefault="00D61526" w:rsidP="000C7168">
      <w:pPr>
        <w:jc w:val="both"/>
      </w:pPr>
    </w:p>
    <w:p w14:paraId="2EFCD4D8" w14:textId="6335C371"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GLM 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variance 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w:t>
      </w:r>
      <w:r w:rsidR="00082EFA">
        <w:lastRenderedPageBreak/>
        <w:t xml:space="preserve">not as strong, since the short-term model pools information from </w:t>
      </w:r>
      <w:r>
        <w:t>presynaptic</w:t>
      </w:r>
      <w:r w:rsidR="00082EFA">
        <w:t xml:space="preserve"> 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1"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42">
          <w:tblGrid>
            <w:gridCol w:w="9926"/>
          </w:tblGrid>
        </w:tblGridChange>
      </w:tblGrid>
      <w:tr w:rsidR="003B435E" w14:paraId="4FBE9E9C" w14:textId="77777777" w:rsidTr="00A12C49">
        <w:tc>
          <w:tcPr>
            <w:tcW w:w="9926" w:type="dxa"/>
            <w:tcPrChange w:id="443" w:author="Ganchao Wei" w:date="2020-12-20T15:58:00Z">
              <w:tcPr>
                <w:tcW w:w="9926" w:type="dxa"/>
              </w:tcPr>
            </w:tcPrChange>
          </w:tcPr>
          <w:p w14:paraId="51414345" w14:textId="74092744" w:rsidR="003B435E" w:rsidRDefault="00CB5565" w:rsidP="000C7168">
            <w:pPr>
              <w:jc w:val="both"/>
            </w:pPr>
            <w:ins w:id="444" w:author="Ganchao Wei" w:date="2020-12-20T10:29:00Z">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ins>
            <w:del w:id="445" w:author="Ganchao Wei" w:date="2020-12-16T10:30:00Z">
              <w:r w:rsidR="003B435E" w:rsidDel="00D32A38">
                <w:rPr>
                  <w:noProof/>
                  <w:lang w:eastAsia="zh-CN"/>
                </w:rPr>
                <w:drawing>
                  <wp:inline distT="0" distB="0" distL="0" distR="0" wp14:anchorId="5441B316" wp14:editId="6750FBF0">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del>
          </w:p>
        </w:tc>
      </w:tr>
      <w:tr w:rsidR="003B435E" w14:paraId="1032DEE7" w14:textId="77777777" w:rsidTr="00A12C49">
        <w:tc>
          <w:tcPr>
            <w:tcW w:w="9926" w:type="dxa"/>
            <w:tcPrChange w:id="446" w:author="Ganchao Wei" w:date="2020-12-20T15:58:00Z">
              <w:tcPr>
                <w:tcW w:w="9926" w:type="dxa"/>
              </w:tcPr>
            </w:tcPrChange>
          </w:tcPr>
          <w:p w14:paraId="5ED799C4" w14:textId="4ACD0534"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In these two examples, the baseline firing rate</w:t>
            </w:r>
            <w:ins w:id="447" w:author="Ganchao Wei" w:date="2020-12-20T10:10:00Z">
              <w:r w:rsidR="001D47B9">
                <w:t>s are constantly 55Hz</w:t>
              </w:r>
            </w:ins>
            <w:del w:id="448" w:author="Ganchao Wei" w:date="2020-12-20T10:10:00Z">
              <w:r w:rsidDel="001D47B9">
                <w:delText>s</w:delText>
              </w:r>
            </w:del>
            <w:ins w:id="449" w:author="Ganchao Wei" w:date="2020-12-20T10:10:00Z">
              <w:r w:rsidR="001D47B9">
                <w:t>,</w:t>
              </w:r>
            </w:ins>
            <w:del w:id="450" w:author="Ganchao Wei" w:date="2020-12-20T10:10:00Z">
              <w:r w:rsidDel="001D47B9">
                <w:delText xml:space="preserve"> and</w:delText>
              </w:r>
            </w:del>
            <w:r>
              <w:t xml:space="preserve"> LTP are constant</w:t>
            </w:r>
            <w:ins w:id="451" w:author="Ganchao Wei" w:date="2020-12-20T10:10:00Z">
              <w:r w:rsidR="001D47B9">
                <w:t xml:space="preserve"> and t</w:t>
              </w:r>
            </w:ins>
            <w:del w:id="452" w:author="Ganchao Wei" w:date="2020-12-20T10:10:00Z">
              <w:r w:rsidDel="001D47B9">
                <w:delText>. T</w:delText>
              </w:r>
            </w:del>
            <w:r>
              <w:t xml:space="preserve">he STP </w:t>
            </w:r>
            <w:del w:id="453" w:author="Ganchao Wei" w:date="2020-12-20T18:53:00Z">
              <w:r w:rsidDel="002F1B7E">
                <w:delText xml:space="preserve">is </w:delText>
              </w:r>
            </w:del>
            <w:ins w:id="454" w:author="Ganchao Wei" w:date="2020-12-20T18:53:00Z">
              <w:r w:rsidR="002F1B7E">
                <w:t>are</w:t>
              </w:r>
              <w:r w:rsidR="002F1B7E">
                <w:t xml:space="preserve"> </w:t>
              </w:r>
            </w:ins>
            <w:r>
              <w:t xml:space="preserve">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w:t>
            </w:r>
            <w:ins w:id="455" w:author="Ganchao Wei" w:date="2020-12-20T10:08:00Z">
              <w:r w:rsidR="001D47B9">
                <w:t>T</w:t>
              </w:r>
            </w:ins>
            <w:del w:id="456" w:author="Ganchao Wei" w:date="2020-12-20T10:08:00Z">
              <w:r w:rsidDel="001D47B9">
                <w:delText>In this simulation, t</w:delText>
              </w:r>
            </w:del>
            <w:r>
              <w: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ins w:id="457" w:author="Ganchao Wei" w:date="2020-12-20T18:53:00Z">
              <w:r w:rsidR="002F1B7E">
                <w:t xml:space="preserve"> Da</w:t>
              </w:r>
            </w:ins>
            <w:ins w:id="458" w:author="Ganchao Wei" w:date="2020-12-20T18:54:00Z">
              <w:r w:rsidR="002F1B7E">
                <w:t>shed lines show standard error.</w:t>
              </w:r>
            </w:ins>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5B068211"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 and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59B3BF65" w:rsidR="00865AC7" w:rsidRDefault="00865AC7" w:rsidP="000C7168">
      <w:pPr>
        <w:jc w:val="both"/>
      </w:pPr>
      <w:r>
        <w:t>To illustrate how omitting effects can bias estimation, we again simulate a presynaptic neuron with Poisson GLM spiking that provides synaptic input to a postsynaptic neuron whose firing is determined by the full model. Here we simulate a synapse with short-term synaptic depression and a constant long-term weight. Although in the previous examples the presynaptic baseline 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w:t>
      </w:r>
      <w:r w:rsidR="008B3B69">
        <w:lastRenderedPageBreak/>
        <w:t>causes the synapse to be in a chronically depleted state, while a lower presynaptic rate allows the synapse to recover from depression. In this case, the short-term synaptic weight is negatively correlated with the presynaptic rate.</w:t>
      </w:r>
    </w:p>
    <w:p w14:paraId="0F487FFD" w14:textId="40F479C1"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5DADF372"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firing rate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commentRangeStart w:id="459"/>
      <w:r>
        <w:t>.</w:t>
      </w:r>
      <w:r w:rsidR="00407D49">
        <w:t xml:space="preserve"> Tracking unexplained variation in the postsynaptic rate is thus likely to be important for accurately tracking synaptic weights in experimental data.</w:t>
      </w:r>
      <w:commentRangeEnd w:id="459"/>
      <w:r w:rsidR="00407D49">
        <w:rPr>
          <w:rStyle w:val="CommentReference"/>
        </w:rPr>
        <w:commentReference w:id="459"/>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460"/>
      <w:commentRangeStart w:id="461"/>
      <w:r w:rsidR="00AB3C16">
        <w:t>time</w:t>
      </w:r>
      <w:commentRangeEnd w:id="460"/>
      <w:r w:rsidR="00AB3C16">
        <w:rPr>
          <w:rStyle w:val="CommentReference"/>
        </w:rPr>
        <w:commentReference w:id="460"/>
      </w:r>
      <w:commentRangeEnd w:id="461"/>
      <w:r w:rsidR="00CB5565">
        <w:rPr>
          <w:rStyle w:val="CommentReference"/>
        </w:rPr>
        <w:commentReference w:id="461"/>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62" w:author="Ganchao Wei" w:date="2020-12-20T16:0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63">
          <w:tblGrid>
            <w:gridCol w:w="9926"/>
          </w:tblGrid>
        </w:tblGridChange>
      </w:tblGrid>
      <w:tr w:rsidR="00960689" w14:paraId="69314776" w14:textId="77777777" w:rsidTr="003A14C6">
        <w:tc>
          <w:tcPr>
            <w:tcW w:w="9926" w:type="dxa"/>
            <w:tcPrChange w:id="464" w:author="Ganchao Wei" w:date="2020-12-20T16:06:00Z">
              <w:tcPr>
                <w:tcW w:w="9926" w:type="dxa"/>
              </w:tcPr>
            </w:tcPrChange>
          </w:tcPr>
          <w:p w14:paraId="3CFDA1B4" w14:textId="05393F3E" w:rsidR="00960689" w:rsidRDefault="00960689" w:rsidP="000C7168">
            <w:pPr>
              <w:jc w:val="both"/>
            </w:pPr>
            <w:del w:id="465" w:author="Ganchao Wei" w:date="2020-12-16T21:35:00Z">
              <w:r w:rsidDel="007849DF">
                <w:rPr>
                  <w:noProof/>
                  <w:lang w:eastAsia="zh-CN"/>
                </w:rPr>
                <w:drawing>
                  <wp:inline distT="0" distB="0" distL="0" distR="0" wp14:anchorId="2E3BF3E8" wp14:editId="4F444B49">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del>
            <w:ins w:id="466" w:author="Ganchao Wei" w:date="2020-12-20T10:30:00Z">
              <w:r w:rsidR="00CB5565">
                <w:rPr>
                  <w:noProof/>
                </w:rPr>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ins>
          </w:p>
        </w:tc>
      </w:tr>
      <w:tr w:rsidR="00960689" w14:paraId="729EB4FD" w14:textId="77777777" w:rsidTr="003A14C6">
        <w:tc>
          <w:tcPr>
            <w:tcW w:w="9926" w:type="dxa"/>
            <w:tcPrChange w:id="467" w:author="Ganchao Wei" w:date="2020-12-20T16:06:00Z">
              <w:tcPr>
                <w:tcW w:w="9926" w:type="dxa"/>
              </w:tcPr>
            </w:tcPrChange>
          </w:tcPr>
          <w:p w14:paraId="228F683D" w14:textId="4BAA08B8" w:rsidR="00960689" w:rsidRPr="00960689" w:rsidRDefault="00960689" w:rsidP="000C7168">
            <w:pPr>
              <w:jc w:val="both"/>
              <w:rPr>
                <w:b/>
                <w:bCs/>
              </w:rPr>
            </w:pPr>
            <w:r>
              <w:rPr>
                <w:b/>
                <w:bCs/>
              </w:rPr>
              <w:lastRenderedPageBreak/>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del w:id="468" w:author="Ganchao Wei" w:date="2020-12-20T10:25:00Z">
              <w:r w:rsidDel="00CB5565">
                <w:delText xml:space="preserve">exp(3) = </w:delText>
              </w:r>
            </w:del>
            <w:r>
              <w:t>20 Hz, and the presynaptic firing rate fluctuated around 8Hz. The STP is depression.</w:t>
            </w:r>
            <w:ins w:id="469" w:author="Ganchao Wei" w:date="2020-12-20T18:54:00Z">
              <w:r w:rsidR="007A03C2">
                <w:t xml:space="preserve"> Standard error is shown by dashed lines.</w:t>
              </w:r>
            </w:ins>
            <w:r>
              <w:t xml:space="preserve">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w:t>
            </w:r>
            <w:del w:id="470" w:author="Ganchao Wei" w:date="2020-12-20T10:31:00Z">
              <w:r w:rsidDel="00D2014C">
                <w:delText>flow and enlarge</w:delText>
              </w:r>
            </w:del>
            <w:ins w:id="471" w:author="Ganchao Wei" w:date="2020-12-20T10:31:00Z">
              <w:r w:rsidR="00D2014C">
                <w:t>be misattributed</w:t>
              </w:r>
            </w:ins>
            <w:r>
              <w:t xml:space="preserve"> </w:t>
            </w:r>
            <w:ins w:id="472" w:author="Ganchao Wei" w:date="2020-12-20T10:32:00Z">
              <w:r w:rsidR="00D2014C">
                <w:t>to</w:t>
              </w:r>
            </w:ins>
            <w:del w:id="473" w:author="Ganchao Wei" w:date="2020-12-20T10:32:00Z">
              <w:r w:rsidDel="00D2014C">
                <w:delText>in</w:delText>
              </w:r>
            </w:del>
            <w:r>
              <w:t xml:space="preserve"> LTP</w:t>
            </w:r>
            <w:del w:id="474" w:author="Ganchao Wei" w:date="2020-12-20T10:32:00Z">
              <w:r w:rsidDel="00D2014C">
                <w:delText xml:space="preserve"> estimation</w:delText>
              </w:r>
            </w:del>
            <w:r>
              <w:t xml:space="preserve">.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92340A3" w:rsidR="00AB3C16"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proofErr w:type="spellStart"/>
      <w:r w:rsidR="0023752D">
        <w:rPr>
          <w:lang w:eastAsia="zh-CN"/>
        </w:rPr>
        <w:t>undersmoothed</w:t>
      </w:r>
      <w:proofErr w:type="spellEnd"/>
      <w:r w:rsidR="0023752D">
        <w:rPr>
          <w:lang w:eastAsia="zh-CN"/>
        </w:rPr>
        <w:t xml:space="preserve">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23752D">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256FD6DE"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the prediction likelihood</w:t>
      </w:r>
      <w:del w:id="475" w:author="Ganchao Wei" w:date="2020-12-20T10:37:00Z">
        <w:r w:rsidDel="00D2014C">
          <w:rPr>
            <w:lang w:eastAsia="zh-CN"/>
          </w:rPr>
          <w:delText>, based on</w:delText>
        </w:r>
      </w:del>
      <w:r>
        <w:rPr>
          <w:lang w:eastAsia="zh-CN"/>
        </w:rPr>
        <w:t xml:space="preserve"> </w:t>
      </w:r>
      <m:oMath>
        <m:nary>
          <m:naryPr>
            <m:chr m:val="∏"/>
            <m:limLoc m:val="undOvr"/>
            <m:ctrlPr>
              <w:ins w:id="476" w:author="Ganchao Wei" w:date="2020-12-20T10:36:00Z">
                <w:rPr>
                  <w:rFonts w:ascii="Cambria Math" w:hAnsi="Cambria Math"/>
                  <w:i/>
                  <w:lang w:eastAsia="zh-CN"/>
                </w:rPr>
              </w:ins>
            </m:ctrlPr>
          </m:naryPr>
          <m:sub>
            <m:r>
              <w:ins w:id="477" w:author="Ganchao Wei" w:date="2020-12-20T10:36:00Z">
                <w:rPr>
                  <w:rFonts w:ascii="Cambria Math" w:hAnsi="Cambria Math"/>
                  <w:lang w:eastAsia="zh-CN"/>
                </w:rPr>
                <m:t>k=1</m:t>
              </w:ins>
            </m:r>
          </m:sub>
          <m:sup>
            <m:r>
              <w:ins w:id="478" w:author="Ganchao Wei" w:date="2020-12-20T10:36:00Z">
                <w:rPr>
                  <w:rFonts w:ascii="Cambria Math" w:hAnsi="Cambria Math"/>
                  <w:lang w:eastAsia="zh-CN"/>
                </w:rPr>
                <m:t>N</m:t>
              </w:ins>
            </m:r>
          </m:sup>
          <m:e>
            <m:r>
              <w:ins w:id="479" w:author="Ganchao Wei" w:date="2020-12-20T10:36:00Z">
                <w:rPr>
                  <w:rFonts w:ascii="Cambria Math" w:hAnsi="Cambria Math"/>
                  <w:lang w:eastAsia="zh-CN"/>
                </w:rPr>
                <m:t>p(</m:t>
              </w:ins>
            </m:r>
            <m:sSubSup>
              <m:sSubSupPr>
                <m:ctrlPr>
                  <w:ins w:id="480" w:author="Ganchao Wei" w:date="2020-12-20T10:36:00Z">
                    <w:rPr>
                      <w:rFonts w:ascii="Cambria Math" w:hAnsi="Cambria Math"/>
                      <w:i/>
                      <w:lang w:eastAsia="zh-CN"/>
                    </w:rPr>
                  </w:ins>
                </m:ctrlPr>
              </m:sSubSupPr>
              <m:e>
                <m:r>
                  <w:ins w:id="481" w:author="Ganchao Wei" w:date="2020-12-20T10:36:00Z">
                    <w:rPr>
                      <w:rFonts w:ascii="Cambria Math" w:hAnsi="Cambria Math"/>
                      <w:lang w:eastAsia="zh-CN"/>
                    </w:rPr>
                    <m:t>y</m:t>
                  </w:ins>
                </m:r>
              </m:e>
              <m:sub>
                <m:r>
                  <w:ins w:id="482" w:author="Ganchao Wei" w:date="2020-12-20T10:36:00Z">
                    <w:rPr>
                      <w:rFonts w:ascii="Cambria Math" w:hAnsi="Cambria Math"/>
                      <w:lang w:eastAsia="zh-CN"/>
                    </w:rPr>
                    <m:t>k</m:t>
                  </w:ins>
                </m:r>
              </m:sub>
              <m:sup>
                <m:r>
                  <w:ins w:id="483" w:author="Ganchao Wei" w:date="2020-12-20T10:36:00Z">
                    <w:rPr>
                      <w:rFonts w:ascii="Cambria Math" w:hAnsi="Cambria Math"/>
                      <w:lang w:eastAsia="zh-CN"/>
                    </w:rPr>
                    <m:t>post</m:t>
                  </w:ins>
                </m:r>
              </m:sup>
            </m:sSubSup>
            <m:r>
              <w:ins w:id="484" w:author="Ganchao Wei" w:date="2020-12-20T10:36:00Z">
                <w:rPr>
                  <w:rFonts w:ascii="Cambria Math" w:hAnsi="Cambria Math"/>
                  <w:lang w:eastAsia="zh-CN"/>
                </w:rPr>
                <m:t>|</m:t>
              </w:ins>
            </m:r>
            <m:sSub>
              <m:sSubPr>
                <m:ctrlPr>
                  <w:ins w:id="485" w:author="Ganchao Wei" w:date="2020-12-20T10:36:00Z">
                    <w:rPr>
                      <w:rFonts w:ascii="Cambria Math" w:hAnsi="Cambria Math"/>
                      <w:i/>
                      <w:lang w:eastAsia="zh-CN"/>
                    </w:rPr>
                  </w:ins>
                </m:ctrlPr>
              </m:sSubPr>
              <m:e>
                <m:r>
                  <w:ins w:id="486" w:author="Ganchao Wei" w:date="2020-12-20T10:36:00Z">
                    <w:rPr>
                      <w:rFonts w:ascii="Cambria Math" w:hAnsi="Cambria Math"/>
                      <w:lang w:eastAsia="zh-CN"/>
                    </w:rPr>
                    <m:t>λ</m:t>
                  </w:ins>
                </m:r>
              </m:e>
              <m:sub>
                <m:r>
                  <w:ins w:id="487" w:author="Ganchao Wei" w:date="2020-12-20T10:36:00Z">
                    <w:rPr>
                      <w:rFonts w:ascii="Cambria Math" w:hAnsi="Cambria Math"/>
                      <w:lang w:eastAsia="zh-CN"/>
                    </w:rPr>
                    <m:t>k|k-1</m:t>
                  </w:ins>
                </m:r>
              </m:sub>
            </m:sSub>
            <m:r>
              <w:ins w:id="488" w:author="Ganchao Wei" w:date="2020-12-20T10:36:00Z">
                <w:rPr>
                  <w:rFonts w:ascii="Cambria Math" w:hAnsi="Cambria Math"/>
                  <w:lang w:eastAsia="zh-CN"/>
                </w:rPr>
                <m:t>)</m:t>
              </w:ins>
            </m:r>
          </m:e>
        </m:nary>
        <m:r>
          <w:del w:id="489" w:author="Ganchao Wei" w:date="2020-12-20T10:36:00Z">
            <w:rPr>
              <w:rFonts w:ascii="Cambria Math" w:hAnsi="Cambria Math"/>
              <w:lang w:eastAsia="zh-CN"/>
            </w:rPr>
            <m:t>p(</m:t>
          </w:del>
        </m:r>
        <m:sSubSup>
          <m:sSubSupPr>
            <m:ctrlPr>
              <w:del w:id="490" w:author="Ganchao Wei" w:date="2020-12-20T10:36:00Z">
                <w:rPr>
                  <w:rFonts w:ascii="Cambria Math" w:hAnsi="Cambria Math"/>
                  <w:i/>
                  <w:lang w:eastAsia="zh-CN"/>
                </w:rPr>
              </w:del>
            </m:ctrlPr>
          </m:sSubSupPr>
          <m:e>
            <m:r>
              <w:del w:id="491" w:author="Ganchao Wei" w:date="2020-12-20T10:36:00Z">
                <w:rPr>
                  <w:rFonts w:ascii="Cambria Math" w:hAnsi="Cambria Math"/>
                  <w:lang w:eastAsia="zh-CN"/>
                </w:rPr>
                <m:t>y</m:t>
              </w:del>
            </m:r>
          </m:e>
          <m:sub>
            <m:r>
              <w:del w:id="492" w:author="Ganchao Wei" w:date="2020-12-20T10:36:00Z">
                <w:rPr>
                  <w:rFonts w:ascii="Cambria Math" w:hAnsi="Cambria Math"/>
                  <w:lang w:eastAsia="zh-CN"/>
                </w:rPr>
                <m:t>k</m:t>
              </w:del>
            </m:r>
          </m:sub>
          <m:sup>
            <m:r>
              <w:del w:id="493" w:author="Ganchao Wei" w:date="2020-12-20T10:36:00Z">
                <w:rPr>
                  <w:rFonts w:ascii="Cambria Math" w:hAnsi="Cambria Math"/>
                  <w:lang w:eastAsia="zh-CN"/>
                </w:rPr>
                <m:t>post</m:t>
              </w:del>
            </m:r>
          </m:sup>
        </m:sSubSup>
        <m:r>
          <w:del w:id="494" w:author="Ganchao Wei" w:date="2020-12-20T10:36:00Z">
            <w:rPr>
              <w:rFonts w:ascii="Cambria Math" w:hAnsi="Cambria Math"/>
              <w:lang w:eastAsia="zh-CN"/>
            </w:rPr>
            <m:t>|</m:t>
          </w:del>
        </m:r>
        <m:sSub>
          <m:sSubPr>
            <m:ctrlPr>
              <w:del w:id="495" w:author="Ganchao Wei" w:date="2020-12-20T10:36:00Z">
                <w:rPr>
                  <w:rFonts w:ascii="Cambria Math" w:hAnsi="Cambria Math"/>
                  <w:i/>
                  <w:lang w:eastAsia="zh-CN"/>
                </w:rPr>
              </w:del>
            </m:ctrlPr>
          </m:sSubPr>
          <m:e>
            <m:r>
              <w:del w:id="496" w:author="Ganchao Wei" w:date="2020-12-20T10:36:00Z">
                <w:rPr>
                  <w:rFonts w:ascii="Cambria Math" w:hAnsi="Cambria Math"/>
                  <w:lang w:eastAsia="zh-CN"/>
                </w:rPr>
                <m:t>λ</m:t>
              </w:del>
            </m:r>
          </m:e>
          <m:sub>
            <m:r>
              <w:del w:id="497" w:author="Ganchao Wei" w:date="2020-12-20T10:36:00Z">
                <w:rPr>
                  <w:rFonts w:ascii="Cambria Math" w:hAnsi="Cambria Math"/>
                  <w:lang w:eastAsia="zh-CN"/>
                </w:rPr>
                <m:t>k|k-1</m:t>
              </w:del>
            </m:r>
          </m:sub>
        </m:sSub>
        <m:r>
          <w:del w:id="498" w:author="Ganchao Wei" w:date="2020-12-20T10:36:00Z">
            <w:rPr>
              <w:rFonts w:ascii="Cambria Math" w:hAnsi="Cambria Math"/>
              <w:lang w:eastAsia="zh-CN"/>
            </w:rPr>
            <m:t>,</m:t>
          </w:del>
        </m:r>
        <m:r>
          <w:del w:id="499" w:author="Ganchao Wei" w:date="2020-12-20T10:36:00Z">
            <m:rPr>
              <m:sty m:val="p"/>
            </m:rPr>
            <w:rPr>
              <w:rFonts w:ascii="Cambria Math" w:hAnsi="Cambria Math"/>
              <w:lang w:eastAsia="zh-CN"/>
            </w:rPr>
            <m:t>θ</m:t>
          </w:del>
        </m:r>
        <m:r>
          <w:del w:id="500" w:author="Ganchao Wei" w:date="2020-12-20T10:36:00Z">
            <w:rPr>
              <w:rFonts w:ascii="Cambria Math" w:hAnsi="Cambria Math"/>
              <w:lang w:eastAsia="zh-CN"/>
            </w:rPr>
            <m:t>)</m:t>
          </w:del>
        </m:r>
      </m:oMath>
      <w:del w:id="501" w:author="Ganchao Wei" w:date="2020-12-20T10:37:00Z">
        <w:r w:rsidDel="00D2014C">
          <w:rPr>
            <w:lang w:eastAsia="zh-CN"/>
          </w:rPr>
          <w:delText>,</w:delText>
        </w:r>
      </w:del>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due to the fact that the synaptic weight only influences the likelihood in the short interval follow each presynaptic spike. </w:t>
      </w:r>
      <w:commentRangeStart w:id="502"/>
      <w:ins w:id="503" w:author="Ganchao Wei" w:date="2020-12-20T10:38:00Z">
        <w:r w:rsidR="00D2014C">
          <w:rPr>
            <w:lang w:eastAsia="zh-CN"/>
          </w:rPr>
          <w:t>As mentioned in the method and shown in the example of</w:t>
        </w:r>
      </w:ins>
      <w:ins w:id="504" w:author="Ganchao Wei" w:date="2020-12-20T10:39:00Z">
        <w:r w:rsidR="00D2014C">
          <w:rPr>
            <w:lang w:eastAsia="zh-CN"/>
          </w:rPr>
          <w:t xml:space="preserve"> omitted variable bias (Figure 7),</w:t>
        </w:r>
      </w:ins>
      <w:ins w:id="505" w:author="Ganchao Wei" w:date="2020-12-20T10:41:00Z">
        <w:r w:rsidR="00DE1536">
          <w:rPr>
            <w:lang w:eastAsia="zh-CN"/>
          </w:rPr>
          <w:t xml:space="preserve"> values</w:t>
        </w:r>
      </w:ins>
      <w:ins w:id="506" w:author="Ganchao Wei" w:date="2020-12-20T10:42:00Z">
        <w:r w:rsidR="00DE1536">
          <w:rPr>
            <w:lang w:eastAsia="zh-CN"/>
          </w:rPr>
          <w:t xml:space="preserve">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has negligible influence on prediction likelihood</w:t>
        </w:r>
      </w:ins>
      <w:ins w:id="507" w:author="Ganchao Wei" w:date="2020-12-20T10:44:00Z">
        <w:r w:rsidR="00DE1536">
          <w:rPr>
            <w:lang w:eastAsia="zh-CN"/>
          </w:rPr>
          <w:t xml:space="preserve">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ins>
      <w:ins w:id="508" w:author="Ganchao Wei" w:date="2020-12-20T10:49:00Z">
        <w:r w:rsidR="0010004A">
          <w:rPr>
            <w:lang w:eastAsia="zh-CN"/>
          </w:rPr>
          <w:t xml:space="preserve"> but </w:t>
        </w:r>
        <w:proofErr w:type="gramStart"/>
        <w:r w:rsidR="0010004A">
          <w:rPr>
            <w:lang w:eastAsia="zh-CN"/>
          </w:rPr>
          <w:t>no</w:t>
        </w:r>
        <w:proofErr w:type="gramEnd"/>
        <w:r w:rsidR="0010004A">
          <w:rPr>
            <w:lang w:eastAsia="zh-CN"/>
          </w:rPr>
          <w:t xml:space="preserve"> vice versa</w:t>
        </w:r>
      </w:ins>
      <w:ins w:id="509" w:author="Ganchao Wei" w:date="2020-12-20T10:44:00Z">
        <w:r w:rsidR="00DE1536">
          <w:rPr>
            <w:lang w:eastAsia="zh-CN"/>
          </w:rPr>
          <w:t xml:space="preserve">. </w:t>
        </w:r>
      </w:ins>
      <w:commentRangeEnd w:id="502"/>
      <w:ins w:id="510" w:author="Ganchao Wei" w:date="2020-12-20T10:45:00Z">
        <w:r w:rsidR="00DE1536">
          <w:rPr>
            <w:rStyle w:val="CommentReference"/>
          </w:rPr>
          <w:commentReference w:id="502"/>
        </w:r>
      </w:ins>
      <w:ins w:id="511" w:author="Ganchao Wei" w:date="2020-12-20T10:44:00Z">
        <w:r w:rsidR="00DE1536">
          <w:rPr>
            <w:lang w:eastAsia="zh-CN"/>
          </w:rPr>
          <w:t>Therefore,</w:t>
        </w:r>
      </w:ins>
      <w:del w:id="512" w:author="Ganchao Wei" w:date="2020-12-20T10:46:00Z">
        <w:r w:rsidR="00842221" w:rsidDel="00DE1536">
          <w:rPr>
            <w:lang w:eastAsia="zh-CN"/>
          </w:rPr>
          <w:delText>We also find that the prediction likelihood is approximately independent, such that the</w:delText>
        </w:r>
      </w:del>
      <w:r w:rsidR="00842221">
        <w:rPr>
          <w:lang w:eastAsia="zh-CN"/>
        </w:rPr>
        <w:t xml:space="preserve"> 2D optimization problem can be solved by optimizing the two variance hyperparameters sequentially</w:t>
      </w:r>
      <w:ins w:id="513" w:author="Ganchao Wei" w:date="2020-12-20T10:47:00Z">
        <w:r w:rsidR="00DE1536">
          <w:rPr>
            <w:lang w:eastAsia="zh-CN"/>
          </w:rPr>
          <w:t xml:space="preserve"> with</w:t>
        </w:r>
      </w:ins>
      <w:ins w:id="514" w:author="Ganchao Wei" w:date="2020-12-20T10:49:00Z">
        <w:r w:rsidR="0010004A">
          <w:rPr>
            <w:lang w:eastAsia="zh-CN"/>
          </w:rPr>
          <w:t xml:space="preserve"> a</w:t>
        </w:r>
      </w:ins>
      <w:ins w:id="515" w:author="Ganchao Wei" w:date="2020-12-20T10:47:00Z">
        <w:r w:rsidR="00DE1536">
          <w:rPr>
            <w:lang w:eastAsia="zh-CN"/>
          </w:rPr>
          <w:t xml:space="preserve"> specific order</w:t>
        </w:r>
      </w:ins>
      <w:r w:rsidR="00842221">
        <w:rPr>
          <w:lang w:eastAsia="zh-CN"/>
        </w:rPr>
        <w:t>.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ins w:id="516" w:author="Ganchao Wei" w:date="2020-12-20T10:57:00Z">
        <w:r w:rsidR="004C453C">
          <w:t xml:space="preserve">The </w:t>
        </w:r>
      </w:ins>
      <w:ins w:id="517" w:author="Ganchao Wei" w:date="2020-12-20T10:58:00Z">
        <w:r w:rsidR="004C453C">
          <w:t>track</w:t>
        </w:r>
      </w:ins>
      <w:ins w:id="518" w:author="Ganchao Wei" w:date="2020-12-20T10:59:00Z">
        <w:r w:rsidR="004C453C">
          <w:t>s</w:t>
        </w:r>
      </w:ins>
      <w:ins w:id="519" w:author="Ganchao Wei" w:date="2020-12-20T10:58:00Z">
        <w:r w:rsidR="004C453C">
          <w:t xml:space="preserve"> of the baseline and long-term synaptic weights under</w:t>
        </w:r>
      </w:ins>
      <w:ins w:id="520" w:author="Ganchao Wei" w:date="2020-12-20T10:59:00Z">
        <w:r w:rsidR="004C453C">
          <w:t xml:space="preserve"> different </w:t>
        </w:r>
        <m:oMath>
          <m:r>
            <m:rPr>
              <m:sty m:val="bi"/>
            </m:rPr>
            <w:rPr>
              <w:rFonts w:ascii="Cambria Math" w:hAnsi="Cambria Math"/>
            </w:rPr>
            <m:t>Q</m:t>
          </m:r>
        </m:oMath>
      </w:ins>
      <w:ins w:id="521" w:author="Ganchao Wei" w:date="2020-12-20T11:00:00Z">
        <w:r w:rsidR="004C453C">
          <w:t xml:space="preserve"> (Figure 8B)</w:t>
        </w:r>
      </w:ins>
      <w:ins w:id="522" w:author="Ganchao Wei" w:date="2020-12-20T10:59:00Z">
        <w:r w:rsidR="004C453C">
          <w:t xml:space="preserve"> show</w:t>
        </w:r>
      </w:ins>
      <w:ins w:id="523" w:author="Ganchao Wei" w:date="2020-12-20T11:00:00Z">
        <w:r w:rsidR="00CD5948">
          <w:t xml:space="preserve"> </w:t>
        </w:r>
        <w:proofErr w:type="spellStart"/>
        <w:r w:rsidR="00CD5948">
          <w:t>oversmoothness</w:t>
        </w:r>
        <w:proofErr w:type="spellEnd"/>
        <w:r w:rsidR="00CD5948">
          <w:t xml:space="preserve"> and </w:t>
        </w:r>
        <w:proofErr w:type="spellStart"/>
        <w:r w:rsidR="00CD5948">
          <w:t>undersmoothness</w:t>
        </w:r>
        <w:proofErr w:type="spellEnd"/>
        <w:r w:rsidR="00CD5948">
          <w:t>.</w:t>
        </w:r>
      </w:ins>
    </w:p>
    <w:p w14:paraId="64F57620" w14:textId="3E47F967" w:rsidR="00046BE1" w:rsidRDefault="006C7FAB" w:rsidP="000C7168">
      <w:pPr>
        <w:jc w:val="both"/>
        <w:rPr>
          <w:ins w:id="524" w:author="Ganchao Wei" w:date="2020-12-20T16:03:00Z"/>
        </w:rPr>
      </w:pPr>
      <w:r>
        <w:t xml:space="preserve">We find that in a series of short, </w:t>
      </w:r>
      <w:ins w:id="525" w:author="Ganchao Wei" w:date="2020-12-20T10:54:00Z">
        <w:r w:rsidR="004C453C">
          <w:t>1</w:t>
        </w:r>
      </w:ins>
      <w:del w:id="526" w:author="Ganchao Wei" w:date="2020-12-20T10:51:00Z">
        <w:r w:rsidDel="004C453C">
          <w:delText>1</w:delText>
        </w:r>
      </w:del>
      <w:r>
        <w:t xml:space="preserve">0min simulations with pre- and postsynaptic rates </w:t>
      </w:r>
      <w:commentRangeStart w:id="527"/>
      <w:del w:id="528" w:author="Ganchao Wei" w:date="2020-12-20T10:52:00Z">
        <w:r w:rsidDel="004C453C">
          <w:delText>~XX</w:delText>
        </w:r>
        <w:commentRangeEnd w:id="527"/>
        <w:r w:rsidDel="004C453C">
          <w:rPr>
            <w:rStyle w:val="CommentReference"/>
          </w:rPr>
          <w:commentReference w:id="527"/>
        </w:r>
      </w:del>
      <w:ins w:id="529" w:author="Ganchao Wei" w:date="2020-12-20T10:52:00Z">
        <w:r w:rsidR="004C453C">
          <w:t xml:space="preserve">be 5Hz and </w:t>
        </w:r>
      </w:ins>
      <w:ins w:id="530" w:author="Ganchao Wei" w:date="2020-12-20T10:53:00Z">
        <w:r w:rsidR="004C453C">
          <w:t>20Hz</w:t>
        </w:r>
      </w:ins>
      <w:r>
        <w:t xml:space="preserve">, </w:t>
      </w:r>
      <w:del w:id="531" w:author="Ganchao Wei" w:date="2020-12-20T10:55:00Z">
        <w:r w:rsidDel="004C453C">
          <w:delText xml:space="preserve">the baseline and long-term synaptic weights can be accurately tracked (Fig 8B) and </w:delText>
        </w:r>
      </w:del>
      <w:r>
        <w:t>the true value</w:t>
      </w:r>
      <w:ins w:id="532" w:author="Ganchao Wei" w:date="2020-12-20T10:57:00Z">
        <w:r w:rsidR="004C453C">
          <w:t>s</w:t>
        </w:r>
      </w:ins>
      <w:r>
        <w:t xml:space="preserve"> of </w:t>
      </w:r>
      <m:oMath>
        <m:r>
          <m:rPr>
            <m:sty m:val="bi"/>
          </m:rPr>
          <w:rPr>
            <w:rFonts w:ascii="Cambria Math" w:hAnsi="Cambria Math"/>
          </w:rPr>
          <m:t>Q</m:t>
        </m:r>
      </m:oMath>
      <w:r>
        <w:rPr>
          <w:b/>
          <w:bCs/>
        </w:rPr>
        <w:t xml:space="preserve"> </w:t>
      </w:r>
      <w:r>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33"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534">
          <w:tblGrid>
            <w:gridCol w:w="9926"/>
            <w:gridCol w:w="10"/>
          </w:tblGrid>
        </w:tblGridChange>
      </w:tblGrid>
      <w:tr w:rsidR="00960689" w14:paraId="38293BA7" w14:textId="77777777" w:rsidTr="00A12C49">
        <w:trPr>
          <w:trPrChange w:id="535" w:author="Ganchao Wei" w:date="2020-12-20T15:58:00Z">
            <w:trPr>
              <w:gridAfter w:val="0"/>
            </w:trPr>
          </w:trPrChange>
        </w:trPr>
        <w:tc>
          <w:tcPr>
            <w:tcW w:w="9926" w:type="dxa"/>
            <w:tcPrChange w:id="536" w:author="Ganchao Wei" w:date="2020-12-20T15:58:00Z">
              <w:tcPr>
                <w:tcW w:w="9926" w:type="dxa"/>
              </w:tcPr>
            </w:tcPrChange>
          </w:tcPr>
          <w:p w14:paraId="52844A75" w14:textId="26A703C5" w:rsidR="00960689" w:rsidRDefault="00960689" w:rsidP="000C7168">
            <w:pPr>
              <w:jc w:val="both"/>
            </w:pPr>
            <w:del w:id="537" w:author="Ganchao Wei" w:date="2020-12-16T21:32:00Z">
              <w:r w:rsidDel="007849DF">
                <w:rPr>
                  <w:noProof/>
                  <w:lang w:eastAsia="zh-CN"/>
                </w:rPr>
                <w:lastRenderedPageBreak/>
                <w:drawing>
                  <wp:inline distT="0" distB="0" distL="0" distR="0" wp14:anchorId="78A4A5CC" wp14:editId="14B385F1">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del>
            <w:ins w:id="538" w:author="Ganchao Wei" w:date="2020-12-16T21:32:00Z">
              <w:r w:rsidR="007849DF">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ins>
          </w:p>
        </w:tc>
      </w:tr>
      <w:tr w:rsidR="00960689" w14:paraId="237032A7" w14:textId="77777777" w:rsidTr="00A12C49">
        <w:trPr>
          <w:trPrChange w:id="539" w:author="Ganchao Wei" w:date="2020-12-20T15:58:00Z">
            <w:trPr>
              <w:gridAfter w:val="0"/>
            </w:trPr>
          </w:trPrChange>
        </w:trPr>
        <w:tc>
          <w:tcPr>
            <w:tcW w:w="9926" w:type="dxa"/>
            <w:tcPrChange w:id="540" w:author="Ganchao Wei" w:date="2020-12-20T15:58:00Z">
              <w:tcPr>
                <w:tcW w:w="9926" w:type="dxa"/>
              </w:tcPr>
            </w:tcPrChange>
          </w:tcPr>
          <w:p w14:paraId="20E244A5" w14:textId="557133E3"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w:t>
            </w:r>
            <w:ins w:id="541" w:author="Ganchao Wei" w:date="2020-12-20T18:55:00Z">
              <w:r w:rsidR="007A03C2">
                <w:t xml:space="preserve"> under</w:t>
              </w:r>
            </w:ins>
            <w:del w:id="542" w:author="Ganchao Wei" w:date="2020-12-20T18:55:00Z">
              <w:r w:rsidDel="007A03C2">
                <w:delText>, for</w:delText>
              </w:r>
            </w:del>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r w:rsidR="00A12C49" w14:paraId="27ADF10A" w14:textId="77777777" w:rsidTr="00A12C49">
        <w:trPr>
          <w:ins w:id="543" w:author="Ganchao Wei" w:date="2020-12-20T16:03:00Z"/>
        </w:trPr>
        <w:tc>
          <w:tcPr>
            <w:tcW w:w="9926" w:type="dxa"/>
          </w:tcPr>
          <w:p w14:paraId="6A144BD4" w14:textId="77777777" w:rsidR="00A12C49" w:rsidRDefault="00A12C49" w:rsidP="000C7168">
            <w:pPr>
              <w:jc w:val="both"/>
              <w:rPr>
                <w:ins w:id="544" w:author="Ganchao Wei" w:date="2020-12-20T16:03:00Z"/>
                <w:b/>
                <w:bCs/>
              </w:rPr>
            </w:pPr>
          </w:p>
        </w:tc>
      </w:tr>
    </w:tbl>
    <w:p w14:paraId="47A9075D" w14:textId="6448C3D1" w:rsidR="000361CA" w:rsidRDefault="00975073" w:rsidP="000C7168">
      <w:pPr>
        <w:pStyle w:val="Heading1"/>
        <w:jc w:val="both"/>
      </w:pPr>
      <w:r>
        <w:t xml:space="preserve">4 </w:t>
      </w:r>
      <w:r w:rsidR="000361CA">
        <w:t>Discussion</w:t>
      </w:r>
    </w:p>
    <w:p w14:paraId="4DF74AB6" w14:textId="5AAB1BC5" w:rsidR="00744123" w:rsidRDefault="00AD0111" w:rsidP="000C7168">
      <w:pPr>
        <w:jc w:val="both"/>
      </w:pPr>
      <w:r>
        <w:t xml:space="preserve">Here we </w:t>
      </w:r>
      <w:r w:rsidR="00141343">
        <w:t xml:space="preserve">introduce </w:t>
      </w:r>
      <w:r>
        <w:t xml:space="preserve">a statistical model that aims to </w:t>
      </w:r>
      <w:r w:rsidR="00FC13E6">
        <w:t>simultaneously</w:t>
      </w:r>
      <w:r w:rsidR="00FC13E6" w:rsidDel="00172B48">
        <w:t xml:space="preserve"> </w:t>
      </w:r>
      <w:r w:rsidR="00172B48">
        <w:t xml:space="preserve">track </w:t>
      </w:r>
      <w:r>
        <w:t xml:space="preserve">short- and long-term </w:t>
      </w:r>
      <w:r w:rsidR="00FC13E6">
        <w:t xml:space="preserve">changes in </w:t>
      </w:r>
      <w:r>
        <w:t xml:space="preserve">synaptic </w:t>
      </w:r>
      <w:r w:rsidR="00FC13E6">
        <w:t>weights from spike observations</w:t>
      </w:r>
      <w:r>
        <w:t xml:space="preserve">. </w:t>
      </w:r>
      <w:r w:rsidR="00FD41A7">
        <w:t xml:space="preserve">Using </w:t>
      </w:r>
      <w:r w:rsidR="00FC38B5">
        <w:t>simulation</w:t>
      </w:r>
      <w:r w:rsidR="00FD41A7">
        <w:t>s</w:t>
      </w:r>
      <w:r w:rsidR="00FC38B5">
        <w:t xml:space="preserve">, we show that our model can successfully recover time-varying synaptic weights for both excitatory and inhibitory synapses with a variety of </w:t>
      </w:r>
      <w:r w:rsidR="00FD41A7">
        <w:t xml:space="preserve">short-term </w:t>
      </w:r>
      <w:r w:rsidR="00FC38B5">
        <w:t xml:space="preserve">and </w:t>
      </w:r>
      <w:r w:rsidR="00FD41A7">
        <w:t>long-term plasticity patterns</w:t>
      </w:r>
      <w:r w:rsidR="00FC38B5">
        <w:t xml:space="preserve">.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6A6FE28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134F28">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Activity","type":"article-journal","volume":"30"},"uris":["http://www.mendeley.com/documents/?uuid=9d93074a-990e-4522-9892-bd543bea44fb"]}],"mendeley":{"formattedCitation":"(Stevenson, 2018)","plainTextFormattedCitation":"(Stevenson, 2018)","previouslyFormattedCitation":"(Stevenson, 2018)"},"properties":{"noteIndex":0},"schema":"https://github.com/citation-style-language/schema/raw/master/csl-citation.json"}</w:instrText>
      </w:r>
      <w:r w:rsidR="00623F09">
        <w:fldChar w:fldCharType="separate"/>
      </w:r>
      <w:r w:rsidR="003E3821" w:rsidRPr="003E3821">
        <w:rPr>
          <w:noProof/>
        </w:rPr>
        <w:t>(Stevenson, 2018)</w:t>
      </w:r>
      <w:r w:rsidR="00623F09">
        <w:fldChar w:fldCharType="end"/>
      </w:r>
      <w:r w:rsidR="00623F09">
        <w:t>. Some previous research for synaptic strength inference had tried to tackle this problem by including postsynaptic history effects</w:t>
      </w:r>
      <w:r w:rsidR="00623F09">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Effects","type":"article-journal","volume":"93"},"uris":["http://www.mendeley.com/documents/?uuid=90287df7-e40d-4d18-a7ad-7c3c21633d9e"]}],"mendeley":{"formattedCitation":"(Ghanbari et al., 2017, 2020; Stevenson &amp; Kording, 2011; Truccolo et al., 2005)","plainTextFormattedCitation":"(Ghanbari et al., 2017, 2020; Stevenson &amp; Kording, 2011; Truccolo et al., 2005)","previouslyFormattedCitation":"(Ghanbari et al., 2017, 2020; Stevenson &amp; Kording, 2011; Truccolo et al., 2005)"},"properties":{"noteIndex":0},"schema":"https://github.com/citation-style-language/schema/raw/master/csl-citation.json"}</w:instrText>
      </w:r>
      <w:r w:rsidR="00623F09">
        <w:fldChar w:fldCharType="separate"/>
      </w:r>
      <w:r w:rsidR="003E3821" w:rsidRPr="003E3821">
        <w:rPr>
          <w:noProof/>
        </w:rPr>
        <w:t>(Ghanbari et al., 2017, 2020; Stevenson &amp; Kording, 2011; Truccolo et al., 2005)</w:t>
      </w:r>
      <w:r w:rsidR="00623F09">
        <w:fldChar w:fldCharType="end"/>
      </w:r>
      <w:r w:rsidR="00623F09">
        <w:t xml:space="preserve">. However, the postsynaptic history may not capture all effects that have impact on neural activity, and the history effects can also be biased by omitted variables. Therefore, </w:t>
      </w:r>
      <w:r w:rsidR="00623F09">
        <w:lastRenderedPageBreak/>
        <w:t xml:space="preserve">we allow the postsynaptic baseline firing rates to be time-varying to compensate for slowly varying omitted variables. By conditioning on the adaptive baseline, the inference on synaptic strengths will </w:t>
      </w:r>
      <w:r w:rsidR="00172B48">
        <w:t>less influenced by unexplained variation in the postsynaptic firing rate. However, the true postsynaptic rate is not necessarily identifiable</w:t>
      </w:r>
      <w:ins w:id="545" w:author="Ganchao Wei" w:date="2020-12-20T15:14:00Z">
        <w:r w:rsidR="003E3821">
          <w:fldChar w:fldCharType="begin" w:fldLock="1"/>
        </w:r>
      </w:ins>
      <w:r w:rsidR="00134F28">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instrText>
      </w:r>
      <w:r w:rsidR="003E3821">
        <w:fldChar w:fldCharType="separate"/>
      </w:r>
      <w:r w:rsidR="003E3821" w:rsidRPr="003E3821">
        <w:rPr>
          <w:noProof/>
        </w:rPr>
        <w:t>(Amarasingham et al., 2015)</w:t>
      </w:r>
      <w:ins w:id="546" w:author="Ganchao Wei" w:date="2020-12-20T15:14:00Z">
        <w:r w:rsidR="003E3821">
          <w:fldChar w:fldCharType="end"/>
        </w:r>
      </w:ins>
      <w:r w:rsidR="00172B48">
        <w:t>. Synaptic weights estimated from in vivo recordings are still likely to be affected by unobserved variables, particularly if these variables induce firing rate changes on fast timescales or on multiple timescales.</w:t>
      </w:r>
    </w:p>
    <w:p w14:paraId="48DD11BC" w14:textId="07114F09" w:rsidR="0018525B" w:rsidDel="007D452E" w:rsidRDefault="0018525B" w:rsidP="00623F09">
      <w:pPr>
        <w:jc w:val="both"/>
        <w:rPr>
          <w:del w:id="547" w:author="Ganchao Wei" w:date="2020-12-20T14:38:00Z"/>
        </w:rPr>
      </w:pPr>
      <w:commentRangeStart w:id="548"/>
      <w:r>
        <w:t>Adaptive filtering for place fields</w:t>
      </w:r>
      <w:ins w:id="549" w:author="Ganchao Wei" w:date="2020-12-20T15:17:00Z">
        <w:r w:rsidR="003E3821">
          <w:fldChar w:fldCharType="begin" w:fldLock="1"/>
        </w:r>
      </w:ins>
      <w:r w:rsidR="00134F28">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rsidR="003E3821">
        <w:fldChar w:fldCharType="separate"/>
      </w:r>
      <w:r w:rsidR="003E3821" w:rsidRPr="003E3821">
        <w:rPr>
          <w:noProof/>
        </w:rPr>
        <w:t>(Brown et al., 2001)</w:t>
      </w:r>
      <w:ins w:id="550" w:author="Ganchao Wei" w:date="2020-12-20T15:17:00Z">
        <w:r w:rsidR="003E3821">
          <w:fldChar w:fldCharType="end"/>
        </w:r>
      </w:ins>
      <w:ins w:id="551" w:author="Ganchao Wei" w:date="2020-12-20T14:31:00Z">
        <w:r w:rsidR="007D452E">
          <w:t xml:space="preserve"> is widely used</w:t>
        </w:r>
      </w:ins>
      <w:commentRangeEnd w:id="548"/>
      <w:ins w:id="552" w:author="Ganchao Wei" w:date="2020-12-20T14:38:00Z">
        <w:r w:rsidR="007D452E">
          <w:rPr>
            <w:rStyle w:val="CommentReference"/>
          </w:rPr>
          <w:commentReference w:id="548"/>
        </w:r>
      </w:ins>
      <w:ins w:id="553" w:author="Ganchao Wei" w:date="2020-12-20T14:31:00Z">
        <w:r w:rsidR="007D452E">
          <w:t>, although there are some limitations.</w:t>
        </w:r>
      </w:ins>
      <w:ins w:id="554" w:author="Ganchao Wei" w:date="2020-12-20T14:35:00Z">
        <w:r w:rsidR="007D452E">
          <w:t xml:space="preserve"> For example, although the method is locally</w:t>
        </w:r>
      </w:ins>
      <w:ins w:id="555" w:author="Ganchao Wei" w:date="2020-12-20T14:36:00Z">
        <w:r w:rsidR="007D452E">
          <w:t xml:space="preserve"> stable, the </w:t>
        </w:r>
        <w:commentRangeStart w:id="556"/>
        <w:r w:rsidR="007D452E">
          <w:t>global stability should also be investigated</w:t>
        </w:r>
      </w:ins>
      <w:commentRangeEnd w:id="556"/>
      <w:ins w:id="557" w:author="Ganchao Wei" w:date="2020-12-20T14:38:00Z">
        <w:r w:rsidR="00FC3D1F">
          <w:rPr>
            <w:rStyle w:val="CommentReference"/>
          </w:rPr>
          <w:commentReference w:id="556"/>
        </w:r>
      </w:ins>
      <w:ins w:id="558" w:author="Ganchao Wei" w:date="2020-12-20T14:36:00Z">
        <w:r w:rsidR="007D452E">
          <w:t>. Moreover</w:t>
        </w:r>
      </w:ins>
      <w:ins w:id="559" w:author="Ganchao Wei" w:date="2020-12-20T14:31:00Z">
        <w:r w:rsidR="007D452E">
          <w:t xml:space="preserve">, </w:t>
        </w:r>
      </w:ins>
      <w:ins w:id="560" w:author="Ganchao Wei" w:date="2020-12-20T14:33:00Z">
        <w:r w:rsidR="007D452E">
          <w:t>some</w:t>
        </w:r>
      </w:ins>
      <w:ins w:id="561" w:author="Ganchao Wei" w:date="2020-12-20T14:32:00Z">
        <w:r w:rsidR="007D452E">
          <w:t xml:space="preserve"> spiking activities are</w:t>
        </w:r>
      </w:ins>
      <w:ins w:id="562" w:author="Ganchao Wei" w:date="2020-12-20T14:33:00Z">
        <w:r w:rsidR="007D452E">
          <w:t xml:space="preserve"> not best</w:t>
        </w:r>
      </w:ins>
      <w:ins w:id="563" w:author="Ganchao Wei" w:date="2020-12-20T14:32:00Z">
        <w:r w:rsidR="007D452E">
          <w:t xml:space="preserve"> modeled</w:t>
        </w:r>
      </w:ins>
      <w:ins w:id="564" w:author="Ganchao Wei" w:date="2020-12-20T14:34:00Z">
        <w:r w:rsidR="007D452E">
          <w:t xml:space="preserve"> or approximated</w:t>
        </w:r>
      </w:ins>
      <w:ins w:id="565" w:author="Ganchao Wei" w:date="2020-12-20T14:32:00Z">
        <w:r w:rsidR="007D452E">
          <w:t xml:space="preserve"> </w:t>
        </w:r>
      </w:ins>
      <w:ins w:id="566" w:author="Ganchao Wei" w:date="2020-12-20T14:34:00Z">
        <w:r w:rsidR="007D452E">
          <w:t>by</w:t>
        </w:r>
      </w:ins>
      <w:ins w:id="567" w:author="Ganchao Wei" w:date="2020-12-20T14:32:00Z">
        <w:r w:rsidR="007D452E">
          <w:t xml:space="preserve"> Poisson process</w:t>
        </w:r>
      </w:ins>
      <w:ins w:id="568" w:author="Ganchao Wei" w:date="2020-12-20T14:34:00Z">
        <w:r w:rsidR="007D452E">
          <w:t>es</w:t>
        </w:r>
      </w:ins>
      <w:ins w:id="569" w:author="Ganchao Wei" w:date="2020-12-20T14:33:00Z">
        <w:r w:rsidR="007D452E">
          <w:t xml:space="preserve">, </w:t>
        </w:r>
      </w:ins>
      <w:ins w:id="570" w:author="Ganchao Wei" w:date="2020-12-20T14:34:00Z">
        <w:r w:rsidR="007D452E">
          <w:t>and this suggest</w:t>
        </w:r>
      </w:ins>
      <w:ins w:id="571" w:author="Ganchao Wei" w:date="2020-12-20T14:36:00Z">
        <w:r w:rsidR="007D452E">
          <w:t>s</w:t>
        </w:r>
      </w:ins>
      <w:ins w:id="572" w:author="Ganchao Wei" w:date="2020-12-20T14:34:00Z">
        <w:r w:rsidR="007D452E">
          <w:t xml:space="preserve"> the necessity for non-Poisson extension</w:t>
        </w:r>
      </w:ins>
      <w:ins w:id="573" w:author="Ganchao Wei" w:date="2020-12-20T14:37:00Z">
        <w:r w:rsidR="007D452E">
          <w:t>, e.g. to handle different</w:t>
        </w:r>
      </w:ins>
      <w:ins w:id="574" w:author="Ganchao Wei" w:date="2020-12-20T14:38:00Z">
        <w:r w:rsidR="007D452E">
          <w:t xml:space="preserve"> empirical</w:t>
        </w:r>
      </w:ins>
      <w:ins w:id="575" w:author="Ganchao Wei" w:date="2020-12-20T14:37:00Z">
        <w:r w:rsidR="007D452E">
          <w:t xml:space="preserve"> dispersion</w:t>
        </w:r>
      </w:ins>
      <w:ins w:id="576" w:author="Ganchao Wei" w:date="2020-12-20T18:56:00Z">
        <w:r w:rsidR="007A03C2">
          <w:t>s</w:t>
        </w:r>
      </w:ins>
      <w:ins w:id="577" w:author="Ganchao Wei" w:date="2020-12-20T14:34:00Z">
        <w:r w:rsidR="007D452E">
          <w:t>.</w:t>
        </w:r>
      </w:ins>
      <w:del w:id="578" w:author="Ganchao Wei" w:date="2020-12-20T14:34:00Z">
        <w:r w:rsidDel="007D452E">
          <w:delText xml:space="preserve"> </w:delText>
        </w:r>
      </w:del>
    </w:p>
    <w:p w14:paraId="5D8081FE" w14:textId="0CF5B8F2" w:rsidR="00141343" w:rsidDel="007D452E" w:rsidRDefault="00141343" w:rsidP="0078782B">
      <w:pPr>
        <w:jc w:val="both"/>
        <w:rPr>
          <w:del w:id="579" w:author="Ganchao Wei" w:date="2020-12-20T14:38:00Z"/>
        </w:rPr>
      </w:pPr>
      <w:del w:id="580" w:author="Ganchao Wei" w:date="2020-12-20T14:38:00Z">
        <w:r w:rsidDel="007D452E">
          <w:delText>[Limitations of the model]</w:delText>
        </w:r>
      </w:del>
    </w:p>
    <w:p w14:paraId="0C5C9C25" w14:textId="1DF34566" w:rsidR="00141343" w:rsidDel="007D452E" w:rsidRDefault="00141343" w:rsidP="0078782B">
      <w:pPr>
        <w:jc w:val="both"/>
        <w:rPr>
          <w:del w:id="581" w:author="Ganchao Wei" w:date="2020-12-20T14:38:00Z"/>
        </w:rPr>
      </w:pPr>
      <w:del w:id="582" w:author="Ganchao Wei" w:date="2020-12-20T14:38:00Z">
        <w:r w:rsidDel="007D452E">
          <w:delText>[Possible extensions of the model]</w:delText>
        </w:r>
      </w:del>
    </w:p>
    <w:p w14:paraId="5A5F585D" w14:textId="18BA261C" w:rsidR="00141343" w:rsidRDefault="00141343" w:rsidP="0078782B">
      <w:pPr>
        <w:jc w:val="both"/>
      </w:pPr>
      <w:del w:id="583" w:author="Ganchao Wei" w:date="2020-12-20T14:38:00Z">
        <w:r w:rsidDel="007D452E">
          <w:delText>[Prospects for real data…]</w:delText>
        </w:r>
      </w:del>
    </w:p>
    <w:p w14:paraId="1C3C06C8" w14:textId="2789B04B" w:rsidR="0078782B" w:rsidRDefault="0078782B" w:rsidP="0078782B">
      <w:pPr>
        <w:jc w:val="both"/>
      </w:pPr>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id="584" w:author="Ganchao Wei" w:date="2020-12-20T14:21:00Z">
        <w:r w:rsidR="00B42627">
          <w:t>…</w:t>
        </w:r>
      </w:ins>
    </w:p>
    <w:p w14:paraId="6850D25B" w14:textId="34A16CC3" w:rsidR="00C660DA" w:rsidDel="00B42627" w:rsidRDefault="009D4B2C" w:rsidP="00C660DA">
      <w:pPr>
        <w:jc w:val="both"/>
        <w:rPr>
          <w:del w:id="585" w:author="Ganchao Wei" w:date="2020-12-20T14:23:00Z"/>
        </w:rPr>
      </w:pPr>
      <w:del w:id="586" w:author="Ganchao Wei" w:date="2020-12-20T14:23:00Z">
        <w:r w:rsidDel="00B42627">
          <w:delText>The neurons are</w:delText>
        </w:r>
        <w:r w:rsidR="002A5C5B" w:rsidDel="00B42627">
          <w:delText xml:space="preserve"> usually</w:delText>
        </w:r>
        <w:r w:rsidDel="00B42627">
          <w:delText xml:space="preserve"> connected in a network in vivo, and </w:delText>
        </w:r>
        <w:r w:rsidR="002A5C5B" w:rsidDel="00B42627">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587" w:author="Ganchao Wei" w:date="2020-12-20T14:23:00Z" w:name="move59366621"/>
        <m:oMath>
          <m:r>
            <w:rPr>
              <w:rFonts w:ascii="Cambria Math" w:hAnsi="Cambria Math"/>
            </w:rPr>
            <m:t>C</m:t>
          </m:r>
        </m:oMath>
      </w:del>
      <w:moveFrom w:id="588" w:author="Ganchao Wei" w:date="2020-12-20T14:23:00Z">
        <w:del w:id="589" w:author="Ganchao Wei" w:date="2020-12-20T14:23:00Z">
          <w:r w:rsidR="002A5C5B" w:rsidDel="00B42627">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rsidDel="00B42627">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rsidDel="00B42627">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rsidDel="00B42627">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rsidDel="00B42627">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rsidDel="00B42627">
            <w:delText xml:space="preserve">. Therefore, </w:delText>
          </w:r>
          <w:r w:rsidR="00337F19" w:rsidDel="00B42627">
            <w:delText>we can write the conditional intensity as</w:delText>
          </w:r>
          <w:r w:rsidR="002A5C5B" w:rsidDel="00B42627">
            <w:delText xml:space="preserve">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rsidDel="00B42627">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337F19" w:rsidDel="00B42627">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C660DA" w:rsidDel="00B42627">
            <w:delText xml:space="preserve"> in adaptive smoothing and expanding parameter dimension for STP estimation, the model can be fitted by the same techniques.</w:delText>
          </w:r>
        </w:del>
      </w:moveFrom>
      <w:bookmarkStart w:id="590" w:name="_Hlk54891174"/>
      <w:moveFromRangeEnd w:id="587"/>
    </w:p>
    <w:p w14:paraId="04DCFE59" w14:textId="7E66D837" w:rsidR="007F6486" w:rsidRDefault="007F6486" w:rsidP="00C660DA">
      <w:pPr>
        <w:jc w:val="both"/>
      </w:pPr>
      <w:r>
        <w:t>Modeling a network of connected neuron</w:t>
      </w:r>
      <w:del w:id="591" w:author="Ganchao Wei" w:date="2020-12-20T14:22:00Z">
        <w:r w:rsidDel="00B42627">
          <w:delText>s…</w:delText>
        </w:r>
      </w:del>
      <w:r>
        <w:t xml:space="preserve"> could also benefit from modeling a state-space</w:t>
      </w:r>
      <w:ins w:id="592" w:author="Ganchao Wei" w:date="2020-12-20T15:19:00Z">
        <w:r w:rsidR="003E3821">
          <w:fldChar w:fldCharType="begin" w:fldLock="1"/>
        </w:r>
      </w:ins>
      <w:r w:rsidR="00134F28">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3E3821">
        <w:fldChar w:fldCharType="separate"/>
      </w:r>
      <w:r w:rsidR="003E3821" w:rsidRPr="003E3821">
        <w:rPr>
          <w:noProof/>
        </w:rPr>
        <w:t>(Paninski et al., 2010; Smith &amp; Brown, 2003)</w:t>
      </w:r>
      <w:ins w:id="593" w:author="Ganchao Wei" w:date="2020-12-20T15:19:00Z">
        <w:r w:rsidR="003E3821">
          <w:fldChar w:fldCharType="end"/>
        </w:r>
      </w:ins>
      <w:r>
        <w:t>.</w:t>
      </w:r>
      <w:ins w:id="594" w:author="Ganchao Wei" w:date="2020-12-20T14:22:00Z">
        <w:r w:rsidR="00B42627">
          <w:t xml:space="preserve"> Specifically, </w:t>
        </w:r>
      </w:ins>
      <w:ins w:id="595" w:author="Ganchao Wei" w:date="2020-12-20T14:23:00Z">
        <w:r w:rsidR="00B42627">
          <w:t>assume</w:t>
        </w:r>
      </w:ins>
      <w:ins w:id="596" w:author="Ganchao Wei" w:date="2020-12-20T14:24:00Z">
        <w:r w:rsidR="00B42627">
          <w:t xml:space="preserve"> there are</w:t>
        </w:r>
      </w:ins>
      <w:ins w:id="597" w:author="Ganchao Wei" w:date="2020-12-20T14:23:00Z">
        <w:r w:rsidR="00B42627">
          <w:t xml:space="preserve"> </w:t>
        </w:r>
      </w:ins>
      <w:moveToRangeStart w:id="598" w:author="Ganchao Wei" w:date="2020-12-20T14:23:00Z" w:name="move59366621"/>
      <m:oMath>
        <m:r>
          <w:rPr>
            <w:rFonts w:ascii="Cambria Math" w:hAnsi="Cambria Math"/>
          </w:rPr>
          <m:t>C</m:t>
        </m:r>
      </m:oMath>
      <w:moveTo w:id="599" w:author="Ganchao Wei" w:date="2020-12-20T14:23:00Z">
        <w:r w:rsidR="00B42627">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42627">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42627">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B42627">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B4262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B42627">
          <w:t xml:space="preserve">. Therefore, we can write the conditional intensity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B42627">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B42627">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B42627">
          <w:t xml:space="preserve"> in adaptive smoothing and expanding parameter dimension for STP estimation, the model can be fitted by the same techniques.</w:t>
        </w:r>
      </w:moveTo>
      <w:moveToRangeEnd w:id="598"/>
      <w:r>
        <w:t xml:space="preserve"> </w:t>
      </w:r>
      <w:r w:rsidR="0078474F">
        <w:t xml:space="preserve">Combining information from a population of spiking neurons </w:t>
      </w:r>
      <w:r>
        <w:t>could potentially allow for excitability</w:t>
      </w:r>
      <w:r w:rsidR="0078474F">
        <w:t xml:space="preserve"> fluctuations to be estimated</w:t>
      </w:r>
      <w:r>
        <w:t xml:space="preserve"> at timescale</w:t>
      </w:r>
      <w:r w:rsidR="0078474F">
        <w:t>s faster than what can be estimated from a single neuron alone</w:t>
      </w:r>
      <w:r>
        <w:t>.</w:t>
      </w:r>
    </w:p>
    <w:p w14:paraId="65180E93" w14:textId="2FFB40DB" w:rsidR="00C660DA" w:rsidRDefault="00C660DA" w:rsidP="00C660DA">
      <w:pPr>
        <w:jc w:val="both"/>
      </w:pPr>
      <w:r>
        <w:t>Several alternative statistical and biophysical models were used to describe LTP (e.g. STDP and Ca-based LTP/LTD</w:t>
      </w:r>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(Graupner &amp; Brunel, 2012)</w:t>
      </w:r>
      <w:r>
        <w:fldChar w:fldCharType="end"/>
      </w:r>
      <w:r>
        <w:t>) and STP (e.g. TM</w:t>
      </w:r>
      <w:r>
        <w:fldChar w:fldCharType="begin" w:fldLock="1"/>
      </w:r>
      <w:r w:rsidR="00134F28">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r>
        <w:fldChar w:fldCharType="separate"/>
      </w:r>
      <w:r w:rsidR="003E3821" w:rsidRPr="003E3821">
        <w:rPr>
          <w:noProof/>
        </w:rPr>
        <w:t>(Costa et al., 2013)</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w:t>
      </w:r>
      <w:ins w:id="600" w:author="Ganchao Wei" w:date="2020-12-20T13:57:00Z">
        <w:r w:rsidR="001F4C94">
          <w:fldChar w:fldCharType="begin" w:fldLock="1"/>
        </w:r>
      </w:ins>
      <w:r w:rsidR="00134F28">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instrText>
      </w:r>
      <w:r w:rsidR="001F4C94">
        <w:fldChar w:fldCharType="separate"/>
      </w:r>
      <w:r w:rsidR="003E3821" w:rsidRPr="003E3821">
        <w:rPr>
          <w:noProof/>
        </w:rPr>
        <w:t>(Deperrois &amp; Graupner, 2020)</w:t>
      </w:r>
      <w:ins w:id="601" w:author="Ganchao Wei" w:date="2020-12-20T13:57:00Z">
        <w:r w:rsidR="001F4C94">
          <w:fldChar w:fldCharType="end"/>
        </w:r>
      </w:ins>
      <w:r>
        <w:t xml:space="preserve"> show that </w:t>
      </w:r>
      <w:ins w:id="602" w:author="Ganchao Wei" w:date="2020-12-20T13:54:00Z">
        <w:r w:rsidR="001F4C94">
          <w:t>short-term</w:t>
        </w:r>
      </w:ins>
      <w:del w:id="603" w:author="Ganchao Wei" w:date="2020-12-20T13:54:00Z">
        <w:r w:rsidR="000D3232" w:rsidDel="001F4C94">
          <w:delText>STP</w:delText>
        </w:r>
      </w:del>
      <w:r w:rsidRPr="00C660DA">
        <w:t xml:space="preserve"> and </w:t>
      </w:r>
      <w:ins w:id="604" w:author="Ganchao Wei" w:date="2020-12-20T13:54:00Z">
        <w:r w:rsidR="001F4C94">
          <w:t>long-term synaptic weight</w:t>
        </w:r>
      </w:ins>
      <w:del w:id="605" w:author="Ganchao Wei" w:date="2020-12-20T13:54:00Z">
        <w:r w:rsidR="000D3232" w:rsidDel="001F4C94">
          <w:delText>LTP</w:delText>
        </w:r>
      </w:del>
      <w:r w:rsidR="000D3232">
        <w:t xml:space="preserve"> can</w:t>
      </w:r>
      <w:r w:rsidRPr="00C660DA">
        <w:t xml:space="preserve"> together tune sensitive range of synaptic plasticity</w:t>
      </w:r>
      <w:r w:rsidR="000D3232">
        <w:t xml:space="preserve">, and this suggest the necessity for considering effects in different timescale at the same time.  </w:t>
      </w:r>
    </w:p>
    <w:p w14:paraId="4D2A6ECD" w14:textId="7CC54468" w:rsidR="00C575EE" w:rsidRPr="006E55BF" w:rsidRDefault="000D3232" w:rsidP="000C7168">
      <w:pPr>
        <w:jc w:val="both"/>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(Graupner &amp; Brunel, 2012)</w:t>
      </w:r>
      <w:r>
        <w:fldChar w:fldCharType="end"/>
      </w:r>
      <w:r>
        <w:t>, to make a more detailed inference.</w:t>
      </w:r>
      <w:r w:rsidR="00172B48">
        <w:t xml:space="preserve"> Extends static models of coupling between neurons.</w:t>
      </w:r>
      <w:bookmarkEnd w:id="590"/>
    </w:p>
    <w:p w14:paraId="1732CFFA" w14:textId="13C7028F" w:rsidR="00C62CFA" w:rsidRDefault="00C62CFA" w:rsidP="00C36F3E">
      <w:pPr>
        <w:pStyle w:val="Heading1"/>
        <w:jc w:val="both"/>
      </w:pPr>
      <w:r>
        <w:t>Acknowledgements</w:t>
      </w:r>
    </w:p>
    <w:p w14:paraId="678D87AF" w14:textId="5F0DB43C" w:rsidR="00141343" w:rsidRDefault="00C62CFA">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r>
        <w:lastRenderedPageBreak/>
        <w:br w:type="page"/>
      </w:r>
    </w:p>
    <w:p w14:paraId="4AADA382" w14:textId="6CE6A67A" w:rsidR="00C36F3E" w:rsidRPr="00C36F3E" w:rsidRDefault="000361CA" w:rsidP="00C36F3E">
      <w:pPr>
        <w:pStyle w:val="Heading1"/>
        <w:jc w:val="both"/>
      </w:pPr>
      <w:r>
        <w:lastRenderedPageBreak/>
        <w:t>References</w:t>
      </w:r>
    </w:p>
    <w:p w14:paraId="40F03D04" w14:textId="4D7F53B3" w:rsidR="00134F28" w:rsidRPr="00134F28" w:rsidRDefault="00510B75" w:rsidP="00134F28">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134F28" w:rsidRPr="00134F28">
        <w:rPr>
          <w:rFonts w:cs="Open Sans"/>
          <w:noProof/>
          <w:szCs w:val="24"/>
        </w:rPr>
        <w:t xml:space="preserve">Amarasingham, A., Geman, S., &amp; Harrison, M. T. (2015). Ambiguity and nonidentifiability in the statistical analysis of neural codes. </w:t>
      </w:r>
      <w:r w:rsidR="00134F28" w:rsidRPr="00134F28">
        <w:rPr>
          <w:rFonts w:cs="Open Sans"/>
          <w:i/>
          <w:iCs/>
          <w:noProof/>
          <w:szCs w:val="24"/>
        </w:rPr>
        <w:t>Proceedings of the National Academy of Sciences</w:t>
      </w:r>
      <w:r w:rsidR="00134F28" w:rsidRPr="00134F28">
        <w:rPr>
          <w:rFonts w:cs="Open Sans"/>
          <w:noProof/>
          <w:szCs w:val="24"/>
        </w:rPr>
        <w:t xml:space="preserve">, </w:t>
      </w:r>
      <w:r w:rsidR="00134F28" w:rsidRPr="00134F28">
        <w:rPr>
          <w:rFonts w:cs="Open Sans"/>
          <w:i/>
          <w:iCs/>
          <w:noProof/>
          <w:szCs w:val="24"/>
        </w:rPr>
        <w:t>112</w:t>
      </w:r>
      <w:r w:rsidR="00134F28" w:rsidRPr="00134F28">
        <w:rPr>
          <w:rFonts w:cs="Open Sans"/>
          <w:noProof/>
          <w:szCs w:val="24"/>
        </w:rPr>
        <w:t>(20), 6455–6460. https://doi.org/10.1073/PNAS.1506400112</w:t>
      </w:r>
    </w:p>
    <w:p w14:paraId="5B6194CC"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134F28">
        <w:rPr>
          <w:rFonts w:cs="Open Sans"/>
          <w:i/>
          <w:iCs/>
          <w:noProof/>
          <w:szCs w:val="24"/>
        </w:rPr>
        <w:t>Sādhanā</w:t>
      </w:r>
      <w:r w:rsidRPr="00134F28">
        <w:rPr>
          <w:rFonts w:cs="Open Sans"/>
          <w:noProof/>
          <w:szCs w:val="24"/>
        </w:rPr>
        <w:t xml:space="preserve">, </w:t>
      </w:r>
      <w:r w:rsidRPr="00134F28">
        <w:rPr>
          <w:rFonts w:cs="Open Sans"/>
          <w:i/>
          <w:iCs/>
          <w:noProof/>
          <w:szCs w:val="24"/>
        </w:rPr>
        <w:t>41</w:t>
      </w:r>
      <w:r w:rsidRPr="00134F28">
        <w:rPr>
          <w:rFonts w:cs="Open Sans"/>
          <w:noProof/>
          <w:szCs w:val="24"/>
        </w:rPr>
        <w:t>(12), 1473–1490. https://doi.org/10.1007/s12046-016-0562-z</w:t>
      </w:r>
    </w:p>
    <w:p w14:paraId="499647DA"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134F28">
        <w:rPr>
          <w:rFonts w:cs="Open Sans"/>
          <w:i/>
          <w:iCs/>
          <w:noProof/>
          <w:szCs w:val="24"/>
        </w:rPr>
        <w:t>Journal of Neurophysiology</w:t>
      </w:r>
      <w:r w:rsidRPr="00134F28">
        <w:rPr>
          <w:rFonts w:cs="Open Sans"/>
          <w:noProof/>
          <w:szCs w:val="24"/>
        </w:rPr>
        <w:t xml:space="preserve">, </w:t>
      </w:r>
      <w:r w:rsidRPr="00134F28">
        <w:rPr>
          <w:rFonts w:cs="Open Sans"/>
          <w:i/>
          <w:iCs/>
          <w:noProof/>
          <w:szCs w:val="24"/>
        </w:rPr>
        <w:t>92</w:t>
      </w:r>
      <w:r w:rsidRPr="00134F28">
        <w:rPr>
          <w:rFonts w:cs="Open Sans"/>
          <w:noProof/>
          <w:szCs w:val="24"/>
        </w:rPr>
        <w:t>(1), 600–608. https://doi.org/10.1152/jn.01170.2003</w:t>
      </w:r>
    </w:p>
    <w:p w14:paraId="254F45B2"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Brillinger, D R. (1988). Maximum likelihood analysis of spike trains of interacting nerve cells. </w:t>
      </w:r>
      <w:r w:rsidRPr="00134F28">
        <w:rPr>
          <w:rFonts w:cs="Open Sans"/>
          <w:i/>
          <w:iCs/>
          <w:noProof/>
          <w:szCs w:val="24"/>
        </w:rPr>
        <w:t>Biological Cybernetics</w:t>
      </w:r>
      <w:r w:rsidRPr="00134F28">
        <w:rPr>
          <w:rFonts w:cs="Open Sans"/>
          <w:noProof/>
          <w:szCs w:val="24"/>
        </w:rPr>
        <w:t xml:space="preserve">, </w:t>
      </w:r>
      <w:r w:rsidRPr="00134F28">
        <w:rPr>
          <w:rFonts w:cs="Open Sans"/>
          <w:i/>
          <w:iCs/>
          <w:noProof/>
          <w:szCs w:val="24"/>
        </w:rPr>
        <w:t>59</w:t>
      </w:r>
      <w:r w:rsidRPr="00134F28">
        <w:rPr>
          <w:rFonts w:cs="Open Sans"/>
          <w:noProof/>
          <w:szCs w:val="24"/>
        </w:rPr>
        <w:t>(3), 189–200.</w:t>
      </w:r>
    </w:p>
    <w:p w14:paraId="6D318CC9"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Brillinger, David R. (1992). Nerve Cell Spike Train Data Analysis: A Progression of Technique. </w:t>
      </w:r>
      <w:r w:rsidRPr="00134F28">
        <w:rPr>
          <w:rFonts w:cs="Open Sans"/>
          <w:i/>
          <w:iCs/>
          <w:noProof/>
          <w:szCs w:val="24"/>
        </w:rPr>
        <w:t>Journal of the American Statistical Association</w:t>
      </w:r>
      <w:r w:rsidRPr="00134F28">
        <w:rPr>
          <w:rFonts w:cs="Open Sans"/>
          <w:noProof/>
          <w:szCs w:val="24"/>
        </w:rPr>
        <w:t>. https://doi.org/10.2307/2290256</w:t>
      </w:r>
    </w:p>
    <w:p w14:paraId="20F2F408"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Brown, E. N., Nguyen, D. P., Frank, L. M., Wilson, M. A., &amp; Solo, V. (2001). An analysis of neural receptive field plasticity by point process adaptive filtering. </w:t>
      </w:r>
      <w:r w:rsidRPr="00134F28">
        <w:rPr>
          <w:rFonts w:cs="Open Sans"/>
          <w:i/>
          <w:iCs/>
          <w:noProof/>
          <w:szCs w:val="24"/>
        </w:rPr>
        <w:t>Proceedings of the National Academy of Sciences</w:t>
      </w:r>
      <w:r w:rsidRPr="00134F28">
        <w:rPr>
          <w:rFonts w:cs="Open Sans"/>
          <w:noProof/>
          <w:szCs w:val="24"/>
        </w:rPr>
        <w:t xml:space="preserve">, </w:t>
      </w:r>
      <w:r w:rsidRPr="00134F28">
        <w:rPr>
          <w:rFonts w:cs="Open Sans"/>
          <w:i/>
          <w:iCs/>
          <w:noProof/>
          <w:szCs w:val="24"/>
        </w:rPr>
        <w:t>98</w:t>
      </w:r>
      <w:r w:rsidRPr="00134F28">
        <w:rPr>
          <w:rFonts w:cs="Open Sans"/>
          <w:noProof/>
          <w:szCs w:val="24"/>
        </w:rPr>
        <w:t>(21), 12261–12266. https://doi.org/10.1073/PNAS.201409398</w:t>
      </w:r>
    </w:p>
    <w:p w14:paraId="238897D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Carandini, M., Horton, J. C., &amp; Sincich, L. C. (2007). Thalamic filtering of retinal spike trains by postsynaptic summation. </w:t>
      </w:r>
      <w:r w:rsidRPr="00134F28">
        <w:rPr>
          <w:rFonts w:cs="Open Sans"/>
          <w:i/>
          <w:iCs/>
          <w:noProof/>
          <w:szCs w:val="24"/>
        </w:rPr>
        <w:t>Journal of Vision</w:t>
      </w:r>
      <w:r w:rsidRPr="00134F28">
        <w:rPr>
          <w:rFonts w:cs="Open Sans"/>
          <w:noProof/>
          <w:szCs w:val="24"/>
        </w:rPr>
        <w:t xml:space="preserve">, </w:t>
      </w:r>
      <w:r w:rsidRPr="00134F28">
        <w:rPr>
          <w:rFonts w:cs="Open Sans"/>
          <w:i/>
          <w:iCs/>
          <w:noProof/>
          <w:szCs w:val="24"/>
        </w:rPr>
        <w:t>7</w:t>
      </w:r>
      <w:r w:rsidRPr="00134F28">
        <w:rPr>
          <w:rFonts w:cs="Open Sans"/>
          <w:noProof/>
          <w:szCs w:val="24"/>
        </w:rPr>
        <w:t>(14), 20–20. https://doi.org/10.1167/7.14.20</w:t>
      </w:r>
    </w:p>
    <w:p w14:paraId="4A370BF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Chan, R. H. M., Song, D., &amp; Berger, T. W. (2008). Tracking temporal evolution of nonlinear dynamics in hippocampus using time-varying volterra kernels. </w:t>
      </w:r>
      <w:r w:rsidRPr="00134F28">
        <w:rPr>
          <w:rFonts w:cs="Open Sans"/>
          <w:i/>
          <w:iCs/>
          <w:noProof/>
          <w:szCs w:val="24"/>
        </w:rPr>
        <w:t>Conference Proceedings : ... Annual International Conference of the IEEE Engineering in Medicine and Biology Society. IEEE Engineering in Medicine and Biology Society. Conference</w:t>
      </w:r>
      <w:r w:rsidRPr="00134F28">
        <w:rPr>
          <w:rFonts w:cs="Open Sans"/>
          <w:noProof/>
          <w:szCs w:val="24"/>
        </w:rPr>
        <w:t xml:space="preserve">, </w:t>
      </w:r>
      <w:r w:rsidRPr="00134F28">
        <w:rPr>
          <w:rFonts w:cs="Open Sans"/>
          <w:i/>
          <w:iCs/>
          <w:noProof/>
          <w:szCs w:val="24"/>
        </w:rPr>
        <w:t>2008</w:t>
      </w:r>
      <w:r w:rsidRPr="00134F28">
        <w:rPr>
          <w:rFonts w:cs="Open Sans"/>
          <w:noProof/>
          <w:szCs w:val="24"/>
        </w:rPr>
        <w:t>, 4996–4999. https://doi.org/10.1109/IEMBS.2008.4650336</w:t>
      </w:r>
    </w:p>
    <w:p w14:paraId="3CD40224"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Costa, R., Sjostrom, P. J., &amp; van Rossum, M. (2013). Probabilistic inference of short-term synaptic plasticity in neocortical microcircuits. </w:t>
      </w:r>
      <w:r w:rsidRPr="00134F28">
        <w:rPr>
          <w:rFonts w:cs="Open Sans"/>
          <w:i/>
          <w:iCs/>
          <w:noProof/>
          <w:szCs w:val="24"/>
        </w:rPr>
        <w:t>Frontiers in Computational Neuroscience</w:t>
      </w:r>
      <w:r w:rsidRPr="00134F28">
        <w:rPr>
          <w:rFonts w:cs="Open Sans"/>
          <w:noProof/>
          <w:szCs w:val="24"/>
        </w:rPr>
        <w:t xml:space="preserve">, </w:t>
      </w:r>
      <w:r w:rsidRPr="00134F28">
        <w:rPr>
          <w:rFonts w:cs="Open Sans"/>
          <w:i/>
          <w:iCs/>
          <w:noProof/>
          <w:szCs w:val="24"/>
        </w:rPr>
        <w:t>7</w:t>
      </w:r>
      <w:r w:rsidRPr="00134F28">
        <w:rPr>
          <w:rFonts w:cs="Open Sans"/>
          <w:noProof/>
          <w:szCs w:val="24"/>
        </w:rPr>
        <w:t>, 75. https://doi.org/10.3389/fncom.2013.00075</w:t>
      </w:r>
    </w:p>
    <w:p w14:paraId="2C62E404"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Csicsvari, J., Hirase, H., Czurko, A., &amp; Buzsáki, G. (1998). Reliability and state dependence of pyramidal cell-interneuron synapses in the hippocampus: An ensemble approach in the behaving rat. </w:t>
      </w:r>
      <w:r w:rsidRPr="00134F28">
        <w:rPr>
          <w:rFonts w:cs="Open Sans"/>
          <w:i/>
          <w:iCs/>
          <w:noProof/>
          <w:szCs w:val="24"/>
        </w:rPr>
        <w:t>Neuron</w:t>
      </w:r>
      <w:r w:rsidRPr="00134F28">
        <w:rPr>
          <w:rFonts w:cs="Open Sans"/>
          <w:noProof/>
          <w:szCs w:val="24"/>
        </w:rPr>
        <w:t xml:space="preserve">, </w:t>
      </w:r>
      <w:r w:rsidRPr="00134F28">
        <w:rPr>
          <w:rFonts w:cs="Open Sans"/>
          <w:i/>
          <w:iCs/>
          <w:noProof/>
          <w:szCs w:val="24"/>
        </w:rPr>
        <w:t>21</w:t>
      </w:r>
      <w:r w:rsidRPr="00134F28">
        <w:rPr>
          <w:rFonts w:cs="Open Sans"/>
          <w:noProof/>
          <w:szCs w:val="24"/>
        </w:rPr>
        <w:t>(1), 179–189. https://doi.org/10.1016/S0896-6273(00)80525-5</w:t>
      </w:r>
    </w:p>
    <w:p w14:paraId="68D2251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Deperrois, N., &amp; Graupner, M. (2020). Short-term depression and long-term plasticity together tune sensitive range of synaptic plasticity. </w:t>
      </w:r>
      <w:r w:rsidRPr="00134F28">
        <w:rPr>
          <w:rFonts w:cs="Open Sans"/>
          <w:i/>
          <w:iCs/>
          <w:noProof/>
          <w:szCs w:val="24"/>
        </w:rPr>
        <w:t>PLOS Computational Biology</w:t>
      </w:r>
      <w:r w:rsidRPr="00134F28">
        <w:rPr>
          <w:rFonts w:cs="Open Sans"/>
          <w:noProof/>
          <w:szCs w:val="24"/>
        </w:rPr>
        <w:t xml:space="preserve">, </w:t>
      </w:r>
      <w:r w:rsidRPr="00134F28">
        <w:rPr>
          <w:rFonts w:cs="Open Sans"/>
          <w:i/>
          <w:iCs/>
          <w:noProof/>
          <w:szCs w:val="24"/>
        </w:rPr>
        <w:t>16</w:t>
      </w:r>
      <w:r w:rsidRPr="00134F28">
        <w:rPr>
          <w:rFonts w:cs="Open Sans"/>
          <w:noProof/>
          <w:szCs w:val="24"/>
        </w:rPr>
        <w:t>(9), 1–25. https://doi.org/10.1371/journal.pcbi.1008265</w:t>
      </w:r>
    </w:p>
    <w:p w14:paraId="60E714E4"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Du, Y., &amp; Varadhan, R. (2020). SQUAREM: An R Package for Off-the-Shelf Acceleration of EM, MM and Other EM-Like Monotone Algorithms. </w:t>
      </w:r>
      <w:r w:rsidRPr="00134F28">
        <w:rPr>
          <w:rFonts w:cs="Open Sans"/>
          <w:i/>
          <w:iCs/>
          <w:noProof/>
          <w:szCs w:val="24"/>
        </w:rPr>
        <w:t xml:space="preserve">Journal of Statistical Software; Vol 1, Issue 7 (2020)  </w:t>
      </w:r>
      <w:r w:rsidRPr="00134F28">
        <w:rPr>
          <w:rFonts w:cs="Open Sans"/>
          <w:noProof/>
          <w:szCs w:val="24"/>
        </w:rPr>
        <w:t>. https://doi.org/10.18637/jss.v092.i07</w:t>
      </w:r>
    </w:p>
    <w:p w14:paraId="1C19479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Eden, U. T., Frank, L. M., Barbieri, R., Solo, V., &amp; Brown, E. N. (2004). Dynamic Analysis of Neural Encoding by Point Process Adaptive Filtering. </w:t>
      </w:r>
      <w:r w:rsidRPr="00134F28">
        <w:rPr>
          <w:rFonts w:cs="Open Sans"/>
          <w:i/>
          <w:iCs/>
          <w:noProof/>
          <w:szCs w:val="24"/>
        </w:rPr>
        <w:t>Neural Computation</w:t>
      </w:r>
      <w:r w:rsidRPr="00134F28">
        <w:rPr>
          <w:rFonts w:cs="Open Sans"/>
          <w:noProof/>
          <w:szCs w:val="24"/>
        </w:rPr>
        <w:t xml:space="preserve">, </w:t>
      </w:r>
      <w:r w:rsidRPr="00134F28">
        <w:rPr>
          <w:rFonts w:cs="Open Sans"/>
          <w:i/>
          <w:iCs/>
          <w:noProof/>
          <w:szCs w:val="24"/>
        </w:rPr>
        <w:t>16</w:t>
      </w:r>
      <w:r w:rsidRPr="00134F28">
        <w:rPr>
          <w:rFonts w:cs="Open Sans"/>
          <w:noProof/>
          <w:szCs w:val="24"/>
        </w:rPr>
        <w:t>(5), 971–998. https://doi.org/10.1162/089976604773135069</w:t>
      </w:r>
    </w:p>
    <w:p w14:paraId="10DD5B9B"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English, D. F., McKenzie, S., Evans, T., Kim, K., Yoon, E., &amp; Buzsáki, G. (2017). Pyramidal Cell-Interneuron Circuit Architecture and Dynamics in Hippocampal Networks. </w:t>
      </w:r>
      <w:r w:rsidRPr="00134F28">
        <w:rPr>
          <w:rFonts w:cs="Open Sans"/>
          <w:i/>
          <w:iCs/>
          <w:noProof/>
          <w:szCs w:val="24"/>
        </w:rPr>
        <w:t>Neuron</w:t>
      </w:r>
      <w:r w:rsidRPr="00134F28">
        <w:rPr>
          <w:rFonts w:cs="Open Sans"/>
          <w:noProof/>
          <w:szCs w:val="24"/>
        </w:rPr>
        <w:t xml:space="preserve">, </w:t>
      </w:r>
      <w:r w:rsidRPr="00134F28">
        <w:rPr>
          <w:rFonts w:cs="Open Sans"/>
          <w:i/>
          <w:iCs/>
          <w:noProof/>
          <w:szCs w:val="24"/>
        </w:rPr>
        <w:t>96</w:t>
      </w:r>
      <w:r w:rsidRPr="00134F28">
        <w:rPr>
          <w:rFonts w:cs="Open Sans"/>
          <w:noProof/>
          <w:szCs w:val="24"/>
        </w:rPr>
        <w:t>(2), 505-</w:t>
      </w:r>
      <w:r w:rsidRPr="00134F28">
        <w:rPr>
          <w:rFonts w:cs="Open Sans"/>
          <w:noProof/>
          <w:szCs w:val="24"/>
        </w:rPr>
        <w:lastRenderedPageBreak/>
        <w:t>520.e7. https://doi.org/10.1016/j.neuron.2017.09.033</w:t>
      </w:r>
    </w:p>
    <w:p w14:paraId="17100FAB"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Fetz, E., Toyama, K., &amp; Smith, W. (1991). </w:t>
      </w:r>
      <w:r w:rsidRPr="00134F28">
        <w:rPr>
          <w:rFonts w:cs="Open Sans"/>
          <w:i/>
          <w:iCs/>
          <w:noProof/>
          <w:szCs w:val="24"/>
        </w:rPr>
        <w:t>Synaptic Interactions between Cortical Neurons</w:t>
      </w:r>
      <w:r w:rsidRPr="00134F28">
        <w:rPr>
          <w:rFonts w:cs="Open Sans"/>
          <w:noProof/>
          <w:szCs w:val="24"/>
        </w:rPr>
        <w:t xml:space="preserve"> (pp. 1–47). Springer, Boston, MA. https://doi.org/10.1007/978-1-4615-6622-9_1</w:t>
      </w:r>
    </w:p>
    <w:p w14:paraId="5E35DC1A"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Fujisawa, S., Amarasingham, A., Harrison, M. T., &amp; Buzsáki, G. (2008). Behavior-dependent short-term assembly dynamics in the medial prefrontal cortex. </w:t>
      </w:r>
      <w:r w:rsidRPr="00134F28">
        <w:rPr>
          <w:rFonts w:cs="Open Sans"/>
          <w:i/>
          <w:iCs/>
          <w:noProof/>
          <w:szCs w:val="24"/>
        </w:rPr>
        <w:t>Nature Neuroscience</w:t>
      </w:r>
      <w:r w:rsidRPr="00134F28">
        <w:rPr>
          <w:rFonts w:cs="Open Sans"/>
          <w:noProof/>
          <w:szCs w:val="24"/>
        </w:rPr>
        <w:t xml:space="preserve">, </w:t>
      </w:r>
      <w:r w:rsidRPr="00134F28">
        <w:rPr>
          <w:rFonts w:cs="Open Sans"/>
          <w:i/>
          <w:iCs/>
          <w:noProof/>
          <w:szCs w:val="24"/>
        </w:rPr>
        <w:t>11</w:t>
      </w:r>
      <w:r w:rsidRPr="00134F28">
        <w:rPr>
          <w:rFonts w:cs="Open Sans"/>
          <w:noProof/>
          <w:szCs w:val="24"/>
        </w:rPr>
        <w:t>(7), 823–833. https://doi.org/10.1038/nn.2134</w:t>
      </w:r>
    </w:p>
    <w:p w14:paraId="5349A823"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Ghanbari, A., Malyshev, A., Volgushev, M., &amp; Stevenson, I. H. (2017). Estimating short-term synaptic plasticity from pre- and postsynaptic spiking. </w:t>
      </w:r>
      <w:r w:rsidRPr="00134F28">
        <w:rPr>
          <w:rFonts w:cs="Open Sans"/>
          <w:i/>
          <w:iCs/>
          <w:noProof/>
          <w:szCs w:val="24"/>
        </w:rPr>
        <w:t>PLOS Computational Biology</w:t>
      </w:r>
      <w:r w:rsidRPr="00134F28">
        <w:rPr>
          <w:rFonts w:cs="Open Sans"/>
          <w:noProof/>
          <w:szCs w:val="24"/>
        </w:rPr>
        <w:t xml:space="preserve">, </w:t>
      </w:r>
      <w:r w:rsidRPr="00134F28">
        <w:rPr>
          <w:rFonts w:cs="Open Sans"/>
          <w:i/>
          <w:iCs/>
          <w:noProof/>
          <w:szCs w:val="24"/>
        </w:rPr>
        <w:t>13</w:t>
      </w:r>
      <w:r w:rsidRPr="00134F28">
        <w:rPr>
          <w:rFonts w:cs="Open Sans"/>
          <w:noProof/>
          <w:szCs w:val="24"/>
        </w:rPr>
        <w:t>(9), e1005738. https://doi.org/10.1371/journal.pcbi.1005738</w:t>
      </w:r>
    </w:p>
    <w:p w14:paraId="4BC4269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Ghanbari, A., Ren, N., Keine, C., Stoelzel, C., Englitz, B., Swadlow, H. A., &amp; Stevenson, I. H. (2020). Modeling the Short-Term Dynamics of in Vivo Excitatory Spike Transmission. </w:t>
      </w:r>
      <w:r w:rsidRPr="00134F28">
        <w:rPr>
          <w:rFonts w:cs="Open Sans"/>
          <w:i/>
          <w:iCs/>
          <w:noProof/>
          <w:szCs w:val="24"/>
        </w:rPr>
        <w:t>Journal of Neuroscience</w:t>
      </w:r>
      <w:r w:rsidRPr="00134F28">
        <w:rPr>
          <w:rFonts w:cs="Open Sans"/>
          <w:noProof/>
          <w:szCs w:val="24"/>
        </w:rPr>
        <w:t xml:space="preserve">, </w:t>
      </w:r>
      <w:r w:rsidRPr="00134F28">
        <w:rPr>
          <w:rFonts w:cs="Open Sans"/>
          <w:i/>
          <w:iCs/>
          <w:noProof/>
          <w:szCs w:val="24"/>
        </w:rPr>
        <w:t>40</w:t>
      </w:r>
      <w:r w:rsidRPr="00134F28">
        <w:rPr>
          <w:rFonts w:cs="Open Sans"/>
          <w:noProof/>
          <w:szCs w:val="24"/>
        </w:rPr>
        <w:t>(21), 4185–4202. https://doi.org/10.1523/JNEUROSCI.1482-19.2020</w:t>
      </w:r>
    </w:p>
    <w:p w14:paraId="3F0A8EC8"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Graupner, M., &amp; Brunel, N. (2012). Calcium-based plasticity model explains sensitivity of synaptic changes to spike pattern, rate, and dendritic location. </w:t>
      </w:r>
      <w:r w:rsidRPr="00134F28">
        <w:rPr>
          <w:rFonts w:cs="Open Sans"/>
          <w:i/>
          <w:iCs/>
          <w:noProof/>
          <w:szCs w:val="24"/>
        </w:rPr>
        <w:t>Proceedings of the National Academy of Sciences</w:t>
      </w:r>
      <w:r w:rsidRPr="00134F28">
        <w:rPr>
          <w:rFonts w:cs="Open Sans"/>
          <w:noProof/>
          <w:szCs w:val="24"/>
        </w:rPr>
        <w:t xml:space="preserve">, </w:t>
      </w:r>
      <w:r w:rsidRPr="00134F28">
        <w:rPr>
          <w:rFonts w:cs="Open Sans"/>
          <w:i/>
          <w:iCs/>
          <w:noProof/>
          <w:szCs w:val="24"/>
        </w:rPr>
        <w:t>109</w:t>
      </w:r>
      <w:r w:rsidRPr="00134F28">
        <w:rPr>
          <w:rFonts w:cs="Open Sans"/>
          <w:noProof/>
          <w:szCs w:val="24"/>
        </w:rPr>
        <w:t>(10), 3991–3996. https://doi.org/10.1073/pnas.1109359109</w:t>
      </w:r>
    </w:p>
    <w:p w14:paraId="13147383"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Kobayashi, R., Kurita, S., Kurth, A., Kitano, K., Mizuseki, K., Diesmann, M., Richmond, B. J., &amp; Shinomoto, S. (2019). Reconstructing neuronal circuitry from parallel spike trains. </w:t>
      </w:r>
      <w:r w:rsidRPr="00134F28">
        <w:rPr>
          <w:rFonts w:cs="Open Sans"/>
          <w:i/>
          <w:iCs/>
          <w:noProof/>
          <w:szCs w:val="24"/>
        </w:rPr>
        <w:t>Nature Communications</w:t>
      </w:r>
      <w:r w:rsidRPr="00134F28">
        <w:rPr>
          <w:rFonts w:cs="Open Sans"/>
          <w:noProof/>
          <w:szCs w:val="24"/>
        </w:rPr>
        <w:t xml:space="preserve">, </w:t>
      </w:r>
      <w:r w:rsidRPr="00134F28">
        <w:rPr>
          <w:rFonts w:cs="Open Sans"/>
          <w:i/>
          <w:iCs/>
          <w:noProof/>
          <w:szCs w:val="24"/>
        </w:rPr>
        <w:t>10</w:t>
      </w:r>
      <w:r w:rsidRPr="00134F28">
        <w:rPr>
          <w:rFonts w:cs="Open Sans"/>
          <w:noProof/>
          <w:szCs w:val="24"/>
        </w:rPr>
        <w:t>(1), 4468. https://doi.org/10.1038/s41467-019-12225-2</w:t>
      </w:r>
    </w:p>
    <w:p w14:paraId="12A02ECD"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Linderman, S., Stock, C. H., &amp; Adams, R. P. (2014). A framework for studying synaptic plasticity with neural spike train data. In Z. Ghahramani, M. Welling, C. Cortes, N. Lawrence, &amp; K. Q. Weinberger (Eds.), </w:t>
      </w:r>
      <w:r w:rsidRPr="00134F28">
        <w:rPr>
          <w:rFonts w:cs="Open Sans"/>
          <w:i/>
          <w:iCs/>
          <w:noProof/>
          <w:szCs w:val="24"/>
        </w:rPr>
        <w:t>Advances in Neural Information Processing Systems</w:t>
      </w:r>
      <w:r w:rsidRPr="00134F28">
        <w:rPr>
          <w:rFonts w:cs="Open Sans"/>
          <w:noProof/>
          <w:szCs w:val="24"/>
        </w:rPr>
        <w:t xml:space="preserve"> (Vol. 27, pp. 2330–2338). Curran Associates, Inc. https://proceedings.neurips.cc/paper/2014/file/4122cb13c7a474c1976c9706ae36521d-Paper.pdf</w:t>
      </w:r>
    </w:p>
    <w:p w14:paraId="26302985"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Mantel, G. W. H., &amp; Lemon, R. N. (1987). Cross-correlation reveals facilitation of single motor units in thenar muscles by single corticospinal neurones in the conscious monkey. </w:t>
      </w:r>
      <w:r w:rsidRPr="00134F28">
        <w:rPr>
          <w:rFonts w:cs="Open Sans"/>
          <w:i/>
          <w:iCs/>
          <w:noProof/>
          <w:szCs w:val="24"/>
        </w:rPr>
        <w:t>Neuroscience Letters</w:t>
      </w:r>
      <w:r w:rsidRPr="00134F28">
        <w:rPr>
          <w:rFonts w:cs="Open Sans"/>
          <w:noProof/>
          <w:szCs w:val="24"/>
        </w:rPr>
        <w:t xml:space="preserve">, </w:t>
      </w:r>
      <w:r w:rsidRPr="00134F28">
        <w:rPr>
          <w:rFonts w:cs="Open Sans"/>
          <w:i/>
          <w:iCs/>
          <w:noProof/>
          <w:szCs w:val="24"/>
        </w:rPr>
        <w:t>77</w:t>
      </w:r>
      <w:r w:rsidRPr="00134F28">
        <w:rPr>
          <w:rFonts w:cs="Open Sans"/>
          <w:noProof/>
          <w:szCs w:val="24"/>
        </w:rPr>
        <w:t>(1), 113–118. https://doi.org/10.1016/0304-3940(87)90617-3</w:t>
      </w:r>
    </w:p>
    <w:p w14:paraId="20B58BE4"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Paninski, L., Ahmadian, Y., Ferreira, D. G., Koyama, S., Rahnama Rad, K., Vidne, M., Vogelstein, J., &amp; Wu, W. (2010). A new look at state-space models for neural data. In </w:t>
      </w:r>
      <w:r w:rsidRPr="00134F28">
        <w:rPr>
          <w:rFonts w:cs="Open Sans"/>
          <w:i/>
          <w:iCs/>
          <w:noProof/>
          <w:szCs w:val="24"/>
        </w:rPr>
        <w:t>Journal of Computational Neuroscience</w:t>
      </w:r>
      <w:r w:rsidRPr="00134F28">
        <w:rPr>
          <w:rFonts w:cs="Open Sans"/>
          <w:noProof/>
          <w:szCs w:val="24"/>
        </w:rPr>
        <w:t xml:space="preserve"> (Vol. 29, Issues 1–2, pp. 107–126). Springer. https://doi.org/10.1007/s10827-009-0179-x</w:t>
      </w:r>
    </w:p>
    <w:p w14:paraId="6FC4629F"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Perkel, D. H., Gerstein, G. L., &amp; Moore, G. P. (1967). Neuronal Spike Trains and Stochastic Point Processes: II. Simultaneous Spike Trains. </w:t>
      </w:r>
      <w:r w:rsidRPr="00134F28">
        <w:rPr>
          <w:rFonts w:cs="Open Sans"/>
          <w:i/>
          <w:iCs/>
          <w:noProof/>
          <w:szCs w:val="24"/>
        </w:rPr>
        <w:t>Biophysical Journal</w:t>
      </w:r>
      <w:r w:rsidRPr="00134F28">
        <w:rPr>
          <w:rFonts w:cs="Open Sans"/>
          <w:noProof/>
          <w:szCs w:val="24"/>
        </w:rPr>
        <w:t xml:space="preserve">, </w:t>
      </w:r>
      <w:r w:rsidRPr="00134F28">
        <w:rPr>
          <w:rFonts w:cs="Open Sans"/>
          <w:i/>
          <w:iCs/>
          <w:noProof/>
          <w:szCs w:val="24"/>
        </w:rPr>
        <w:t>7</w:t>
      </w:r>
      <w:r w:rsidRPr="00134F28">
        <w:rPr>
          <w:rFonts w:cs="Open Sans"/>
          <w:noProof/>
          <w:szCs w:val="24"/>
        </w:rPr>
        <w:t>(4), 419–440. https://doi.org/10.1016/S0006-3495(67)86597-4</w:t>
      </w:r>
    </w:p>
    <w:p w14:paraId="5C0861D3"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Rauch, H. E., Tung, F., &amp; Striebel, C. T. (1965). Maximum likelihood estimates of linear dynamic systems. </w:t>
      </w:r>
      <w:r w:rsidRPr="00134F28">
        <w:rPr>
          <w:rFonts w:cs="Open Sans"/>
          <w:i/>
          <w:iCs/>
          <w:noProof/>
          <w:szCs w:val="24"/>
        </w:rPr>
        <w:t>AIAA Journal</w:t>
      </w:r>
      <w:r w:rsidRPr="00134F28">
        <w:rPr>
          <w:rFonts w:cs="Open Sans"/>
          <w:noProof/>
          <w:szCs w:val="24"/>
        </w:rPr>
        <w:t xml:space="preserve">, </w:t>
      </w:r>
      <w:r w:rsidRPr="00134F28">
        <w:rPr>
          <w:rFonts w:cs="Open Sans"/>
          <w:i/>
          <w:iCs/>
          <w:noProof/>
          <w:szCs w:val="24"/>
        </w:rPr>
        <w:t>3</w:t>
      </w:r>
      <w:r w:rsidRPr="00134F28">
        <w:rPr>
          <w:rFonts w:cs="Open Sans"/>
          <w:noProof/>
          <w:szCs w:val="24"/>
        </w:rPr>
        <w:t>(8), 1445–1450. https://doi.org/10.2514/3.3166</w:t>
      </w:r>
    </w:p>
    <w:p w14:paraId="489DC36E"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Ren, N., Ito, S., Hafizi, H., Beggs, J. M., &amp; Stevenson, I. H. (2020). Model-based detection of putative synaptic connections from spike recordings with latency and type constraints. </w:t>
      </w:r>
      <w:r w:rsidRPr="00134F28">
        <w:rPr>
          <w:rFonts w:cs="Open Sans"/>
          <w:i/>
          <w:iCs/>
          <w:noProof/>
          <w:szCs w:val="24"/>
        </w:rPr>
        <w:t>Journal of Neurophysiology</w:t>
      </w:r>
      <w:r w:rsidRPr="00134F28">
        <w:rPr>
          <w:rFonts w:cs="Open Sans"/>
          <w:noProof/>
          <w:szCs w:val="24"/>
        </w:rPr>
        <w:t>. https://doi.org/10.1152/jn.00066.2020</w:t>
      </w:r>
    </w:p>
    <w:p w14:paraId="675F1C63"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Smith, A. C., &amp; Brown, E. N. (2003). Estimating a state-space model from point process observations. </w:t>
      </w:r>
      <w:r w:rsidRPr="00134F28">
        <w:rPr>
          <w:rFonts w:cs="Open Sans"/>
          <w:i/>
          <w:iCs/>
          <w:noProof/>
          <w:szCs w:val="24"/>
        </w:rPr>
        <w:t>Neural Computation</w:t>
      </w:r>
      <w:r w:rsidRPr="00134F28">
        <w:rPr>
          <w:rFonts w:cs="Open Sans"/>
          <w:noProof/>
          <w:szCs w:val="24"/>
        </w:rPr>
        <w:t xml:space="preserve">, </w:t>
      </w:r>
      <w:r w:rsidRPr="00134F28">
        <w:rPr>
          <w:rFonts w:cs="Open Sans"/>
          <w:i/>
          <w:iCs/>
          <w:noProof/>
          <w:szCs w:val="24"/>
        </w:rPr>
        <w:t>15</w:t>
      </w:r>
      <w:r w:rsidRPr="00134F28">
        <w:rPr>
          <w:rFonts w:cs="Open Sans"/>
          <w:noProof/>
          <w:szCs w:val="24"/>
        </w:rPr>
        <w:t>(5), 965–991. https://doi.org/10.1162/089976603765202622</w:t>
      </w:r>
    </w:p>
    <w:p w14:paraId="46D10277"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Stevenson, I. H. (2018). Omitted Variable Bias in GLMs of Neural Spiking Activity. </w:t>
      </w:r>
      <w:r w:rsidRPr="00134F28">
        <w:rPr>
          <w:rFonts w:cs="Open Sans"/>
          <w:i/>
          <w:iCs/>
          <w:noProof/>
          <w:szCs w:val="24"/>
        </w:rPr>
        <w:t>Neural Computation</w:t>
      </w:r>
      <w:r w:rsidRPr="00134F28">
        <w:rPr>
          <w:rFonts w:cs="Open Sans"/>
          <w:noProof/>
          <w:szCs w:val="24"/>
        </w:rPr>
        <w:t xml:space="preserve">, </w:t>
      </w:r>
      <w:r w:rsidRPr="00134F28">
        <w:rPr>
          <w:rFonts w:cs="Open Sans"/>
          <w:i/>
          <w:iCs/>
          <w:noProof/>
          <w:szCs w:val="24"/>
        </w:rPr>
        <w:t>30</w:t>
      </w:r>
      <w:r w:rsidRPr="00134F28">
        <w:rPr>
          <w:rFonts w:cs="Open Sans"/>
          <w:noProof/>
          <w:szCs w:val="24"/>
        </w:rPr>
        <w:t>(12), 3227–3258. https://doi.org/10.1162/neco_a_01138</w:t>
      </w:r>
    </w:p>
    <w:p w14:paraId="5B587CC6"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lastRenderedPageBreak/>
        <w:t xml:space="preserve">Stevenson, I. H., &amp; Kording, K. (2011). Inferring spike-timing-dependent plasticity from spike train data. In J. Shawe-Taylor, R. S. Zemel, P. Bartlett, F. C. N. Pereira, &amp; K. Q. Weinberger (Eds.), </w:t>
      </w:r>
      <w:r w:rsidRPr="00134F28">
        <w:rPr>
          <w:rFonts w:cs="Open Sans"/>
          <w:i/>
          <w:iCs/>
          <w:noProof/>
          <w:szCs w:val="24"/>
        </w:rPr>
        <w:t>Advances in Neural Information Processing Systems</w:t>
      </w:r>
      <w:r w:rsidRPr="00134F28">
        <w:rPr>
          <w:rFonts w:cs="Open Sans"/>
          <w:noProof/>
          <w:szCs w:val="24"/>
        </w:rPr>
        <w:t xml:space="preserve"> (Vol. 24).</w:t>
      </w:r>
    </w:p>
    <w:p w14:paraId="6CB7A732"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Swadlow, H. A., &amp; Gusev, A. G. (2001). The impact of “bursting” thalamic impulses at a neocortical synapse. </w:t>
      </w:r>
      <w:r w:rsidRPr="00134F28">
        <w:rPr>
          <w:rFonts w:cs="Open Sans"/>
          <w:i/>
          <w:iCs/>
          <w:noProof/>
          <w:szCs w:val="24"/>
        </w:rPr>
        <w:t>Nature Neuroscience</w:t>
      </w:r>
      <w:r w:rsidRPr="00134F28">
        <w:rPr>
          <w:rFonts w:cs="Open Sans"/>
          <w:noProof/>
          <w:szCs w:val="24"/>
        </w:rPr>
        <w:t xml:space="preserve">, </w:t>
      </w:r>
      <w:r w:rsidRPr="00134F28">
        <w:rPr>
          <w:rFonts w:cs="Open Sans"/>
          <w:i/>
          <w:iCs/>
          <w:noProof/>
          <w:szCs w:val="24"/>
        </w:rPr>
        <w:t>4</w:t>
      </w:r>
      <w:r w:rsidRPr="00134F28">
        <w:rPr>
          <w:rFonts w:cs="Open Sans"/>
          <w:noProof/>
          <w:szCs w:val="24"/>
        </w:rPr>
        <w:t>(4), 402–408. https://doi.org/10.1038/86054</w:t>
      </w:r>
    </w:p>
    <w:p w14:paraId="5C961F40"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134F28">
        <w:rPr>
          <w:rFonts w:cs="Open Sans"/>
          <w:i/>
          <w:iCs/>
          <w:noProof/>
          <w:szCs w:val="24"/>
        </w:rPr>
        <w:t>Journal of Neurophysiology</w:t>
      </w:r>
      <w:r w:rsidRPr="00134F28">
        <w:rPr>
          <w:rFonts w:cs="Open Sans"/>
          <w:noProof/>
          <w:szCs w:val="24"/>
        </w:rPr>
        <w:t xml:space="preserve">, </w:t>
      </w:r>
      <w:r w:rsidRPr="00134F28">
        <w:rPr>
          <w:rFonts w:cs="Open Sans"/>
          <w:i/>
          <w:iCs/>
          <w:noProof/>
          <w:szCs w:val="24"/>
        </w:rPr>
        <w:t>93</w:t>
      </w:r>
      <w:r w:rsidRPr="00134F28">
        <w:rPr>
          <w:rFonts w:cs="Open Sans"/>
          <w:noProof/>
          <w:szCs w:val="24"/>
        </w:rPr>
        <w:t>(2), 1074–1089.</w:t>
      </w:r>
    </w:p>
    <w:p w14:paraId="0639BE48" w14:textId="77777777" w:rsidR="00134F28" w:rsidRPr="00134F28" w:rsidRDefault="00134F28" w:rsidP="00134F28">
      <w:pPr>
        <w:widowControl w:val="0"/>
        <w:autoSpaceDE w:val="0"/>
        <w:autoSpaceDN w:val="0"/>
        <w:adjustRightInd w:val="0"/>
        <w:spacing w:line="240" w:lineRule="auto"/>
        <w:ind w:left="480" w:hanging="480"/>
        <w:rPr>
          <w:rFonts w:cs="Open Sans"/>
          <w:noProof/>
          <w:szCs w:val="24"/>
        </w:rPr>
      </w:pPr>
      <w:r w:rsidRPr="00134F28">
        <w:rPr>
          <w:rFonts w:cs="Open Sans"/>
          <w:noProof/>
          <w:szCs w:val="24"/>
        </w:rPr>
        <w:t xml:space="preserve">Usrey, W. M., Alonso, J. M., &amp; Reid, R. C. (2000). Synaptic interactions between thalamic inputs to simple cells in cat visual cortex. </w:t>
      </w:r>
      <w:r w:rsidRPr="00134F28">
        <w:rPr>
          <w:rFonts w:cs="Open Sans"/>
          <w:i/>
          <w:iCs/>
          <w:noProof/>
          <w:szCs w:val="24"/>
        </w:rPr>
        <w:t>Journal of Neuroscience</w:t>
      </w:r>
      <w:r w:rsidRPr="00134F28">
        <w:rPr>
          <w:rFonts w:cs="Open Sans"/>
          <w:noProof/>
          <w:szCs w:val="24"/>
        </w:rPr>
        <w:t xml:space="preserve">, </w:t>
      </w:r>
      <w:r w:rsidRPr="00134F28">
        <w:rPr>
          <w:rFonts w:cs="Open Sans"/>
          <w:i/>
          <w:iCs/>
          <w:noProof/>
          <w:szCs w:val="24"/>
        </w:rPr>
        <w:t>20</w:t>
      </w:r>
      <w:r w:rsidRPr="00134F28">
        <w:rPr>
          <w:rFonts w:cs="Open Sans"/>
          <w:noProof/>
          <w:szCs w:val="24"/>
        </w:rPr>
        <w:t>(14), 5461–5467. https://doi.org/10.1523/jneurosci.20-14-05461.2000</w:t>
      </w:r>
    </w:p>
    <w:p w14:paraId="70459670" w14:textId="77777777" w:rsidR="00134F28" w:rsidRPr="00134F28" w:rsidRDefault="00134F28" w:rsidP="00134F28">
      <w:pPr>
        <w:widowControl w:val="0"/>
        <w:autoSpaceDE w:val="0"/>
        <w:autoSpaceDN w:val="0"/>
        <w:adjustRightInd w:val="0"/>
        <w:spacing w:line="240" w:lineRule="auto"/>
        <w:ind w:left="480" w:hanging="480"/>
        <w:rPr>
          <w:rFonts w:cs="Open Sans"/>
          <w:noProof/>
        </w:rPr>
      </w:pPr>
      <w:r w:rsidRPr="00134F28">
        <w:rPr>
          <w:rFonts w:cs="Open Sans"/>
          <w:noProof/>
          <w:szCs w:val="24"/>
        </w:rPr>
        <w:t xml:space="preserve">Zucker, R. S., &amp; Regehr, W. G. (2002). Short-Term Synaptic Plasticity. </w:t>
      </w:r>
      <w:r w:rsidRPr="00134F28">
        <w:rPr>
          <w:rFonts w:cs="Open Sans"/>
          <w:i/>
          <w:iCs/>
          <w:noProof/>
          <w:szCs w:val="24"/>
        </w:rPr>
        <w:t>Annual Review of Physiology</w:t>
      </w:r>
      <w:r w:rsidRPr="00134F28">
        <w:rPr>
          <w:rFonts w:cs="Open Sans"/>
          <w:noProof/>
          <w:szCs w:val="24"/>
        </w:rPr>
        <w:t xml:space="preserve">, </w:t>
      </w:r>
      <w:r w:rsidRPr="00134F28">
        <w:rPr>
          <w:rFonts w:cs="Open Sans"/>
          <w:i/>
          <w:iCs/>
          <w:noProof/>
          <w:szCs w:val="24"/>
        </w:rPr>
        <w:t>64</w:t>
      </w:r>
      <w:r w:rsidRPr="00134F28">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7"/>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Ganchao Wei" w:date="2020-12-20T15:11:00Z" w:initials="GW">
    <w:p w14:paraId="7871B893" w14:textId="77777777" w:rsidR="00EF42C2" w:rsidRDefault="00EF42C2" w:rsidP="003E3821">
      <w:pPr>
        <w:jc w:val="both"/>
      </w:pPr>
      <w:r>
        <w:rPr>
          <w:rStyle w:val="CommentReference"/>
        </w:rPr>
        <w:annotationRef/>
      </w:r>
      <w:r>
        <w:t>Cite along with Swadlow for partitions based on ISI…</w:t>
      </w:r>
    </w:p>
    <w:p w14:paraId="3DC2C4A2" w14:textId="77777777" w:rsidR="00EF42C2" w:rsidRDefault="00EF42C2" w:rsidP="003E3821">
      <w:pPr>
        <w:jc w:val="both"/>
      </w:pPr>
      <w:r w:rsidRPr="0018525B">
        <w:t xml:space="preserve">https://www.jneurosci.org/content/20/14/5461.short </w:t>
      </w:r>
    </w:p>
    <w:p w14:paraId="73FE3D9C" w14:textId="77777777" w:rsidR="00EF42C2" w:rsidRDefault="00EF42C2" w:rsidP="003E3821">
      <w:pPr>
        <w:jc w:val="both"/>
      </w:pPr>
      <w:hyperlink r:id="rId1" w:history="1">
        <w:r w:rsidRPr="005F5F56">
          <w:rPr>
            <w:rStyle w:val="Hyperlink"/>
          </w:rPr>
          <w:t>https://www.sciencedirect.com/science/article/abs/pii/0304394087906173</w:t>
        </w:r>
      </w:hyperlink>
    </w:p>
    <w:p w14:paraId="7B8E83CD" w14:textId="77777777" w:rsidR="00EF42C2" w:rsidRDefault="00EF42C2" w:rsidP="003E3821">
      <w:pPr>
        <w:jc w:val="both"/>
      </w:pPr>
      <w:hyperlink r:id="rId2" w:history="1">
        <w:r w:rsidRPr="005F5F56">
          <w:rPr>
            <w:rStyle w:val="Hyperlink"/>
          </w:rPr>
          <w:t>https://www.sciencedirect.com/science/article/pii/S0896627300805255</w:t>
        </w:r>
      </w:hyperlink>
    </w:p>
    <w:p w14:paraId="66323A20" w14:textId="256352AD" w:rsidR="00EF42C2" w:rsidRDefault="00EF42C2" w:rsidP="003E3821">
      <w:pPr>
        <w:pStyle w:val="CommentText"/>
      </w:pPr>
      <w:r w:rsidRPr="0018525B">
        <w:t>https://jov.arvojournals.org/article.aspx?articleid=2122035</w:t>
      </w:r>
    </w:p>
  </w:comment>
  <w:comment w:id="31" w:author="Ganchao Wei" w:date="2020-12-13T09:18:00Z" w:initials="GW">
    <w:p w14:paraId="6756882C" w14:textId="10468FFD" w:rsidR="00EF42C2" w:rsidRDefault="00EF42C2">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w:t>
      </w:r>
      <w:proofErr w:type="gramStart"/>
      <w:r>
        <w:rPr>
          <w:lang w:eastAsia="zh-CN"/>
        </w:rPr>
        <w:t>1:k</w:t>
      </w:r>
      <w:proofErr w:type="gramEnd"/>
      <w:r>
        <w:rPr>
          <w:lang w:eastAsia="zh-CN"/>
        </w:rPr>
        <w:t>-1”, since it’s more concise. Otherwise, do we need change “</w:t>
      </w:r>
      <w:proofErr w:type="gramStart"/>
      <w:r>
        <w:rPr>
          <w:lang w:eastAsia="zh-CN"/>
        </w:rPr>
        <w:t>1:k</w:t>
      </w:r>
      <w:proofErr w:type="gramEnd"/>
      <w:r>
        <w:rPr>
          <w:lang w:eastAsia="zh-CN"/>
        </w:rPr>
        <w:t>-1” to “k-h:k-1” for the remaining part?</w:t>
      </w:r>
    </w:p>
  </w:comment>
  <w:comment w:id="55" w:author="ian" w:date="2020-12-10T10:11:00Z" w:initials="i">
    <w:p w14:paraId="2118F302" w14:textId="0A9B8F96" w:rsidR="00EF42C2" w:rsidRDefault="00EF42C2">
      <w:pPr>
        <w:pStyle w:val="CommentText"/>
      </w:pPr>
      <w:r>
        <w:rPr>
          <w:rStyle w:val="CommentReference"/>
        </w:rPr>
        <w:annotationRef/>
      </w:r>
      <w:r>
        <w:t>I thought we did include history in most of the results. Also, I’m not sure this citation and the point about bias makes sense here.</w:t>
      </w:r>
    </w:p>
  </w:comment>
  <w:comment w:id="85" w:author="ian" w:date="2020-11-20T15:58:00Z" w:initials="i">
    <w:p w14:paraId="125D3E42" w14:textId="0F0CCFA7" w:rsidR="00EF42C2" w:rsidRDefault="00EF42C2">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86" w:author="Ganchao Wei" w:date="2020-11-21T19:07:00Z" w:initials="GW">
    <w:p w14:paraId="4CF47A2A" w14:textId="6EAC53F5" w:rsidR="00EF42C2" w:rsidRDefault="00EF42C2">
      <w:pPr>
        <w:pStyle w:val="CommentText"/>
      </w:pPr>
      <w:r>
        <w:rPr>
          <w:rStyle w:val="CommentReference"/>
        </w:rPr>
        <w:annotationRef/>
      </w:r>
      <w:r>
        <w:t>The paper said the parameters are estimated in two stages (line 145-149).</w:t>
      </w:r>
    </w:p>
  </w:comment>
  <w:comment w:id="87" w:author="ian" w:date="2020-12-10T10:29:00Z" w:initials="i">
    <w:p w14:paraId="5DACB1E8" w14:textId="55A2D754" w:rsidR="00EF42C2" w:rsidRDefault="00EF42C2">
      <w:pPr>
        <w:pStyle w:val="CommentText"/>
      </w:pPr>
      <w:r>
        <w:rPr>
          <w:rStyle w:val="CommentReference"/>
        </w:rPr>
        <w:annotationRef/>
      </w:r>
      <w:r>
        <w:t xml:space="preserve">Is there a penalty in the version that you are using? If there </w:t>
      </w:r>
      <w:proofErr w:type="gramStart"/>
      <w:r>
        <w:t>is</w:t>
      </w:r>
      <w:proofErr w:type="gramEnd"/>
      <w:r>
        <w:t xml:space="preserve"> we need to explain it or say that it’s the same as Ren et al (if that’s how it is).</w:t>
      </w:r>
    </w:p>
  </w:comment>
  <w:comment w:id="88" w:author="Ganchao Wei" w:date="2020-12-13T09:40:00Z" w:initials="GW">
    <w:p w14:paraId="11B62746" w14:textId="6A36506D" w:rsidR="00EF42C2" w:rsidRDefault="00EF42C2">
      <w:pPr>
        <w:pStyle w:val="CommentText"/>
      </w:pPr>
      <w:r>
        <w:rPr>
          <w:rStyle w:val="CommentReference"/>
        </w:rPr>
        <w:annotationRef/>
      </w:r>
      <w:r>
        <w:t>I think I didn’t use the penalized version. Sorry for the confusion…</w:t>
      </w:r>
    </w:p>
  </w:comment>
  <w:comment w:id="89" w:author="ian" w:date="2020-12-10T11:11:00Z" w:initials="i">
    <w:p w14:paraId="0C47450C" w14:textId="01FFB649" w:rsidR="00EF42C2" w:rsidRDefault="00EF42C2">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90" w:author="Ganchao Wei" w:date="2020-12-13T09:45:00Z" w:initials="GW">
    <w:p w14:paraId="5B5EBFEC" w14:textId="6B47366D" w:rsidR="00EF42C2" w:rsidRDefault="00EF42C2">
      <w:pPr>
        <w:pStyle w:val="CommentText"/>
      </w:pPr>
      <w:r>
        <w:rPr>
          <w:rStyle w:val="CommentReference"/>
        </w:rPr>
        <w:annotationRef/>
      </w:r>
      <w:r>
        <w:t>Yes, you are right.</w:t>
      </w:r>
    </w:p>
  </w:comment>
  <w:comment w:id="278" w:author="Ganchao Wei" w:date="2020-12-14T08:59:00Z" w:initials="GW">
    <w:p w14:paraId="2D7FA770" w14:textId="62BEB185" w:rsidR="00EF42C2" w:rsidRDefault="00EF42C2">
      <w:pPr>
        <w:pStyle w:val="CommentText"/>
      </w:pPr>
      <w:r>
        <w:rPr>
          <w:rStyle w:val="CommentReference"/>
        </w:rPr>
        <w:annotationRef/>
      </w:r>
      <w:r w:rsidRPr="00630EA0">
        <w:t xml:space="preserve">basis = </w:t>
      </w:r>
      <w:proofErr w:type="spellStart"/>
      <w:proofErr w:type="gramStart"/>
      <w:r w:rsidRPr="00630EA0">
        <w:t>getBasis</w:t>
      </w:r>
      <w:proofErr w:type="spellEnd"/>
      <w:r w:rsidRPr="00630EA0">
        <w:t>(</w:t>
      </w:r>
      <w:proofErr w:type="gramEnd"/>
      <w:r w:rsidRPr="00630EA0">
        <w:t>'</w:t>
      </w:r>
      <w:proofErr w:type="spellStart"/>
      <w:r w:rsidRPr="00630EA0">
        <w:t>rcos</w:t>
      </w:r>
      <w:proofErr w:type="spellEnd"/>
      <w:r w:rsidRPr="00630EA0">
        <w:t>', 5, 450, 50,0);</w:t>
      </w:r>
    </w:p>
  </w:comment>
  <w:comment w:id="279" w:author="ian" w:date="2020-12-10T14:07:00Z" w:initials="i">
    <w:p w14:paraId="391966E2" w14:textId="6124F947" w:rsidR="00EF42C2" w:rsidRDefault="00EF42C2">
      <w:pPr>
        <w:pStyle w:val="CommentText"/>
      </w:pPr>
      <w:r>
        <w:rPr>
          <w:rStyle w:val="CommentReference"/>
        </w:rPr>
        <w:annotationRef/>
      </w:r>
      <w:r>
        <w:t>Which results do this?</w:t>
      </w:r>
    </w:p>
  </w:comment>
  <w:comment w:id="280" w:author="Ganchao Wei" w:date="2020-12-13T10:07:00Z" w:initials="GW">
    <w:p w14:paraId="69B1FDF2" w14:textId="0B08E997" w:rsidR="00EF42C2" w:rsidRDefault="00EF42C2">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 w:id="385" w:author="Ganchao Wei" w:date="2020-12-16T20:35:00Z" w:initials="GW">
    <w:p w14:paraId="195C2371" w14:textId="77777777" w:rsidR="00EF42C2" w:rsidRDefault="00EF42C2" w:rsidP="000C4E1C">
      <w:pPr>
        <w:pStyle w:val="CommentText"/>
      </w:pPr>
      <w:r>
        <w:rPr>
          <w:rStyle w:val="CommentReference"/>
        </w:rPr>
        <w:annotationRef/>
      </w:r>
      <w:r>
        <w:t xml:space="preserve">Is this acceptable? I just found I set baseline to be 6, i.e. post-firing rate = </w:t>
      </w:r>
      <w:proofErr w:type="gramStart"/>
      <w:r>
        <w:t>exp(</w:t>
      </w:r>
      <w:proofErr w:type="gramEnd"/>
      <w:r>
        <w:t>6)Hz = 400Hz</w:t>
      </w:r>
    </w:p>
  </w:comment>
  <w:comment w:id="459" w:author="ian" w:date="2020-12-15T12:23:00Z" w:initials="i">
    <w:p w14:paraId="5183626B" w14:textId="1C892E3F" w:rsidR="00EF42C2" w:rsidRDefault="00EF42C2">
      <w:pPr>
        <w:pStyle w:val="CommentText"/>
      </w:pPr>
      <w:r>
        <w:rPr>
          <w:rStyle w:val="CommentReference"/>
        </w:rPr>
        <w:annotationRef/>
      </w:r>
      <w:r>
        <w:t>Still needs a better ending</w:t>
      </w:r>
    </w:p>
  </w:comment>
  <w:comment w:id="460" w:author="ian" w:date="2020-12-15T12:31:00Z" w:initials="i">
    <w:p w14:paraId="7ACA5019" w14:textId="14BD9F19" w:rsidR="00EF42C2" w:rsidRDefault="00EF42C2">
      <w:pPr>
        <w:pStyle w:val="CommentText"/>
      </w:pPr>
      <w:r>
        <w:rPr>
          <w:rStyle w:val="CommentReference"/>
        </w:rPr>
        <w:annotationRef/>
      </w:r>
      <w:r>
        <w:t>We had this in the figure at some point. Can decide if we want to add it back...</w:t>
      </w:r>
    </w:p>
  </w:comment>
  <w:comment w:id="461" w:author="Ganchao Wei" w:date="2020-12-20T10:19:00Z" w:initials="GW">
    <w:p w14:paraId="4833CFE4" w14:textId="22B13A2B" w:rsidR="00EF42C2" w:rsidRDefault="00EF42C2">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EF42C2" w:rsidRDefault="00EF42C2">
      <w:pPr>
        <w:pStyle w:val="CommentText"/>
      </w:pPr>
    </w:p>
    <w:p w14:paraId="79A70A7C" w14:textId="4B4CE3D1" w:rsidR="00EF42C2" w:rsidRDefault="00EF42C2">
      <w:pPr>
        <w:pStyle w:val="CommentText"/>
      </w:pPr>
      <w:r>
        <w:t>Since now baseline is changing somewhat faster, split by quartiles of T is not enough.</w:t>
      </w:r>
    </w:p>
  </w:comment>
  <w:comment w:id="502" w:author="Ganchao Wei" w:date="2020-12-20T10:45:00Z" w:initials="GW">
    <w:p w14:paraId="5BAB0C29" w14:textId="3DFC1900" w:rsidR="00EF42C2" w:rsidRDefault="00EF42C2">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527" w:author="ian" w:date="2020-12-15T15:06:00Z" w:initials="i">
    <w:p w14:paraId="764B3790" w14:textId="3E9F766A" w:rsidR="00EF42C2" w:rsidRDefault="00EF42C2">
      <w:pPr>
        <w:pStyle w:val="CommentText"/>
      </w:pPr>
      <w:r>
        <w:rPr>
          <w:rStyle w:val="CommentReference"/>
        </w:rPr>
        <w:annotationRef/>
      </w:r>
    </w:p>
  </w:comment>
  <w:comment w:id="548" w:author="Ganchao Wei" w:date="2020-12-20T14:38:00Z" w:initials="GW">
    <w:p w14:paraId="5F4071C1" w14:textId="77777777" w:rsidR="00EF42C2" w:rsidRDefault="00EF42C2" w:rsidP="007D452E">
      <w:pPr>
        <w:jc w:val="both"/>
      </w:pPr>
      <w:r>
        <w:rPr>
          <w:rStyle w:val="CommentReference"/>
        </w:rPr>
        <w:annotationRef/>
      </w:r>
      <w:r>
        <w:t>[Limitations of the model]</w:t>
      </w:r>
    </w:p>
    <w:p w14:paraId="4658E6D9" w14:textId="77777777" w:rsidR="00EF42C2" w:rsidRDefault="00EF42C2" w:rsidP="007D452E">
      <w:pPr>
        <w:jc w:val="both"/>
      </w:pPr>
      <w:r>
        <w:t>[Possible extensions of the model]</w:t>
      </w:r>
    </w:p>
    <w:p w14:paraId="63524404" w14:textId="5B9CDA03" w:rsidR="00EF42C2" w:rsidRDefault="00EF42C2" w:rsidP="007D452E">
      <w:pPr>
        <w:pStyle w:val="CommentText"/>
      </w:pPr>
      <w:r>
        <w:t>[Prospects for real data…]</w:t>
      </w:r>
    </w:p>
  </w:comment>
  <w:comment w:id="556" w:author="Ganchao Wei" w:date="2020-12-20T14:38:00Z" w:initials="GW">
    <w:p w14:paraId="60266280" w14:textId="437F7C2E" w:rsidR="00EF42C2" w:rsidRDefault="00EF42C2">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323A20" w15:done="0"/>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2D7FA770" w15:done="0"/>
  <w15:commentEx w15:paraId="391966E2" w15:done="0"/>
  <w15:commentEx w15:paraId="69B1FDF2" w15:paraIdParent="391966E2" w15:done="0"/>
  <w15:commentEx w15:paraId="195C2371" w15:done="0"/>
  <w15:commentEx w15:paraId="5183626B" w15:done="0"/>
  <w15:commentEx w15:paraId="7ACA5019" w15:done="0"/>
  <w15:commentEx w15:paraId="79A70A7C" w15:paraIdParent="7ACA5019" w15:done="0"/>
  <w15:commentEx w15:paraId="5BAB0C29" w15:done="0"/>
  <w15:commentEx w15:paraId="764B3790"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Extensible w16cex:durableId="2381D42E" w16cex:dateUtc="2020-12-14T17:08:00Z"/>
  <w16cex:commentExtensible w16cex:durableId="2381CA80" w16cex:dateUtc="2020-12-14T16:26:00Z"/>
  <w16cex:commentExtensible w16cex:durableId="238300E3" w16cex:dateUtc="2020-12-15T14:31:00Z"/>
  <w16cex:commentExtensible w16cex:durableId="23832933" w16cex:dateUtc="2020-12-15T17:23:00Z"/>
  <w16cex:commentExtensible w16cex:durableId="23832B39" w16cex:dateUtc="2020-12-15T17:31:00Z"/>
  <w16cex:commentExtensible w16cex:durableId="23834B78" w16cex:dateUtc="2020-12-15T19:49:00Z"/>
  <w16cex:commentExtensible w16cex:durableId="23834D14" w16cex:dateUtc="2020-12-15T19:49:00Z"/>
  <w16cex:commentExtensible w16cex:durableId="23834CE7" w16cex:dateUtc="2020-12-15T19:55:00Z"/>
  <w16cex:commentExtensible w16cex:durableId="23834F90" w16cex:dateUtc="2020-12-15T20:06:00Z"/>
  <w16cex:commentExtensible w16cex:durableId="2381C8D4" w16cex:dateUtc="2020-12-14T16:19:00Z"/>
  <w16cex:commentExtensible w16cex:durableId="2383104E" w16cex:dateUtc="2020-12-15T15:37:00Z"/>
  <w16cex:commentExtensible w16cex:durableId="23831477" w16cex:dateUtc="2020-12-15T15:54:00Z"/>
  <w16cex:commentExtensible w16cex:durableId="23830596" w16cex:dateUtc="2020-12-15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323A20" w16cid:durableId="2389E83D"/>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2D7FA770" w16cid:durableId="2381A7DC"/>
  <w16cid:commentId w16cid:paraId="391966E2" w16cid:durableId="237CAA18"/>
  <w16cid:commentId w16cid:paraId="69B1FDF2" w16cid:durableId="23806667"/>
  <w16cid:commentId w16cid:paraId="195C2371" w16cid:durableId="2384EE17"/>
  <w16cid:commentId w16cid:paraId="5183626B" w16cid:durableId="23832933"/>
  <w16cid:commentId w16cid:paraId="7ACA5019" w16cid:durableId="23832B39"/>
  <w16cid:commentId w16cid:paraId="79A70A7C" w16cid:durableId="2389A3C8"/>
  <w16cid:commentId w16cid:paraId="5BAB0C29" w16cid:durableId="2389A9B2"/>
  <w16cid:commentId w16cid:paraId="764B3790" w16cid:durableId="23834F90"/>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11740" w14:textId="77777777" w:rsidR="00CA2A60" w:rsidRDefault="00CA2A60" w:rsidP="00781D79">
      <w:pPr>
        <w:spacing w:after="0" w:line="240" w:lineRule="auto"/>
      </w:pPr>
      <w:r>
        <w:separator/>
      </w:r>
    </w:p>
  </w:endnote>
  <w:endnote w:type="continuationSeparator" w:id="0">
    <w:p w14:paraId="16C159B6" w14:textId="77777777" w:rsidR="00CA2A60" w:rsidRDefault="00CA2A60"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EF42C2" w:rsidRPr="00072DFF" w:rsidRDefault="00EF42C2">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EF42C2" w:rsidRPr="00072DFF" w:rsidRDefault="00EF42C2">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9CF19" w14:textId="77777777" w:rsidR="00CA2A60" w:rsidRDefault="00CA2A60" w:rsidP="00781D79">
      <w:pPr>
        <w:spacing w:after="0" w:line="240" w:lineRule="auto"/>
      </w:pPr>
      <w:r>
        <w:separator/>
      </w:r>
    </w:p>
  </w:footnote>
  <w:footnote w:type="continuationSeparator" w:id="0">
    <w:p w14:paraId="2D2419F9" w14:textId="77777777" w:rsidR="00CA2A60" w:rsidRDefault="00CA2A60"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613C"/>
    <w:rsid w:val="000B7007"/>
    <w:rsid w:val="000C2167"/>
    <w:rsid w:val="000C3C83"/>
    <w:rsid w:val="000C4E1C"/>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EAD"/>
    <w:rsid w:val="004720F8"/>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53C"/>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A445B"/>
    <w:rsid w:val="006B12F4"/>
    <w:rsid w:val="006B29B9"/>
    <w:rsid w:val="006C214C"/>
    <w:rsid w:val="006C71BA"/>
    <w:rsid w:val="006C7FAB"/>
    <w:rsid w:val="006D016F"/>
    <w:rsid w:val="006D093A"/>
    <w:rsid w:val="006D12CB"/>
    <w:rsid w:val="006D79F1"/>
    <w:rsid w:val="006E086C"/>
    <w:rsid w:val="006E3C91"/>
    <w:rsid w:val="006E4AF9"/>
    <w:rsid w:val="006E55BF"/>
    <w:rsid w:val="006E5963"/>
    <w:rsid w:val="006E5E8E"/>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922"/>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4F"/>
    <w:rsid w:val="00784768"/>
    <w:rsid w:val="007849DF"/>
    <w:rsid w:val="007862DF"/>
    <w:rsid w:val="0078782B"/>
    <w:rsid w:val="00792FC2"/>
    <w:rsid w:val="00793149"/>
    <w:rsid w:val="00796BFC"/>
    <w:rsid w:val="007A0303"/>
    <w:rsid w:val="007A03C2"/>
    <w:rsid w:val="007A0F56"/>
    <w:rsid w:val="007A12DC"/>
    <w:rsid w:val="007A28F6"/>
    <w:rsid w:val="007A664E"/>
    <w:rsid w:val="007A6759"/>
    <w:rsid w:val="007A7C71"/>
    <w:rsid w:val="007A7EAD"/>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6C4"/>
    <w:rsid w:val="00851C98"/>
    <w:rsid w:val="00851EEE"/>
    <w:rsid w:val="008531D1"/>
    <w:rsid w:val="00856F1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667E1"/>
    <w:rsid w:val="009714A8"/>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1EA5"/>
    <w:rsid w:val="00C91F88"/>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03"/>
    <w:rsid w:val="00D778B0"/>
    <w:rsid w:val="00D80FE0"/>
    <w:rsid w:val="00D8409A"/>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6623"/>
    <w:rsid w:val="00F27AB4"/>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styleId="UnresolvedMention">
    <w:name w:val="Unresolved Mention"/>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A26AD363-FCA2-4177-AE2D-8FF76718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21</Pages>
  <Words>25694</Words>
  <Characters>146461</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171812</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12</cp:revision>
  <cp:lastPrinted>2020-12-15T15:17:00Z</cp:lastPrinted>
  <dcterms:created xsi:type="dcterms:W3CDTF">2020-12-15T20:19:00Z</dcterms:created>
  <dcterms:modified xsi:type="dcterms:W3CDTF">2020-12-20T23:57:00Z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