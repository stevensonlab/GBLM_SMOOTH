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proofErr w:type="spellStart"/>
      <w:r>
        <w:t>Ganchao</w:t>
      </w:r>
      <w:proofErr w:type="spellEnd"/>
      <w:r>
        <w:t xml:space="preserve">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ins w:id="0" w:author="ian" w:date="2020-12-10T09:56:00Z">
        <w:r w:rsidR="009419EC">
          <w:t>-</w:t>
        </w:r>
      </w:ins>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1B3E170" w14:textId="19CBD015" w:rsidR="00CB60F1" w:rsidRDefault="00997E3F" w:rsidP="000C7168">
      <w:pPr>
        <w:jc w:val="both"/>
      </w:pPr>
      <w:r>
        <w:rPr>
          <w:lang w:eastAsia="zh-CN"/>
        </w:rPr>
        <w:t>Synapses</w:t>
      </w:r>
      <w:r w:rsidR="00585015">
        <w:rPr>
          <w:lang w:eastAsia="zh-CN"/>
        </w:rPr>
        <w:t xml:space="preserve"> play an important role in neurophysiology, although d</w:t>
      </w:r>
      <w:r w:rsidR="00585015" w:rsidRPr="00585015">
        <w:rPr>
          <w:lang w:eastAsia="zh-CN"/>
        </w:rPr>
        <w:t xml:space="preserve">etecting and characterizing these synapses </w:t>
      </w:r>
      <w:r w:rsidR="00585015">
        <w:rPr>
          <w:lang w:eastAsia="zh-CN"/>
        </w:rPr>
        <w:t xml:space="preserve">is not easy. </w:t>
      </w:r>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r w:rsidR="00851C98">
        <w:fldChar w:fldCharType="begin" w:fldLock="1"/>
      </w:r>
      <w:r>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Pr>
          <w:rFonts w:ascii="Cambria Math" w:hAnsi="Cambria Math" w:cs="Cambria Math"/>
        </w:rPr>
        <w:instrText>∼</w:instrText>
      </w:r>
      <w:r>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lt;sup&gt;1,2&lt;/sup&gt;","plainTextFormattedCitation":"1,2","previouslyFormattedCitation":"&lt;sup&gt;1,2&lt;/sup&gt;"},"properties":{"noteIndex":0},"schema":"https://github.com/citation-style-language/schema/raw/master/csl-citation.json"}</w:instrText>
      </w:r>
      <w:r w:rsidR="00851C98">
        <w:fldChar w:fldCharType="separate"/>
      </w:r>
      <w:r w:rsidR="00851C98" w:rsidRPr="00851C98">
        <w:rPr>
          <w:noProof/>
          <w:vertAlign w:val="superscript"/>
        </w:rPr>
        <w:t>1,2</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post-synaptic neurons</w:t>
      </w:r>
      <w:r w:rsidR="00851C98">
        <w:fldChar w:fldCharType="begin" w:fldLock="1"/>
      </w:r>
      <w:r w:rsidR="000B134B">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lt;sup&gt;3&lt;/sup&gt;","plainTextFormattedCitation":"3","previouslyFormattedCitation":"&lt;sup&gt;3&lt;/sup&gt;"},"properties":{"noteIndex":0},"schema":"https://github.com/citation-style-language/schema/raw/master/csl-citation.json"}</w:instrText>
      </w:r>
      <w:r w:rsidR="00851C98">
        <w:fldChar w:fldCharType="separate"/>
      </w:r>
      <w:r w:rsidR="00851C98" w:rsidRPr="00851C98">
        <w:rPr>
          <w:noProof/>
          <w:vertAlign w:val="superscript"/>
        </w:rPr>
        <w:t>3</w:t>
      </w:r>
      <w:r w:rsidR="00851C98">
        <w:fldChar w:fldCharType="end"/>
      </w:r>
      <w:r w:rsidR="00717A9D">
        <w:t>.</w:t>
      </w:r>
      <w:r w:rsidR="005367F1">
        <w:t xml:space="preserve"> </w:t>
      </w:r>
      <w:r w:rsidR="00940128">
        <w:t>When a monosynaptic occurs, the postsynaptic spiking probability will often increase or decrease after a presynaptic spike, for</w:t>
      </w:r>
      <w:r w:rsidR="004B57B8">
        <w:t xml:space="preserve"> an</w:t>
      </w:r>
      <w:r w:rsidR="00940128">
        <w:t xml:space="preserve"> excitatory or inhibitory synapse.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r w:rsidR="00CB60F1">
        <w:fldChar w:fldCharType="begin" w:fldLock="1"/>
      </w:r>
      <w:r w:rsidR="00CB60F1">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lt;sup&gt;4,5&lt;/sup&gt;","plainTextFormattedCitation":"4,5","previouslyFormattedCitation":"&lt;sup&gt;4,5&lt;/sup&gt;"},"properties":{"noteIndex":0},"schema":"https://github.com/citation-style-language/schema/raw/master/csl-citation.json"}</w:instrText>
      </w:r>
      <w:r w:rsidR="00CB60F1">
        <w:fldChar w:fldCharType="separate"/>
      </w:r>
      <w:r w:rsidR="00CB60F1" w:rsidRPr="000B134B">
        <w:rPr>
          <w:noProof/>
          <w:vertAlign w:val="superscript"/>
        </w:rPr>
        <w:t>4,5</w:t>
      </w:r>
      <w:r w:rsidR="00CB60F1">
        <w:fldChar w:fldCharType="end"/>
      </w:r>
      <w:r w:rsidR="00CB60F1">
        <w:t>.</w:t>
      </w:r>
    </w:p>
    <w:p w14:paraId="3B9D741B" w14:textId="6D06D3CF" w:rsidR="001073DA" w:rsidRDefault="001073DA" w:rsidP="000C7168">
      <w:pPr>
        <w:jc w:val="both"/>
      </w:pPr>
    </w:p>
    <w:p w14:paraId="6DB9F0EE" w14:textId="488E28AF" w:rsidR="00FE4BC2"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w:t>
      </w:r>
      <w:r w:rsidR="008D5758">
        <w:lastRenderedPageBreak/>
        <w:t>over multiple timescales and due to different biophysical mechanisms</w:t>
      </w:r>
      <w:r w:rsidR="008D5758">
        <w:fldChar w:fldCharType="begin" w:fldLock="1"/>
      </w:r>
      <w:r w:rsidR="002735D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lt;sup&gt;6&lt;/sup&gt;","plainTextFormattedCitation":"6","previouslyFormattedCitation":"&lt;sup&gt;6&lt;/sup&gt;"},"properties":{"noteIndex":0},"schema":"https://github.com/citation-style-language/schema/raw/master/csl-citation.json"}</w:instrText>
      </w:r>
      <w:r w:rsidR="008D5758">
        <w:fldChar w:fldCharType="separate"/>
      </w:r>
      <w:r w:rsidR="00CF12B4" w:rsidRPr="00CF12B4">
        <w:rPr>
          <w:noProof/>
          <w:vertAlign w:val="superscript"/>
        </w:rPr>
        <w:t>6</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r w:rsidR="00CF12B4">
        <w:fldChar w:fldCharType="begin" w:fldLock="1"/>
      </w:r>
      <w:r w:rsidR="002735D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lt;sup&gt;7&lt;/sup&gt;","plainTextFormattedCitation":"7","previouslyFormattedCitation":"&lt;sup&gt;7&lt;/sup&gt;"},"properties":{"noteIndex":0},"schema":"https://github.com/citation-style-language/schema/raw/master/csl-citation.json"}</w:instrText>
      </w:r>
      <w:r w:rsidR="00CF12B4">
        <w:fldChar w:fldCharType="separate"/>
      </w:r>
      <w:r w:rsidR="00CF12B4" w:rsidRPr="00CF12B4">
        <w:rPr>
          <w:noProof/>
          <w:vertAlign w:val="superscript"/>
        </w:rPr>
        <w:t>7</w:t>
      </w:r>
      <w:r w:rsidR="00CF12B4">
        <w:fldChar w:fldCharType="end"/>
      </w:r>
      <w:r w:rsidR="00CF12B4">
        <w:t>.</w:t>
      </w:r>
    </w:p>
    <w:p w14:paraId="7537E001" w14:textId="77777777" w:rsidR="00CF12B4" w:rsidRDefault="00CF12B4" w:rsidP="000C7168">
      <w:pPr>
        <w:jc w:val="both"/>
      </w:pPr>
    </w:p>
    <w:p w14:paraId="0CDC456B" w14:textId="11AE2910" w:rsidR="005367F1" w:rsidRDefault="00CF12B4" w:rsidP="000C7168">
      <w:pPr>
        <w:jc w:val="both"/>
      </w:pPr>
      <w:r>
        <w:t>The short- and long-term dynamics in synapses can be</w:t>
      </w:r>
      <w:r w:rsidR="002735D8">
        <w:t xml:space="preserve"> roughly</w:t>
      </w:r>
      <w:r>
        <w:t xml:space="preserve"> studied by investigating the cross-correlations or postsynaptic spiking probability, under different presynaptic inter-spike interval (ISI)</w:t>
      </w:r>
      <w:r>
        <w:fldChar w:fldCharType="begin" w:fldLock="1"/>
      </w:r>
      <w:r w:rsidR="002735D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mendeley":{"formattedCitation":"&lt;sup&gt;7,8&lt;/sup&gt;","plainTextFormattedCitation":"7,8","previouslyFormattedCitation":"&lt;sup&gt;7,8&lt;/sup&gt;"},"properties":{"noteIndex":0},"schema":"https://github.com/citation-style-language/schema/raw/master/csl-citation.json"}</w:instrText>
      </w:r>
      <w:r>
        <w:fldChar w:fldCharType="separate"/>
      </w:r>
      <w:r w:rsidRPr="00CF12B4">
        <w:rPr>
          <w:noProof/>
          <w:vertAlign w:val="superscript"/>
        </w:rPr>
        <w:t>7,8</w:t>
      </w:r>
      <w:r>
        <w:fldChar w:fldCharType="end"/>
      </w:r>
      <w:r>
        <w:t xml:space="preserve"> and different recording time respectively.</w:t>
      </w:r>
      <w:r w:rsidR="002735D8">
        <w:t xml:space="preserve"> </w:t>
      </w:r>
      <w:r w:rsidR="000C7168">
        <w:t>Several authors have proposed models for estimating</w:t>
      </w:r>
      <w:r w:rsidR="00E94301">
        <w:t xml:space="preserve"> either</w:t>
      </w:r>
      <w:r w:rsidR="000C7168">
        <w:t xml:space="preserve"> long-term</w:t>
      </w:r>
      <w:r w:rsidR="000B134B">
        <w:fldChar w:fldCharType="begin" w:fldLock="1"/>
      </w:r>
      <w:r w:rsidR="002E04FB">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t;sup&gt;9,10&lt;/sup&gt;","plainTextFormattedCitation":"9,10","previouslyFormattedCitation":"&lt;sup&gt;9,10&lt;/sup&gt;"},"properties":{"noteIndex":0},"schema":"https://github.com/citation-style-language/schema/raw/master/csl-citation.json"}</w:instrText>
      </w:r>
      <w:r w:rsidR="000B134B">
        <w:fldChar w:fldCharType="separate"/>
      </w:r>
      <w:r w:rsidR="000B134B" w:rsidRPr="000B134B">
        <w:rPr>
          <w:noProof/>
          <w:vertAlign w:val="superscript"/>
        </w:rPr>
        <w:t>9,10</w:t>
      </w:r>
      <w:r w:rsidR="000B134B">
        <w:fldChar w:fldCharType="end"/>
      </w:r>
      <w:r w:rsidR="000C7168">
        <w:t xml:space="preserve"> </w:t>
      </w:r>
      <w:r w:rsidR="00E94301">
        <w:t xml:space="preserve">or </w:t>
      </w:r>
      <w:r w:rsidR="000C7168">
        <w:t>short-term</w:t>
      </w:r>
      <w:r w:rsidR="000B134B">
        <w:fldChar w:fldCharType="begin" w:fldLock="1"/>
      </w:r>
      <w:r w:rsidR="002E04FB">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lt;sup&gt;11–13&lt;/sup&gt;","plainTextFormattedCitation":"11–13","previouslyFormattedCitation":"&lt;sup&gt;11–13&lt;/sup&gt;"},"properties":{"noteIndex":0},"schema":"https://github.com/citation-style-language/schema/raw/master/csl-citation.json"}</w:instrText>
      </w:r>
      <w:r w:rsidR="000B134B">
        <w:fldChar w:fldCharType="separate"/>
      </w:r>
      <w:r w:rsidR="000B134B" w:rsidRPr="000B134B">
        <w:rPr>
          <w:noProof/>
          <w:vertAlign w:val="superscript"/>
        </w:rPr>
        <w:t>11–13</w:t>
      </w:r>
      <w:r w:rsidR="000B134B">
        <w:fldChar w:fldCharType="end"/>
      </w:r>
      <w:r w:rsidR="00B40E11">
        <w:t xml:space="preserve"> changes in synaptic weights. </w:t>
      </w:r>
      <w:r w:rsidR="00AA5248">
        <w:t xml:space="preserve">Unlike </w:t>
      </w:r>
      <w:r w:rsidR="00636E45">
        <w:t>English et al.</w:t>
      </w:r>
      <w:r w:rsidR="00636E45">
        <w:fldChar w:fldCharType="begin" w:fldLock="1"/>
      </w:r>
      <w:r w:rsidR="00636E45">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lt;sup&gt;12&lt;/sup&gt;","plainTextFormattedCitation":"12","previouslyFormattedCitation":"&lt;sup&gt;12&lt;/sup&gt;"},"properties":{"noteIndex":0},"schema":"https://github.com/citation-style-language/schema/raw/master/csl-citation.json"}</w:instrText>
      </w:r>
      <w:r w:rsidR="00636E45">
        <w:fldChar w:fldCharType="separate"/>
      </w:r>
      <w:r w:rsidR="00636E45" w:rsidRPr="000B134B">
        <w:rPr>
          <w:noProof/>
          <w:vertAlign w:val="superscript"/>
        </w:rPr>
        <w:t>12</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w:t>
      </w:r>
      <w:proofErr w:type="spellStart"/>
      <w:r w:rsidR="00636E45">
        <w:t>Ghanbari</w:t>
      </w:r>
      <w:proofErr w:type="spellEnd"/>
      <w:r w:rsidR="00636E45">
        <w:t xml:space="preserve"> et al.</w:t>
      </w:r>
      <w:r w:rsidR="00636E45">
        <w:fldChar w:fldCharType="begin" w:fldLock="1"/>
      </w:r>
      <w:r w:rsidR="00636E45">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lt;sup&gt;14&lt;/sup&gt;","plainTextFormattedCitation":"14","previouslyFormattedCitation":"&lt;sup&gt;14&lt;/sup&gt;"},"properties":{"noteIndex":0},"schema":"https://github.com/citation-style-language/schema/raw/master/csl-citation.json"}</w:instrText>
      </w:r>
      <w:r w:rsidR="00636E45">
        <w:fldChar w:fldCharType="separate"/>
      </w:r>
      <w:r w:rsidR="00636E45" w:rsidRPr="00453839">
        <w:rPr>
          <w:noProof/>
          <w:vertAlign w:val="superscript"/>
        </w:rPr>
        <w:t>14</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r w:rsidR="00D42487">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D42487">
        <w:fldChar w:fldCharType="separate"/>
      </w:r>
      <w:r w:rsidR="00D42487" w:rsidRPr="00D42487">
        <w:rPr>
          <w:noProof/>
          <w:vertAlign w:val="superscript"/>
        </w:rPr>
        <w:t>15</w:t>
      </w:r>
      <w:r w:rsidR="00D42487">
        <w:fldChar w:fldCharType="end"/>
      </w:r>
      <w:r w:rsidR="00D42487">
        <w:t>, while the short-term plasticity is modeled by additive effects that depend on the presynaptic spike timing</w:t>
      </w:r>
      <w:r w:rsidR="00D42487">
        <w:fldChar w:fldCharType="begin" w:fldLock="1"/>
      </w:r>
      <w:r w:rsidR="00D42487">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D42487">
        <w:fldChar w:fldCharType="separate"/>
      </w:r>
      <w:r w:rsidR="00D42487" w:rsidRPr="00D42487">
        <w:rPr>
          <w:noProof/>
          <w:vertAlign w:val="superscript"/>
        </w:rPr>
        <w:t>10</w:t>
      </w:r>
      <w:r w:rsidR="00D42487">
        <w:fldChar w:fldCharType="end"/>
      </w:r>
      <w:r w:rsidR="00D42487">
        <w:t xml:space="preserve">. </w:t>
      </w:r>
      <w:r w:rsidR="005367F1">
        <w:t xml:space="preserve">By several simulations, we show that this model provides a flexible framework for tracking short- and long-term variation in spike transmission, and </w:t>
      </w:r>
      <w:proofErr w:type="gramStart"/>
      <w:r w:rsidR="005367F1">
        <w:t>it’s</w:t>
      </w:r>
      <w:proofErr w:type="gramEnd"/>
      <w:r w:rsidR="005367F1">
        <w:t xml:space="preserve"> necessary to estimate both long-term and short-term effects simultaneously.</w:t>
      </w:r>
    </w:p>
    <w:p w14:paraId="18946CDA" w14:textId="3387A26E" w:rsidR="0012409E" w:rsidRPr="0012409E" w:rsidRDefault="00C4225E" w:rsidP="000C7168">
      <w:pPr>
        <w:pStyle w:val="Heading1"/>
        <w:jc w:val="both"/>
      </w:pPr>
      <w:r>
        <w:t xml:space="preserve">2 </w:t>
      </w:r>
      <w:r w:rsidR="0012409E">
        <w:t>Methods</w:t>
      </w:r>
    </w:p>
    <w:p w14:paraId="1120A40A" w14:textId="39CDC673"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A25235">
        <w:fldChar w:fldCharType="begin" w:fldLock="1"/>
      </w:r>
      <w:r w:rsidR="002E04FB">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lt;sup&gt;16,17&lt;/sup&gt;","plainTextFormattedCitation":"16,17","previouslyFormattedCitation":"&lt;sup&gt;16,17&lt;/sup&gt;"},"properties":{"noteIndex":0},"schema":"https://github.com/citation-style-language/schema/raw/master/csl-citation.json"}</w:instrText>
      </w:r>
      <w:r w:rsidR="00A25235">
        <w:fldChar w:fldCharType="separate"/>
      </w:r>
      <w:r w:rsidR="002735D8" w:rsidRPr="002735D8">
        <w:rPr>
          <w:noProof/>
          <w:vertAlign w:val="superscript"/>
        </w:rPr>
        <w:t>16,17</w:t>
      </w:r>
      <w:r w:rsidR="00A25235">
        <w:fldChar w:fldCharType="end"/>
      </w:r>
      <w:r w:rsidR="00A25235">
        <w:t>.</w:t>
      </w:r>
      <w:r>
        <w:t xml:space="preserve"> </w:t>
      </w:r>
      <w:r w:rsidR="00A25235">
        <w:t>While many previous studies</w:t>
      </w:r>
      <w:r w:rsidR="002E04FB">
        <w:fldChar w:fldCharType="begin" w:fldLock="1"/>
      </w:r>
      <w:r w:rsidR="00FB3229">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lt;sup&gt;9–13&lt;/sup&gt;","plainTextFormattedCitation":"9–13","previouslyFormattedCitation":"&lt;sup&gt;9–13&lt;/sup&gt;"},"properties":{"noteIndex":0},"schema":"https://github.com/citation-style-language/schema/raw/master/csl-citation.json"}</w:instrText>
      </w:r>
      <w:r w:rsidR="002E04FB">
        <w:fldChar w:fldCharType="separate"/>
      </w:r>
      <w:r w:rsidR="002E04FB" w:rsidRPr="002E04FB">
        <w:rPr>
          <w:noProof/>
          <w:vertAlign w:val="superscript"/>
        </w:rPr>
        <w:t>9–13</w:t>
      </w:r>
      <w:r w:rsidR="002E04FB">
        <w:fldChar w:fldCharType="end"/>
      </w:r>
      <w:r w:rsidR="00A25235">
        <w:t xml:space="preserve"> have modeled static coupling between neurons, our goal here is to </w:t>
      </w:r>
      <w:r>
        <w:t xml:space="preserve">describe </w:t>
      </w:r>
      <w:r w:rsidR="00A25235">
        <w:t xml:space="preserve">a time-varying synaptic strength with </w:t>
      </w:r>
      <w:r>
        <w:t>both short- and long-term changes.</w:t>
      </w:r>
    </w:p>
    <w:p w14:paraId="2642F66E" w14:textId="2F2DEFF2" w:rsidR="001677AA" w:rsidRPr="004935C6" w:rsidDel="009419EC" w:rsidRDefault="001677AA" w:rsidP="000C7168">
      <w:pPr>
        <w:jc w:val="both"/>
        <w:rPr>
          <w:del w:id="1" w:author="ian" w:date="2020-12-10T09:59:00Z"/>
        </w:rPr>
      </w:pPr>
    </w:p>
    <w:p w14:paraId="0ACE6805" w14:textId="2261662E"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del w:id="2" w:author="ian" w:date="2020-12-10T09:58:00Z">
        <w:r w:rsidR="000E6306" w:rsidDel="009419EC">
          <w:delText xml:space="preserve">Make </w:delText>
        </w:r>
      </w:del>
      <w:ins w:id="3" w:author="ian" w:date="2020-12-10T09:58:00Z">
        <w:r w:rsidR="009419EC">
          <w:t xml:space="preserve">For small enough </w:t>
        </w:r>
      </w:ins>
      <m:oMath>
        <m:r>
          <w:rPr>
            <w:rFonts w:ascii="Cambria Math" w:hAnsi="Cambria Math"/>
          </w:rPr>
          <m:t>∆t</m:t>
        </m:r>
      </m:oMath>
      <w:r w:rsidR="000E6306">
        <w:t xml:space="preserve"> </w:t>
      </w:r>
      <w:del w:id="4" w:author="ian" w:date="2020-12-10T09:58:00Z">
        <w:r w:rsidR="000E6306" w:rsidDel="009419EC">
          <w:delText xml:space="preserve">small enough such that </w:delText>
        </w:r>
      </w:del>
      <w:r w:rsidR="000E6306">
        <w:t xml:space="preserve">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w:t>
      </w:r>
      <w:del w:id="5" w:author="ian" w:date="2020-12-10T09:58:00Z">
        <w:r w:rsidR="000E6306" w:rsidDel="009419EC">
          <w:delText xml:space="preserve">can only </w:delText>
        </w:r>
      </w:del>
      <w:r w:rsidR="000E6306">
        <w:t>take</w:t>
      </w:r>
      <w:ins w:id="6" w:author="ian" w:date="2020-12-10T09:58:00Z">
        <w:r w:rsidR="009419EC">
          <w:t xml:space="preserve"> values of</w:t>
        </w:r>
      </w:ins>
      <w:r w:rsidR="000E6306">
        <w:t xml:space="preserve"> 0 or 1</w:t>
      </w:r>
      <w:del w:id="7" w:author="ian" w:date="2020-12-10T09:58:00Z">
        <w:r w:rsidR="000E6306" w:rsidDel="009419EC">
          <w:delText>,</w:delText>
        </w:r>
      </w:del>
      <w:r w:rsidR="000E6306">
        <w:t xml:space="preserve"> and </w:t>
      </w:r>
      <w:del w:id="8" w:author="ian" w:date="2020-12-10T09:58:00Z">
        <w:r w:rsidR="000E6306" w:rsidDel="009419EC">
          <w:delText>hence we c</w:delText>
        </w:r>
      </w:del>
      <w:ins w:id="9" w:author="ian" w:date="2020-12-10T09:58:00Z">
        <w:r w:rsidR="009419EC">
          <w:t>c</w:t>
        </w:r>
      </w:ins>
      <w:r w:rsidR="000E6306">
        <w:t xml:space="preserve">an </w:t>
      </w:r>
      <w:ins w:id="10" w:author="ian" w:date="2020-12-10T09:58:00Z">
        <w:r w:rsidR="009419EC">
          <w:t xml:space="preserve">be </w:t>
        </w:r>
      </w:ins>
      <w:r w:rsidR="000E6306">
        <w:t>view</w:t>
      </w:r>
      <w:ins w:id="11" w:author="ian" w:date="2020-12-10T09:58:00Z">
        <w:r w:rsidR="009419EC">
          <w:t>ed</w:t>
        </w:r>
      </w:ins>
      <w:del w:id="12" w:author="ian" w:date="2020-12-10T09:58:00Z">
        <w:r w:rsidR="000E6306" w:rsidDel="009419EC">
          <w:delText xml:space="preserve"> </w:delText>
        </w:r>
      </w:del>
      <m:oMath>
        <m:sSubSup>
          <m:sSubSupPr>
            <m:ctrlPr>
              <w:del w:id="13" w:author="ian" w:date="2020-12-10T09:58:00Z">
                <w:rPr>
                  <w:rFonts w:ascii="Cambria Math" w:hAnsi="Cambria Math"/>
                  <w:i/>
                </w:rPr>
              </w:del>
            </m:ctrlPr>
          </m:sSubSupPr>
          <m:e>
            <m:r>
              <w:del w:id="14" w:author="ian" w:date="2020-12-10T09:58:00Z">
                <w:rPr>
                  <w:rFonts w:ascii="Cambria Math" w:hAnsi="Cambria Math"/>
                </w:rPr>
                <m:t>y</m:t>
              </w:del>
            </m:r>
          </m:e>
          <m:sub>
            <m:r>
              <w:del w:id="15" w:author="ian" w:date="2020-12-10T09:58:00Z">
                <w:rPr>
                  <w:rFonts w:ascii="Cambria Math" w:hAnsi="Cambria Math"/>
                </w:rPr>
                <m:t>k</m:t>
              </w:del>
            </m:r>
          </m:sub>
          <m:sup>
            <m:r>
              <w:del w:id="16" w:author="ian" w:date="2020-12-10T09:58:00Z">
                <w:rPr>
                  <w:rFonts w:ascii="Cambria Math" w:hAnsi="Cambria Math"/>
                </w:rPr>
                <m:t>pre</m:t>
              </w:del>
            </m:r>
          </m:sup>
        </m:sSubSup>
      </m:oMath>
      <w:del w:id="17" w:author="ian" w:date="2020-12-10T09:58:00Z">
        <w:r w:rsidR="000E6306" w:rsidDel="009419EC">
          <w:delText xml:space="preserve"> and </w:delText>
        </w:r>
      </w:del>
      <m:oMath>
        <m:sSubSup>
          <m:sSubSupPr>
            <m:ctrlPr>
              <w:del w:id="18" w:author="ian" w:date="2020-12-10T09:58:00Z">
                <w:rPr>
                  <w:rFonts w:ascii="Cambria Math" w:hAnsi="Cambria Math"/>
                  <w:i/>
                </w:rPr>
              </w:del>
            </m:ctrlPr>
          </m:sSubSupPr>
          <m:e>
            <m:r>
              <w:del w:id="19" w:author="ian" w:date="2020-12-10T09:58:00Z">
                <w:rPr>
                  <w:rFonts w:ascii="Cambria Math" w:hAnsi="Cambria Math"/>
                </w:rPr>
                <m:t>y</m:t>
              </w:del>
            </m:r>
          </m:e>
          <m:sub>
            <m:r>
              <w:del w:id="20" w:author="ian" w:date="2020-12-10T09:58:00Z">
                <w:rPr>
                  <w:rFonts w:ascii="Cambria Math" w:hAnsi="Cambria Math"/>
                </w:rPr>
                <m:t>k</m:t>
              </w:del>
            </m:r>
          </m:sub>
          <m:sup>
            <m:r>
              <w:del w:id="21" w:author="ian" w:date="2020-12-10T09:58:00Z">
                <w:rPr>
                  <w:rFonts w:ascii="Cambria Math" w:hAnsi="Cambria Math"/>
                </w:rPr>
                <m:t>post</m:t>
              </w:del>
            </m:r>
          </m:sup>
        </m:sSubSup>
      </m:oMath>
      <w:r w:rsidR="000E6306">
        <w:t xml:space="preserve"> as spike indicators </w:t>
      </w:r>
      <w:ins w:id="22" w:author="ian" w:date="2020-12-10T09:58:00Z">
        <w:r w:rsidR="009419EC">
          <w:t xml:space="preserve">for </w:t>
        </w:r>
      </w:ins>
      <w:del w:id="23" w:author="ian" w:date="2020-12-10T09:58:00Z">
        <w:r w:rsidR="000E6306" w:rsidDel="009419EC">
          <w:delText xml:space="preserve">at </w:delText>
        </w:r>
      </w:del>
      <w:r w:rsidR="000E6306">
        <w:t>time</w:t>
      </w:r>
      <w:ins w:id="24" w:author="ian" w:date="2020-12-10T09:58:00Z">
        <w:r w:rsidR="009419EC">
          <w:t xml:space="preserve"> bin </w:t>
        </w:r>
      </w:ins>
      <m:oMath>
        <m:r>
          <w:ins w:id="25" w:author="ian" w:date="2020-12-10T09:58:00Z">
            <w:rPr>
              <w:rFonts w:ascii="Cambria Math" w:hAnsi="Cambria Math"/>
            </w:rPr>
            <m:t>k</m:t>
          </w:ins>
        </m:r>
        <m:r>
          <w:del w:id="26" w:author="ian" w:date="2020-12-10T09:58:00Z">
            <m:rPr>
              <m:sty m:val="p"/>
            </m:rPr>
            <w:rPr>
              <w:rFonts w:ascii="Cambria Math" w:hAnsi="Cambria Math"/>
              <w:rPrChange w:id="27" w:author="ian" w:date="2020-12-10T09:58:00Z">
                <w:rPr>
                  <w:rFonts w:ascii="Cambria Math" w:hAnsi="Cambria Math"/>
                </w:rPr>
              </w:rPrChange>
            </w:rPr>
            <m:t xml:space="preserve"> </m:t>
          </w:del>
        </m:r>
        <m:sSub>
          <m:sSubPr>
            <m:ctrlPr>
              <w:del w:id="28" w:author="ian" w:date="2020-12-10T09:59:00Z">
                <w:rPr>
                  <w:rFonts w:ascii="Cambria Math" w:hAnsi="Cambria Math"/>
                  <w:i/>
                </w:rPr>
              </w:del>
            </m:ctrlPr>
          </m:sSubPr>
          <m:e>
            <m:r>
              <w:del w:id="29" w:author="ian" w:date="2020-12-10T09:59:00Z">
                <w:rPr>
                  <w:rFonts w:ascii="Cambria Math" w:hAnsi="Cambria Math"/>
                </w:rPr>
                <m:t>t</m:t>
              </w:del>
            </m:r>
          </m:e>
          <m:sub>
            <m:r>
              <w:del w:id="30" w:author="ian" w:date="2020-12-10T09:59:00Z">
                <w:rPr>
                  <w:rFonts w:ascii="Cambria Math" w:hAnsi="Cambria Math"/>
                </w:rPr>
                <m:t>k</m:t>
              </w:del>
            </m:r>
          </m:sub>
        </m:sSub>
      </m:oMath>
      <w:r w:rsidR="000E6306">
        <w:t>.</w:t>
      </w:r>
    </w:p>
    <w:p w14:paraId="1A64F759" w14:textId="5570ADB2" w:rsidR="000E6306" w:rsidDel="009419EC" w:rsidRDefault="000E6306" w:rsidP="000C7168">
      <w:pPr>
        <w:jc w:val="both"/>
        <w:rPr>
          <w:del w:id="31" w:author="ian" w:date="2020-12-10T09:59:00Z"/>
        </w:rPr>
      </w:pPr>
    </w:p>
    <w:p w14:paraId="2931DD6E" w14:textId="1FEEC76B" w:rsidR="00A23AF4" w:rsidRDefault="00A23AF4" w:rsidP="000C7168">
      <w:pPr>
        <w:jc w:val="both"/>
      </w:pPr>
      <w:r>
        <w:t>Previous models of static coupling between neuron</w:t>
      </w:r>
      <w:r w:rsidR="002E04FB">
        <w:t xml:space="preserve">s </w:t>
      </w:r>
      <w:del w:id="32" w:author="ian" w:date="2020-12-10T10:00:00Z">
        <w:r w:rsidR="002E04FB" w:rsidDel="009419EC">
          <w:delText>are modeled by</w:delText>
        </w:r>
      </w:del>
      <w:ins w:id="33" w:author="ian" w:date="2020-12-10T10:00:00Z">
        <w:r w:rsidR="009419EC">
          <w:t xml:space="preserve">typically include </w:t>
        </w:r>
      </w:ins>
      <w:del w:id="34" w:author="ian" w:date="2020-12-10T10:00:00Z">
        <w:r w:rsidR="002E04FB" w:rsidDel="009419EC">
          <w:delText xml:space="preserve"> </w:delText>
        </w:r>
        <w:r w:rsidR="00555E05" w:rsidDel="009419EC">
          <w:delText xml:space="preserve">including </w:delText>
        </w:r>
      </w:del>
      <w:ins w:id="35" w:author="ian" w:date="2020-12-10T10:00:00Z">
        <w:r w:rsidR="009419EC">
          <w:t xml:space="preserve">the recent </w:t>
        </w:r>
      </w:ins>
      <w:del w:id="36" w:author="ian" w:date="2020-12-10T10:00:00Z">
        <w:r w:rsidR="00555E05" w:rsidDel="009419EC">
          <w:delText xml:space="preserve">both past </w:delText>
        </w:r>
      </w:del>
      <w:r w:rsidR="00555E05">
        <w:t xml:space="preserve">spiking history of both </w:t>
      </w:r>
      <w:ins w:id="37" w:author="ian" w:date="2020-12-10T10:00:00Z">
        <w:r w:rsidR="009419EC">
          <w:t xml:space="preserve">the </w:t>
        </w:r>
      </w:ins>
      <w:r w:rsidR="00555E05">
        <w:t>pre</w:t>
      </w:r>
      <w:del w:id="38" w:author="ian" w:date="2020-12-10T10:00:00Z">
        <w:r w:rsidR="00555E05" w:rsidDel="009419EC">
          <w:delText>-</w:delText>
        </w:r>
      </w:del>
      <w:ins w:id="39" w:author="ian" w:date="2020-12-10T10:00:00Z">
        <w:r w:rsidR="009419EC">
          <w:t>synaptic input (the coupling effect)</w:t>
        </w:r>
      </w:ins>
      <w:r w:rsidR="00555E05">
        <w:t xml:space="preserve"> and </w:t>
      </w:r>
      <w:ins w:id="40" w:author="ian" w:date="2020-12-10T10:00:00Z">
        <w:r w:rsidR="009419EC">
          <w:t xml:space="preserve">the </w:t>
        </w:r>
      </w:ins>
      <w:r w:rsidR="00555E05">
        <w:t>post</w:t>
      </w:r>
      <w:del w:id="41" w:author="ian" w:date="2020-12-10T10:00:00Z">
        <w:r w:rsidR="00555E05" w:rsidDel="009419EC">
          <w:delText>-</w:delText>
        </w:r>
      </w:del>
      <w:r w:rsidR="00555E05">
        <w:t>synaptic neuron</w:t>
      </w:r>
      <w:ins w:id="42" w:author="ian" w:date="2020-12-10T10:00:00Z">
        <w:r w:rsidR="009419EC">
          <w:t xml:space="preserve"> itself</w:t>
        </w:r>
      </w:ins>
      <w:del w:id="43" w:author="ian" w:date="2020-12-10T10:01:00Z">
        <w:r w:rsidR="001677AA" w:rsidDel="009419EC">
          <w:delText xml:space="preserve"> directly</w:delText>
        </w:r>
      </w:del>
      <w:r w:rsidR="00555E05">
        <w:t>.</w:t>
      </w:r>
    </w:p>
    <w:tbl>
      <w:tblPr>
        <w:tblStyle w:val="TableGrid"/>
        <w:tblW w:w="5000" w:type="pct"/>
        <w:jc w:val="center"/>
        <w:tblLook w:val="04A0" w:firstRow="1" w:lastRow="0" w:firstColumn="1" w:lastColumn="0" w:noHBand="0" w:noVBand="1"/>
      </w:tblPr>
      <w:tblGrid>
        <w:gridCol w:w="695"/>
        <w:gridCol w:w="8536"/>
        <w:gridCol w:w="695"/>
      </w:tblGrid>
      <w:tr w:rsidR="00C4225E" w14:paraId="46E072E5" w14:textId="77777777" w:rsidTr="00C809D9">
        <w:trPr>
          <w:jc w:val="center"/>
        </w:trPr>
        <w:tc>
          <w:tcPr>
            <w:tcW w:w="350" w:type="pct"/>
          </w:tcPr>
          <w:p w14:paraId="23EC6FFE" w14:textId="77777777" w:rsidR="00C4225E" w:rsidRDefault="00C4225E" w:rsidP="00C809D9">
            <w:pPr>
              <w:jc w:val="both"/>
            </w:pPr>
          </w:p>
        </w:tc>
        <w:tc>
          <w:tcPr>
            <w:tcW w:w="4300" w:type="pct"/>
          </w:tcPr>
          <w:p w14:paraId="40912237" w14:textId="202A03D7" w:rsidR="00C4225E" w:rsidRPr="000137D3" w:rsidRDefault="009419EC" w:rsidP="00C4225E">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del w:id="44" w:author="ian" w:date="2020-12-10T10:01:00Z">
                            <w:rPr>
                              <w:rFonts w:ascii="Cambria Math" w:hAnsi="Cambria Math"/>
                            </w:rPr>
                            <m:t>1</m:t>
                          </w:del>
                        </m:r>
                        <m:r>
                          <w:ins w:id="45" w:author="ian" w:date="2020-12-10T10:02:00Z">
                            <w:rPr>
                              <w:rFonts w:ascii="Cambria Math" w:hAnsi="Cambria Math"/>
                            </w:rPr>
                            <m:t>k-h:k-1</m:t>
                          </w:ins>
                        </m:r>
                        <m:r>
                          <w:del w:id="46" w:author="ian" w:date="2020-12-10T10:02:00Z">
                            <w:rPr>
                              <w:rFonts w:ascii="Cambria Math" w:hAnsi="Cambria Math"/>
                            </w:rPr>
                            <m:t>:k-1</m:t>
                          </w:del>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ins w:id="47" w:author="ian" w:date="2020-12-10T10:02:00Z">
                            <w:rPr>
                              <w:rFonts w:ascii="Cambria Math" w:hAnsi="Cambria Math"/>
                            </w:rPr>
                            <m:t>k-h</m:t>
                          </w:ins>
                        </m:r>
                        <m:r>
                          <w:del w:id="48" w:author="ian" w:date="2020-12-10T10:02:00Z">
                            <w:rPr>
                              <w:rFonts w:ascii="Cambria Math" w:hAnsi="Cambria Math"/>
                            </w:rPr>
                            <m:t>1</m:t>
                          </w:del>
                        </m:r>
                        <m:r>
                          <w:rPr>
                            <w:rFonts w:ascii="Cambria Math" w:hAnsi="Cambria Math"/>
                          </w:rPr>
                          <m:t>:k-1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ins w:id="49" w:author="ian" w:date="2020-12-10T10:02:00Z">
                                <w:rPr>
                                  <w:rFonts w:ascii="Cambria Math" w:hAnsi="Cambria Math"/>
                                </w:rPr>
                                <m:t>k-h</m:t>
                              </w:ins>
                            </m:r>
                            <m:r>
                              <w:del w:id="50" w:author="ian" w:date="2020-12-10T10:02:00Z">
                                <w:rPr>
                                  <w:rFonts w:ascii="Cambria Math" w:hAnsi="Cambria Math"/>
                                </w:rPr>
                                <m:t>1</m:t>
                              </w:del>
                            </m:r>
                            <m:r>
                              <w:rPr>
                                <w:rFonts w:ascii="Cambria Math" w:hAnsi="Cambria Math"/>
                              </w:rPr>
                              <m:t>:k-1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ins w:id="51" w:author="ian" w:date="2020-12-10T10:02:00Z">
                                <w:rPr>
                                  <w:rFonts w:ascii="Cambria Math" w:hAnsi="Cambria Math"/>
                                </w:rPr>
                                <m:t>k-h</m:t>
                              </w:ins>
                            </m:r>
                            <m:r>
                              <w:del w:id="52" w:author="ian" w:date="2020-12-10T10:02:00Z">
                                <w:rPr>
                                  <w:rFonts w:ascii="Cambria Math" w:hAnsi="Cambria Math"/>
                                </w:rPr>
                                <m:t>1</m:t>
                              </w:del>
                            </m:r>
                            <m:r>
                              <w:rPr>
                                <w:rFonts w:ascii="Cambria Math" w:hAnsi="Cambria Math"/>
                              </w:rPr>
                              <m:t>:k-1</m:t>
                            </m:r>
                          </m:sub>
                          <m:sup>
                            <m:r>
                              <w:rPr>
                                <w:rFonts w:ascii="Cambria Math" w:hAnsi="Cambria Math"/>
                              </w:rPr>
                              <m:t>pre</m:t>
                            </m:r>
                          </m:sup>
                        </m:sSubSup>
                      </m:e>
                    </m:d>
                  </m:e>
                </m:func>
              </m:oMath>
            </m:oMathPara>
          </w:p>
        </w:tc>
        <w:tc>
          <w:tcPr>
            <w:tcW w:w="350" w:type="pct"/>
          </w:tcPr>
          <w:p w14:paraId="1ADA61A3" w14:textId="74883567" w:rsidR="00C4225E" w:rsidRDefault="00C4225E" w:rsidP="00C809D9">
            <w:pPr>
              <w:jc w:val="both"/>
            </w:pPr>
            <w:r>
              <w:t>(2.1)</w:t>
            </w:r>
          </w:p>
        </w:tc>
      </w:tr>
      <w:tr w:rsidR="00C4225E" w14:paraId="3DA118A1" w14:textId="77777777" w:rsidTr="00C809D9">
        <w:trPr>
          <w:jc w:val="center"/>
        </w:trPr>
        <w:tc>
          <w:tcPr>
            <w:tcW w:w="350" w:type="pct"/>
          </w:tcPr>
          <w:p w14:paraId="2BA49C60" w14:textId="77777777" w:rsidR="00C4225E" w:rsidRDefault="00C4225E" w:rsidP="00C809D9">
            <w:pPr>
              <w:jc w:val="both"/>
            </w:pPr>
          </w:p>
        </w:tc>
        <w:tc>
          <w:tcPr>
            <w:tcW w:w="4300" w:type="pct"/>
          </w:tcPr>
          <w:p w14:paraId="650FD8E7" w14:textId="4FE05422" w:rsidR="00C4225E" w:rsidRPr="000137D3" w:rsidRDefault="009419EC" w:rsidP="00C4225E">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m:oMathPara>
          </w:p>
        </w:tc>
        <w:tc>
          <w:tcPr>
            <w:tcW w:w="350" w:type="pct"/>
          </w:tcPr>
          <w:p w14:paraId="2C010171" w14:textId="3CB98C81" w:rsidR="00C4225E" w:rsidRDefault="00C4225E" w:rsidP="00C809D9">
            <w:pPr>
              <w:jc w:val="both"/>
            </w:pPr>
            <w:r>
              <w:t>(2.2)</w:t>
            </w:r>
          </w:p>
        </w:tc>
      </w:tr>
    </w:tbl>
    <w:p w14:paraId="0AD6B997" w14:textId="77777777" w:rsidR="00856F1E" w:rsidRDefault="00856F1E" w:rsidP="000C7168">
      <w:pPr>
        <w:jc w:val="both"/>
      </w:pPr>
    </w:p>
    <w:p w14:paraId="068D7161" w14:textId="477CA73A"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ins w:id="53" w:author="ian" w:date="2020-12-10T10:01:00Z">
        <w:r w:rsidR="009419EC">
          <w:t xml:space="preserve">the recent </w:t>
        </w:r>
      </w:ins>
      <w:r w:rsidR="00B963F6">
        <w:t>spik</w:t>
      </w:r>
      <w:del w:id="54" w:author="ian" w:date="2020-12-10T10:05:00Z">
        <w:r w:rsidR="00B963F6" w:rsidDel="009419EC">
          <w:delText>e</w:delText>
        </w:r>
      </w:del>
      <w:ins w:id="55" w:author="ian" w:date="2020-12-10T10:05:00Z">
        <w:r w:rsidR="009419EC">
          <w:t>ing</w:t>
        </w:r>
      </w:ins>
      <w:r w:rsidR="00B963F6">
        <w:t xml:space="preserve"> </w:t>
      </w:r>
      <w:del w:id="56" w:author="ian" w:date="2020-12-10T10:05:00Z">
        <w:r w:rsidR="00B963F6" w:rsidDel="009419EC">
          <w:delText xml:space="preserve">history </w:delText>
        </w:r>
      </w:del>
      <w:r w:rsidR="00B963F6">
        <w:t xml:space="preserve">of </w:t>
      </w:r>
      <w:ins w:id="57" w:author="ian" w:date="2020-12-10T10:05:00Z">
        <w:r w:rsidR="009419EC">
          <w:t xml:space="preserve">the </w:t>
        </w:r>
      </w:ins>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ins w:id="58" w:author="ian" w:date="2020-12-10T10:03:00Z">
                <w:rPr>
                  <w:rFonts w:ascii="Cambria Math" w:hAnsi="Cambria Math"/>
                </w:rPr>
                <m:t>k-h</m:t>
              </w:ins>
            </m:r>
            <m:r>
              <w:del w:id="59" w:author="ian" w:date="2020-12-10T10:03:00Z">
                <w:rPr>
                  <w:rFonts w:ascii="Cambria Math" w:hAnsi="Cambria Math"/>
                </w:rPr>
                <m:t>1</m:t>
              </w:del>
            </m:r>
            <m:r>
              <w:rPr>
                <w:rFonts w:ascii="Cambria Math" w:hAnsi="Cambria Math"/>
              </w:rPr>
              <m:t>:k-1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ins w:id="60" w:author="ian" w:date="2020-12-10T10:03:00Z">
                <w:rPr>
                  <w:rFonts w:ascii="Cambria Math" w:hAnsi="Cambria Math"/>
                </w:rPr>
                <m:t>k-h</m:t>
              </w:ins>
            </m:r>
            <m:r>
              <w:del w:id="61" w:author="ian" w:date="2020-12-10T10:03:00Z">
                <w:rPr>
                  <w:rFonts w:ascii="Cambria Math" w:hAnsi="Cambria Math"/>
                </w:rPr>
                <m:t>1</m:t>
              </w:del>
            </m:r>
            <m:r>
              <w:rPr>
                <w:rFonts w:ascii="Cambria Math" w:hAnsi="Cambria Math"/>
              </w:rPr>
              <m:t>:k-1</m:t>
            </m:r>
          </m:sub>
          <m:sup>
            <m:r>
              <w:rPr>
                <w:rFonts w:ascii="Cambria Math" w:hAnsi="Cambria Math"/>
              </w:rPr>
              <m:t>pre</m:t>
            </m:r>
          </m:sup>
        </m:sSubSup>
      </m:oMath>
      <w:ins w:id="62" w:author="ian" w:date="2020-12-10T10:03:00Z">
        <w:r w:rsidR="009419EC">
          <w:t xml:space="preserve">, </w:t>
        </w:r>
      </w:ins>
      <m:oMath>
        <m:r>
          <w:ins w:id="63" w:author="ian" w:date="2020-12-10T10:03:00Z">
            <w:rPr>
              <w:rFonts w:ascii="Cambria Math" w:hAnsi="Cambria Math"/>
            </w:rPr>
            <m:t>h</m:t>
          </w:ins>
        </m:r>
      </m:oMath>
      <w:ins w:id="64" w:author="ian" w:date="2020-12-10T10:03:00Z">
        <w:r w:rsidR="009419EC">
          <w:t xml:space="preserve"> steps into the past. </w:t>
        </w:r>
      </w:ins>
      <w:ins w:id="65" w:author="ian" w:date="2020-12-10T10:04:00Z">
        <w:r w:rsidR="009419EC">
          <w:t xml:space="preserve">For the model </w:t>
        </w:r>
        <w:r w:rsidR="009419EC">
          <w:lastRenderedPageBreak/>
          <w:t xml:space="preserve">parameters, </w:t>
        </w:r>
      </w:ins>
      <w:del w:id="66" w:author="ian" w:date="2020-12-10T10:03:00Z">
        <w:r w:rsidR="00B963F6" w:rsidDel="009419EC">
          <w:delText xml:space="preserve">, </w:delText>
        </w:r>
      </w:del>
      <w:del w:id="67" w:author="ian" w:date="2020-12-10T10:04:00Z">
        <w:r w:rsidR="00B963F6" w:rsidDel="009419EC">
          <w:delText>and model parameters.</w:delText>
        </w:r>
        <w:r w:rsidDel="009419EC">
          <w:delText xml:space="preserve"> </w:delText>
        </w:r>
      </w:del>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ins w:id="68" w:author="ian" w:date="2020-12-10T10:04:00Z">
        <w:r w:rsidR="009419EC">
          <w:t xml:space="preserve">coupling and </w:t>
        </w:r>
      </w:ins>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ins w:id="69" w:author="ian" w:date="2020-12-10T10:04:00Z">
        <w:r w:rsidR="009419EC">
          <w:t xml:space="preserve">the </w:t>
        </w:r>
      </w:ins>
      <w:r w:rsidR="00B963F6">
        <w:t xml:space="preserve">post- and pre-synaptic </w:t>
      </w:r>
      <w:proofErr w:type="gramStart"/>
      <w:r w:rsidR="00B963F6">
        <w:t>neurons</w:t>
      </w:r>
      <w:proofErr w:type="gramEnd"/>
      <w:r w:rsidR="00B963F6">
        <w:t xml:space="preserve"> respectively.</w:t>
      </w:r>
    </w:p>
    <w:p w14:paraId="4CADCA4E" w14:textId="41E2E984" w:rsidR="0012409E" w:rsidRDefault="001872A6" w:rsidP="000C7168">
      <w:pPr>
        <w:jc w:val="both"/>
      </w:pPr>
      <w:r>
        <w:t>Here w</w:t>
      </w:r>
      <w:r w:rsidR="00976C68">
        <w:t xml:space="preserve">e </w:t>
      </w:r>
      <w:ins w:id="70" w:author="ian" w:date="2020-12-10T10:05:00Z">
        <w:r w:rsidR="009419EC">
          <w:t xml:space="preserve">extend this static </w:t>
        </w:r>
      </w:ins>
      <w:r w:rsidR="00976C68">
        <w:t xml:space="preserve">model </w:t>
      </w:r>
      <w:ins w:id="71" w:author="ian" w:date="2020-12-10T10:06:00Z">
        <w:r w:rsidR="00C747BF">
          <w:t>to inc</w:t>
        </w:r>
      </w:ins>
      <w:ins w:id="72" w:author="ian" w:date="2020-12-10T10:07:00Z">
        <w:r w:rsidR="00C747BF">
          <w:t>lude</w:t>
        </w:r>
      </w:ins>
      <w:ins w:id="73" w:author="ian" w:date="2020-12-10T10:06:00Z">
        <w:r w:rsidR="00C747BF">
          <w:t xml:space="preserve"> fast and slow dynamics </w:t>
        </w:r>
      </w:ins>
      <w:ins w:id="74" w:author="ian" w:date="2020-12-10T10:07:00Z">
        <w:r w:rsidR="00C747BF">
          <w:t>in</w:t>
        </w:r>
      </w:ins>
      <w:ins w:id="75" w:author="ian" w:date="2020-12-10T10:06:00Z">
        <w:r w:rsidR="00C747BF">
          <w:t xml:space="preserve"> the coupling effect</w:t>
        </w:r>
      </w:ins>
      <w:ins w:id="76" w:author="ian" w:date="2020-12-10T10:07:00Z">
        <w:r w:rsidR="00C747BF">
          <w:t xml:space="preserve"> and model</w:t>
        </w:r>
      </w:ins>
      <w:ins w:id="77" w:author="ian" w:date="2020-12-10T10:06:00Z">
        <w:r w:rsidR="00C747BF">
          <w:t xml:space="preserve"> </w:t>
        </w:r>
      </w:ins>
      <w:r w:rsidR="00976C68">
        <w:t>t</w:t>
      </w:r>
      <w:r w:rsidR="0012409E">
        <w:t xml:space="preserve">he postsynaptic neuron’s firing </w:t>
      </w:r>
      <w:r w:rsidR="00976C68">
        <w:t>rate</w:t>
      </w:r>
      <w:r w:rsidR="00441431">
        <w:t xml:space="preserve"> as</w:t>
      </w:r>
    </w:p>
    <w:tbl>
      <w:tblPr>
        <w:tblStyle w:val="TableGrid"/>
        <w:tblW w:w="5000" w:type="pct"/>
        <w:jc w:val="center"/>
        <w:tblLook w:val="04A0" w:firstRow="1" w:lastRow="0" w:firstColumn="1" w:lastColumn="0" w:noHBand="0" w:noVBand="1"/>
      </w:tblPr>
      <w:tblGrid>
        <w:gridCol w:w="695"/>
        <w:gridCol w:w="8536"/>
        <w:gridCol w:w="695"/>
      </w:tblGrid>
      <w:tr w:rsidR="0012409E" w14:paraId="5D4BB11B" w14:textId="77777777" w:rsidTr="00C4225E">
        <w:trPr>
          <w:jc w:val="center"/>
        </w:trPr>
        <w:tc>
          <w:tcPr>
            <w:tcW w:w="350" w:type="pct"/>
          </w:tcPr>
          <w:p w14:paraId="4236F252" w14:textId="77777777" w:rsidR="0012409E" w:rsidRDefault="0012409E" w:rsidP="000C7168">
            <w:pPr>
              <w:jc w:val="both"/>
            </w:pPr>
          </w:p>
        </w:tc>
        <w:tc>
          <w:tcPr>
            <w:tcW w:w="4300" w:type="pct"/>
          </w:tcPr>
          <w:p w14:paraId="50FB016A" w14:textId="5BB53924" w:rsidR="0012409E" w:rsidRPr="000137D3" w:rsidRDefault="009419EC"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3A9D2E8D" w:rsidR="0012409E" w:rsidRDefault="0012409E" w:rsidP="000C7168">
            <w:pPr>
              <w:jc w:val="both"/>
            </w:pPr>
            <w:r>
              <w:t>(</w:t>
            </w:r>
            <w:r w:rsidR="00C4225E">
              <w:t>2</w:t>
            </w:r>
            <w:r>
              <w:t>.</w:t>
            </w:r>
            <w:r w:rsidR="00C4225E">
              <w:t>5</w:t>
            </w:r>
            <w:r>
              <w:t>)</w:t>
            </w:r>
          </w:p>
        </w:tc>
      </w:tr>
      <w:tr w:rsidR="0012409E" w14:paraId="11D8D3CB" w14:textId="77777777" w:rsidTr="00C4225E">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3BF561BE" w:rsidR="0012409E" w:rsidRDefault="0012409E" w:rsidP="000C7168">
            <w:pPr>
              <w:jc w:val="both"/>
            </w:pPr>
            <w:r>
              <w:t>(</w:t>
            </w:r>
            <w:r w:rsidR="00C4225E">
              <w:t>2</w:t>
            </w:r>
            <w:r>
              <w:t>.</w:t>
            </w:r>
            <w:r w:rsidR="00C4225E">
              <w:t>6</w:t>
            </w:r>
            <w:r>
              <w:t>)</w:t>
            </w:r>
          </w:p>
        </w:tc>
      </w:tr>
    </w:tbl>
    <w:p w14:paraId="5EDA8914" w14:textId="77777777" w:rsidR="001677AA" w:rsidRDefault="001677AA" w:rsidP="00923D2E">
      <w:pPr>
        <w:jc w:val="both"/>
      </w:pPr>
    </w:p>
    <w:p w14:paraId="5B33B924" w14:textId="54928CB8" w:rsidR="00A23AF4" w:rsidRDefault="00441431" w:rsidP="00923D2E">
      <w:pPr>
        <w:jc w:val="both"/>
      </w:pPr>
      <w:r>
        <w:t xml:space="preserve">In our model, </w:t>
      </w:r>
      <w:commentRangeStart w:id="78"/>
      <w:r w:rsidR="00FB3229">
        <w:t xml:space="preserve">we don’t include </w:t>
      </w:r>
      <w:r>
        <w:t>the spike history of postsynaptic neuron</w:t>
      </w:r>
      <w:r w:rsidR="001677AA">
        <w:t xml:space="preserve"> explicitly</w:t>
      </w:r>
      <w:r>
        <w:t xml:space="preserve"> </w:t>
      </w:r>
      <w:commentRangeEnd w:id="78"/>
      <w:r w:rsidR="0061512B">
        <w:rPr>
          <w:rStyle w:val="CommentReference"/>
        </w:rPr>
        <w:commentReference w:id="78"/>
      </w:r>
      <w:r w:rsidR="00FB3229">
        <w:t>and the effect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FB3229">
        <w:t xml:space="preserve"> to avoid biased inference</w:t>
      </w:r>
      <w:r w:rsidR="00FB3229">
        <w:fldChar w:fldCharType="begin" w:fldLock="1"/>
      </w:r>
      <w:r w:rsidR="006D79F1">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instrText>
      </w:r>
      <w:r w:rsidR="00FB3229">
        <w:fldChar w:fldCharType="separate"/>
      </w:r>
      <w:r w:rsidR="00FB3229" w:rsidRPr="00FB3229">
        <w:rPr>
          <w:noProof/>
          <w:vertAlign w:val="superscript"/>
        </w:rPr>
        <w:t>18</w:t>
      </w:r>
      <w:r w:rsidR="00FB3229">
        <w:fldChar w:fldCharType="end"/>
      </w:r>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ins w:id="79" w:author="ian" w:date="2020-12-10T10:14:00Z">
        <w:r w:rsidR="0061512B">
          <w:t xml:space="preserve">the </w:t>
        </w:r>
      </w:ins>
      <w:r w:rsidR="00C809D9">
        <w:t>notation</w:t>
      </w:r>
      <w:del w:id="80" w:author="ian" w:date="2020-12-10T10:14:00Z">
        <w:r w:rsidR="00C809D9" w:rsidDel="0061512B">
          <w:delText>s</w:delText>
        </w:r>
      </w:del>
      <w:r w:rsidR="00C809D9">
        <w:t xml:space="preserve">, we </w:t>
      </w:r>
      <w:del w:id="81" w:author="ian" w:date="2020-12-10T10:14:00Z">
        <w:r w:rsidR="00C809D9" w:rsidDel="0061512B">
          <w:delText xml:space="preserve">further </w:delText>
        </w:r>
      </w:del>
      <w:r w:rsidR="00C809D9">
        <w:t xml:space="preserve">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ins w:id="82" w:author="ian" w:date="2020-12-10T10:15:00Z">
        <w:r w:rsidR="0061512B">
          <w:t xml:space="preserve"> </w:t>
        </w:r>
      </w:ins>
      <w:del w:id="83" w:author="ian" w:date="2020-12-10T10:15:00Z">
        <w:r w:rsidR="000339DB" w:rsidDel="0061512B">
          <w:delText>. These two sets of notations will both be used in the remaining of this paper for convenience</w:delText>
        </w:r>
      </w:del>
      <w:ins w:id="84" w:author="ian" w:date="2020-12-10T10:15:00Z">
        <w:r w:rsidR="0061512B">
          <w:t>below</w:t>
        </w:r>
      </w:ins>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384D9751" w:rsidR="0012409E" w:rsidRDefault="00F073B2" w:rsidP="000C7168">
      <w:pPr>
        <w:jc w:val="both"/>
      </w:pPr>
      <w:ins w:id="85" w:author="ian" w:date="2020-12-10T10:49:00Z">
        <w:r>
          <w:t xml:space="preserve">Here </w:t>
        </w:r>
      </w:ins>
      <w:del w:id="86" w:author="ian" w:date="2020-12-10T10:49:00Z">
        <w:r w:rsidR="00024461" w:rsidDel="00F073B2">
          <w:delText>W</w:delText>
        </w:r>
      </w:del>
      <w:ins w:id="87" w:author="ian" w:date="2020-12-10T10:49:00Z">
        <w:r>
          <w:t>w</w:t>
        </w:r>
      </w:ins>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ins w:id="88" w:author="ian" w:date="2020-12-10T10:49:00Z">
        <w:r>
          <w:t xml:space="preserve">directly </w:t>
        </w:r>
      </w:ins>
      <w:r w:rsidR="002E74FA">
        <w:t xml:space="preserve">modeling </w:t>
      </w:r>
      <w:r w:rsidR="00923D2E">
        <w:t xml:space="preserve">the </w:t>
      </w:r>
      <w:r w:rsidR="002E74FA">
        <w:t>cross-correlogram</w:t>
      </w:r>
      <w:r w:rsidR="00923D2E">
        <w:t xml:space="preserve"> between the pre- and postsynaptic spikes</w:t>
      </w:r>
      <w:ins w:id="89" w:author="ian" w:date="2020-12-10T11:01:00Z">
        <w:r w:rsidR="005A18BC">
          <w:t xml:space="preserve">, similar to </w:t>
        </w:r>
      </w:ins>
      <w:del w:id="90" w:author="ian" w:date="2020-12-10T11:01:00Z">
        <w:r w:rsidR="00923D2E" w:rsidDel="005A18BC">
          <w:delText xml:space="preserve"> </w:delText>
        </w:r>
      </w:del>
      <w:del w:id="91" w:author="ian" w:date="2020-12-10T10:49:00Z">
        <w:r w:rsidR="00923D2E" w:rsidDel="00F073B2">
          <w:delText>directly</w:delText>
        </w:r>
        <w:r w:rsidR="002E74FA" w:rsidDel="00F073B2">
          <w:delText xml:space="preserve">, </w:delText>
        </w:r>
      </w:del>
      <w:del w:id="92" w:author="ian" w:date="2020-12-10T11:01:00Z">
        <w:r w:rsidR="002E74FA" w:rsidDel="005A18BC">
          <w:delText xml:space="preserve">as in </w:delText>
        </w:r>
      </w:del>
      <w:r w:rsidR="002E74FA">
        <w:t>Ren et al</w:t>
      </w:r>
      <w:r w:rsidR="002E74FA">
        <w:fldChar w:fldCharType="begin" w:fldLock="1"/>
      </w:r>
      <w:r w:rsidR="00766EDC">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lt;sup&gt;4&lt;/sup&gt;","plainTextFormattedCitation":"4","previouslyFormattedCitation":"&lt;sup&gt;4&lt;/sup&gt;"},"properties":{"noteIndex":0},"schema":"https://github.com/citation-style-language/schema/raw/master/csl-citation.json"}</w:instrText>
      </w:r>
      <w:r w:rsidR="002E74FA">
        <w:fldChar w:fldCharType="separate"/>
      </w:r>
      <w:r w:rsidR="002E74FA" w:rsidRPr="002E74FA">
        <w:rPr>
          <w:noProof/>
          <w:vertAlign w:val="superscript"/>
        </w:rPr>
        <w:t>4</w:t>
      </w:r>
      <w:r w:rsidR="002E74FA">
        <w:fldChar w:fldCharType="end"/>
      </w:r>
      <w:r w:rsidR="002E74FA">
        <w:t>.</w:t>
      </w:r>
      <w:r w:rsidR="00766EDC">
        <w:t xml:space="preserve"> </w:t>
      </w:r>
      <w:ins w:id="93" w:author="ian" w:date="2020-12-10T10:49:00Z">
        <w:r>
          <w:t xml:space="preserve">Briefly, we assume that </w:t>
        </w:r>
      </w:ins>
      <w:del w:id="94" w:author="ian" w:date="2020-12-10T10:49:00Z">
        <w:r w:rsidR="0012409E" w:rsidDel="00F073B2">
          <w:delText>T</w:delText>
        </w:r>
      </w:del>
      <w:ins w:id="95" w:author="ian" w:date="2020-12-10T10:49:00Z">
        <w:r>
          <w:t>t</w:t>
        </w:r>
      </w:ins>
      <w:r w:rsidR="0012409E">
        <w:t xml:space="preserve">he shape of </w:t>
      </w:r>
      <w:ins w:id="96" w:author="ian" w:date="2020-12-10T10:50:00Z">
        <w:r>
          <w:t xml:space="preserve">the </w:t>
        </w:r>
      </w:ins>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ins w:id="97" w:author="ian" w:date="2020-12-10T10:50:00Z">
        <w:r>
          <w:t>se</w:t>
        </w:r>
      </w:ins>
      <w:r w:rsidR="0012409E">
        <w:t xml:space="preserve"> </w:t>
      </w:r>
      <w:r w:rsidR="00024461">
        <w:t>parameters are</w:t>
      </w:r>
      <w:r w:rsidR="0012409E">
        <w:t xml:space="preserve"> </w:t>
      </w:r>
      <w:ins w:id="98" w:author="ian" w:date="2020-12-10T10:50:00Z">
        <w:r>
          <w:t xml:space="preserve">then </w:t>
        </w:r>
      </w:ins>
      <w:r w:rsidR="0012409E">
        <w:t>estimated by modeling</w:t>
      </w:r>
      <w:r w:rsidR="00024461">
        <w:t xml:space="preserve"> the</w:t>
      </w:r>
      <w:r w:rsidR="0012409E">
        <w:t xml:space="preserve"> cross-correlogram</w:t>
      </w:r>
      <w:ins w:id="99" w:author="ian" w:date="2020-12-10T10:43:00Z">
        <w:r w:rsidR="00A5342C">
          <w:t xml:space="preserve"> </w:t>
        </w:r>
      </w:ins>
      <m:oMath>
        <m:sSub>
          <m:sSubPr>
            <m:ctrlPr>
              <w:ins w:id="100" w:author="ian" w:date="2020-12-10T10:43:00Z">
                <w:rPr>
                  <w:rFonts w:ascii="Cambria Math" w:hAnsi="Cambria Math"/>
                  <w:i/>
                </w:rPr>
              </w:ins>
            </m:ctrlPr>
          </m:sSubPr>
          <m:e>
            <m:r>
              <w:ins w:id="101" w:author="ian" w:date="2020-12-10T10:43:00Z">
                <w:rPr>
                  <w:rFonts w:ascii="Cambria Math" w:hAnsi="Cambria Math"/>
                </w:rPr>
                <m:t>z</m:t>
              </w:ins>
            </m:r>
          </m:e>
          <m:sub>
            <m:r>
              <w:ins w:id="102" w:author="ian" w:date="2020-12-10T10:43:00Z">
                <w:rPr>
                  <w:rFonts w:ascii="Cambria Math" w:hAnsi="Cambria Math"/>
                </w:rPr>
                <m:t>c</m:t>
              </w:ins>
            </m:r>
          </m:sub>
        </m:sSub>
      </m:oMath>
      <w:ins w:id="103" w:author="ian" w:date="2020-12-10T10:50:00Z">
        <w:r>
          <w:t xml:space="preserve"> </w:t>
        </w:r>
      </w:ins>
      <w:del w:id="104" w:author="ian" w:date="2020-12-10T10:50:00Z">
        <w:r w:rsidR="0012409E" w:rsidDel="00F073B2">
          <w:delText>, with consideration of</w:delText>
        </w:r>
      </w:del>
      <w:ins w:id="105" w:author="ian" w:date="2020-12-10T10:50:00Z">
        <w:r>
          <w:t xml:space="preserve">as a combination of </w:t>
        </w:r>
      </w:ins>
      <w:ins w:id="106" w:author="ian" w:date="2020-12-10T10:51:00Z">
        <w:r>
          <w:t xml:space="preserve">a </w:t>
        </w:r>
      </w:ins>
      <w:del w:id="107" w:author="ian" w:date="2020-12-10T10:50:00Z">
        <w:r w:rsidR="0012409E" w:rsidDel="00F073B2">
          <w:delText xml:space="preserve"> both </w:delText>
        </w:r>
        <w:r w:rsidR="00024461" w:rsidDel="00F073B2">
          <w:delText xml:space="preserve">the </w:delText>
        </w:r>
      </w:del>
      <w:r w:rsidR="0012409E">
        <w:t xml:space="preserve">slow </w:t>
      </w:r>
      <w:del w:id="108" w:author="ian" w:date="2020-12-10T10:50:00Z">
        <w:r w:rsidR="0012409E" w:rsidDel="00F073B2">
          <w:delText>effects</w:delText>
        </w:r>
        <w:r w:rsidR="00024461" w:rsidDel="00F073B2">
          <w:delText xml:space="preserve"> of</w:delText>
        </w:r>
        <w:r w:rsidR="0012409E" w:rsidDel="00F073B2">
          <w:delText xml:space="preserve"> </w:delText>
        </w:r>
      </w:del>
      <w:r w:rsidR="0012409E">
        <w:t xml:space="preserve">background </w:t>
      </w:r>
      <w:del w:id="109" w:author="ian" w:date="2020-12-10T10:50:00Z">
        <w:r w:rsidR="0012409E" w:rsidDel="00F073B2">
          <w:delText>fluctuations</w:delText>
        </w:r>
      </w:del>
      <w:ins w:id="110" w:author="ian" w:date="2020-12-10T10:50:00Z">
        <w:r>
          <w:t>correlation</w:t>
        </w:r>
      </w:ins>
      <w:del w:id="111" w:author="ian" w:date="2020-12-10T10:50:00Z">
        <w:r w:rsidR="0012409E" w:rsidDel="00F073B2">
          <w:delText>,</w:delText>
        </w:r>
      </w:del>
      <w:r w:rsidR="0012409E">
        <w:t xml:space="preserve"> and </w:t>
      </w:r>
      <w:del w:id="112" w:author="ian" w:date="2020-12-10T10:51:00Z">
        <w:r w:rsidR="00024461" w:rsidDel="00F073B2">
          <w:delText xml:space="preserve">the </w:delText>
        </w:r>
      </w:del>
      <w:ins w:id="113" w:author="ian" w:date="2020-12-10T10:51:00Z">
        <w:r>
          <w:t xml:space="preserve">a </w:t>
        </w:r>
      </w:ins>
      <w:r w:rsidR="0012409E">
        <w:t>fast</w:t>
      </w:r>
      <w:r w:rsidR="00024461">
        <w:t>, transient</w:t>
      </w:r>
      <w:r w:rsidR="0012409E">
        <w:t xml:space="preserve"> effect </w:t>
      </w:r>
      <w:r w:rsidR="00024461">
        <w:t xml:space="preserve">of the </w:t>
      </w:r>
      <w:r w:rsidR="0012409E">
        <w:t>synaptic connection</w:t>
      </w:r>
      <w:del w:id="114" w:author="ian" w:date="2020-12-10T10:51:00Z">
        <w:r w:rsidR="0012409E" w:rsidDel="00F073B2">
          <w:delText>. Briefly, the model is described as</w:delText>
        </w:r>
      </w:del>
      <w:r w:rsidR="0012409E">
        <w:t>:</w:t>
      </w:r>
    </w:p>
    <w:tbl>
      <w:tblPr>
        <w:tblStyle w:val="TableGrid"/>
        <w:tblW w:w="5000" w:type="pct"/>
        <w:jc w:val="center"/>
        <w:tblLook w:val="04A0" w:firstRow="1" w:lastRow="0" w:firstColumn="1" w:lastColumn="0" w:noHBand="0" w:noVBand="1"/>
      </w:tblPr>
      <w:tblGrid>
        <w:gridCol w:w="695"/>
        <w:gridCol w:w="8536"/>
        <w:gridCol w:w="695"/>
      </w:tblGrid>
      <w:tr w:rsidR="00C4225E" w14:paraId="4540EAC6" w14:textId="77777777" w:rsidTr="00C809D9">
        <w:trPr>
          <w:jc w:val="center"/>
        </w:trPr>
        <w:tc>
          <w:tcPr>
            <w:tcW w:w="350" w:type="pct"/>
          </w:tcPr>
          <w:p w14:paraId="49991354" w14:textId="77777777" w:rsidR="00C4225E" w:rsidRDefault="00C4225E" w:rsidP="00C809D9">
            <w:pPr>
              <w:jc w:val="both"/>
            </w:pPr>
          </w:p>
        </w:tc>
        <w:tc>
          <w:tcPr>
            <w:tcW w:w="4300" w:type="pct"/>
          </w:tcPr>
          <w:p w14:paraId="108752F0" w14:textId="1FA183CB" w:rsidR="00C4225E" w:rsidRPr="000137D3" w:rsidRDefault="009419EC"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r>
                      <w:ins w:id="115" w:author="ian" w:date="2020-12-10T10:44:00Z">
                        <w:rPr>
                          <w:rFonts w:ascii="Cambria Math" w:hAnsi="Cambria Math" w:cs="Arial"/>
                          <w:kern w:val="2"/>
                        </w:rPr>
                        <m:t>,m</m:t>
                      </w:ins>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ins w:id="116" w:author="ian" w:date="2020-12-10T10:44:00Z">
                                <w:rPr>
                                  <w:rFonts w:ascii="Cambria Math" w:hAnsi="Cambria Math" w:cs="Arial"/>
                                </w:rPr>
                                <m:t>m,</m:t>
                              </w:ins>
                            </m:r>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del w:id="117" w:author="ian" w:date="2020-12-10T10:44:00Z">
                                <w:rPr>
                                  <w:rFonts w:ascii="Cambria Math" w:hAnsi="Cambria Math"/>
                                </w:rPr>
                                <m:t>t</m:t>
                              </w:del>
                            </m:r>
                            <m:r>
                              <w:ins w:id="118" w:author="ian" w:date="2020-12-10T10:44:00Z">
                                <w:rPr>
                                  <w:rFonts w:ascii="Cambria Math" w:hAnsi="Cambria Math"/>
                                </w:rPr>
                                <m:t>m</m:t>
                              </w:ins>
                            </m:r>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ins w:id="119" w:author="ian" w:date="2020-12-10T11:02:00Z">
                            <w:rPr>
                              <w:rFonts w:ascii="Cambria Math" w:hAnsi="Cambria Math" w:cs="Arial"/>
                            </w:rPr>
                            <m:t>*</m:t>
                          </w:ins>
                        </m:r>
                        <m:sSub>
                          <m:sSubPr>
                            <m:ctrlPr>
                              <w:ins w:id="120" w:author="ian" w:date="2020-12-10T11:02:00Z">
                                <w:rPr>
                                  <w:rFonts w:ascii="Cambria Math" w:hAnsi="Cambria Math" w:cs="Arial"/>
                                  <w:i/>
                                </w:rPr>
                              </w:ins>
                            </m:ctrlPr>
                          </m:sSubPr>
                          <m:e>
                            <m:r>
                              <w:ins w:id="121" w:author="ian" w:date="2020-12-10T11:02:00Z">
                                <w:rPr>
                                  <w:rFonts w:ascii="Cambria Math" w:hAnsi="Cambria Math" w:cs="Arial"/>
                                </w:rPr>
                                <m:t>a</m:t>
                              </w:ins>
                            </m:r>
                          </m:e>
                          <m:sub>
                            <m:r>
                              <w:ins w:id="122" w:author="ian" w:date="2020-12-10T11:02:00Z">
                                <w:rPr>
                                  <w:rFonts w:ascii="Cambria Math" w:hAnsi="Cambria Math" w:cs="Arial"/>
                                </w:rPr>
                                <m:t>m</m:t>
                              </w:ins>
                            </m:r>
                          </m:sub>
                        </m:sSub>
                        <m:r>
                          <w:rPr>
                            <w:rFonts w:ascii="Cambria Math" w:hAnsi="Cambria Math" w:cs="Arial"/>
                          </w:rPr>
                          <m:t> </m:t>
                        </m:r>
                      </m:e>
                    </m:d>
                  </m:e>
                </m:func>
              </m:oMath>
            </m:oMathPara>
          </w:p>
        </w:tc>
        <w:tc>
          <w:tcPr>
            <w:tcW w:w="350" w:type="pct"/>
          </w:tcPr>
          <w:p w14:paraId="3285775D" w14:textId="0DAB3C3E" w:rsidR="00C4225E" w:rsidRDefault="00C4225E" w:rsidP="00C809D9">
            <w:pPr>
              <w:jc w:val="both"/>
            </w:pPr>
            <w:r>
              <w:t>(2.7)</w:t>
            </w:r>
          </w:p>
        </w:tc>
      </w:tr>
      <w:tr w:rsidR="0021043E" w14:paraId="6C5DA94D" w14:textId="77777777" w:rsidTr="00C809D9">
        <w:trPr>
          <w:jc w:val="center"/>
          <w:ins w:id="123" w:author="ian" w:date="2020-12-10T10:23:00Z"/>
        </w:trPr>
        <w:tc>
          <w:tcPr>
            <w:tcW w:w="350" w:type="pct"/>
          </w:tcPr>
          <w:p w14:paraId="26CB5074" w14:textId="77777777" w:rsidR="0021043E" w:rsidRDefault="0021043E" w:rsidP="00C809D9">
            <w:pPr>
              <w:jc w:val="both"/>
              <w:rPr>
                <w:ins w:id="124" w:author="ian" w:date="2020-12-10T10:23:00Z"/>
              </w:rPr>
            </w:pPr>
          </w:p>
        </w:tc>
        <w:tc>
          <w:tcPr>
            <w:tcW w:w="4300" w:type="pct"/>
          </w:tcPr>
          <w:p w14:paraId="60DA276A" w14:textId="77BF8D6A" w:rsidR="0021043E" w:rsidRDefault="0021043E" w:rsidP="00C4225E">
            <w:pPr>
              <w:jc w:val="center"/>
              <w:rPr>
                <w:ins w:id="125" w:author="ian" w:date="2020-12-10T10:23:00Z"/>
                <w:rFonts w:eastAsia="DengXian" w:cs="Times New Roman"/>
                <w:iCs/>
                <w:kern w:val="2"/>
              </w:rPr>
            </w:pPr>
            <m:oMathPara>
              <m:oMath>
                <m:sSub>
                  <m:sSubPr>
                    <m:ctrlPr>
                      <w:ins w:id="126" w:author="ian" w:date="2020-12-10T10:24:00Z">
                        <w:rPr>
                          <w:rFonts w:ascii="Cambria Math" w:eastAsia="DengXian" w:hAnsi="Cambria Math" w:cs="Times New Roman"/>
                          <w:i/>
                          <w:iCs/>
                          <w:kern w:val="2"/>
                        </w:rPr>
                      </w:ins>
                    </m:ctrlPr>
                  </m:sSubPr>
                  <m:e>
                    <m:r>
                      <w:ins w:id="127" w:author="ian" w:date="2020-12-10T10:24:00Z">
                        <w:rPr>
                          <w:rFonts w:ascii="Cambria Math" w:eastAsia="DengXian" w:hAnsi="Cambria Math" w:cs="Times New Roman"/>
                          <w:kern w:val="2"/>
                        </w:rPr>
                        <m:t>z</m:t>
                      </w:ins>
                    </m:r>
                  </m:e>
                  <m:sub>
                    <m:r>
                      <w:ins w:id="128" w:author="ian" w:date="2020-12-10T10:44:00Z">
                        <w:rPr>
                          <w:rFonts w:ascii="Cambria Math" w:eastAsia="DengXian" w:hAnsi="Cambria Math" w:cs="Times New Roman"/>
                          <w:kern w:val="2"/>
                        </w:rPr>
                        <m:t>m</m:t>
                      </w:ins>
                    </m:r>
                  </m:sub>
                </m:sSub>
                <m:r>
                  <w:ins w:id="129" w:author="ian" w:date="2020-12-10T10:24:00Z">
                    <w:rPr>
                      <w:rFonts w:ascii="Cambria Math" w:eastAsia="DengXian" w:hAnsi="Cambria Math" w:cs="Times New Roman"/>
                      <w:kern w:val="2"/>
                    </w:rPr>
                    <m:t>~Poisson(</m:t>
                  </w:ins>
                </m:r>
                <m:sSub>
                  <m:sSubPr>
                    <m:ctrlPr>
                      <w:ins w:id="130" w:author="ian" w:date="2020-12-10T10:24:00Z">
                        <w:rPr>
                          <w:rFonts w:ascii="Cambria Math" w:eastAsia="DengXian" w:hAnsi="Cambria Math" w:cs="Times New Roman"/>
                          <w:i/>
                          <w:iCs/>
                          <w:kern w:val="2"/>
                        </w:rPr>
                      </w:ins>
                    </m:ctrlPr>
                  </m:sSubPr>
                  <m:e>
                    <m:r>
                      <w:ins w:id="131" w:author="ian" w:date="2020-12-10T10:24:00Z">
                        <w:rPr>
                          <w:rFonts w:ascii="Cambria Math" w:eastAsia="DengXian" w:hAnsi="Cambria Math" w:cs="Times New Roman"/>
                          <w:kern w:val="2"/>
                        </w:rPr>
                        <m:t>λ</m:t>
                      </w:ins>
                    </m:r>
                  </m:e>
                  <m:sub>
                    <m:r>
                      <w:ins w:id="132" w:author="ian" w:date="2020-12-10T10:24:00Z">
                        <w:rPr>
                          <w:rFonts w:ascii="Cambria Math" w:eastAsia="DengXian" w:hAnsi="Cambria Math" w:cs="Times New Roman"/>
                          <w:kern w:val="2"/>
                        </w:rPr>
                        <m:t>cross</m:t>
                      </w:ins>
                    </m:r>
                    <m:r>
                      <w:ins w:id="133" w:author="ian" w:date="2020-12-10T10:44:00Z">
                        <w:rPr>
                          <w:rFonts w:ascii="Cambria Math" w:eastAsia="DengXian" w:hAnsi="Cambria Math" w:cs="Times New Roman"/>
                          <w:kern w:val="2"/>
                        </w:rPr>
                        <m:t>,m</m:t>
                      </w:ins>
                    </m:r>
                  </m:sub>
                </m:sSub>
                <m:r>
                  <w:ins w:id="134" w:author="ian" w:date="2020-12-10T10:24:00Z">
                    <w:rPr>
                      <w:rFonts w:ascii="Cambria Math" w:eastAsia="DengXian" w:hAnsi="Cambria Math" w:cs="Times New Roman"/>
                      <w:kern w:val="2"/>
                    </w:rPr>
                    <m:t>)</m:t>
                  </w:ins>
                </m:r>
              </m:oMath>
            </m:oMathPara>
          </w:p>
        </w:tc>
        <w:tc>
          <w:tcPr>
            <w:tcW w:w="350" w:type="pct"/>
          </w:tcPr>
          <w:p w14:paraId="2C26ECF8" w14:textId="77777777" w:rsidR="0021043E" w:rsidRDefault="0021043E" w:rsidP="00C809D9">
            <w:pPr>
              <w:jc w:val="both"/>
              <w:rPr>
                <w:ins w:id="135" w:author="ian" w:date="2020-12-10T10:23:00Z"/>
              </w:rPr>
            </w:pPr>
          </w:p>
        </w:tc>
      </w:tr>
      <w:tr w:rsidR="0021043E" w14:paraId="35372923" w14:textId="77777777" w:rsidTr="00C809D9">
        <w:trPr>
          <w:jc w:val="center"/>
          <w:ins w:id="136" w:author="ian" w:date="2020-12-10T10:24:00Z"/>
        </w:trPr>
        <w:tc>
          <w:tcPr>
            <w:tcW w:w="350" w:type="pct"/>
          </w:tcPr>
          <w:p w14:paraId="488C8E00" w14:textId="77777777" w:rsidR="0021043E" w:rsidRDefault="0021043E" w:rsidP="00C809D9">
            <w:pPr>
              <w:jc w:val="both"/>
              <w:rPr>
                <w:ins w:id="137" w:author="ian" w:date="2020-12-10T10:24:00Z"/>
              </w:rPr>
            </w:pPr>
          </w:p>
        </w:tc>
        <w:tc>
          <w:tcPr>
            <w:tcW w:w="4300" w:type="pct"/>
          </w:tcPr>
          <w:p w14:paraId="53307036" w14:textId="2A661FFF" w:rsidR="0021043E" w:rsidRDefault="0021043E" w:rsidP="00C4225E">
            <w:pPr>
              <w:jc w:val="center"/>
              <w:rPr>
                <w:ins w:id="138" w:author="ian" w:date="2020-12-10T10:24:00Z"/>
                <w:rFonts w:eastAsia="DengXian" w:cs="Times New Roman"/>
                <w:iCs/>
                <w:kern w:val="2"/>
              </w:rPr>
            </w:pPr>
            <m:oMath>
              <m:sSub>
                <m:sSubPr>
                  <m:ctrlPr>
                    <w:ins w:id="139" w:author="ian" w:date="2020-12-10T10:24:00Z">
                      <w:rPr>
                        <w:rFonts w:ascii="Cambria Math" w:eastAsia="DengXian" w:hAnsi="Cambria Math" w:cs="Times New Roman"/>
                        <w:i/>
                        <w:iCs/>
                        <w:kern w:val="2"/>
                      </w:rPr>
                    </w:ins>
                  </m:ctrlPr>
                </m:sSubPr>
                <m:e>
                  <m:r>
                    <w:ins w:id="140" w:author="ian" w:date="2020-12-10T10:24:00Z">
                      <w:rPr>
                        <w:rFonts w:ascii="Cambria Math" w:eastAsia="DengXian" w:hAnsi="Cambria Math" w:cs="Times New Roman"/>
                        <w:kern w:val="2"/>
                      </w:rPr>
                      <m:t>z</m:t>
                    </w:ins>
                  </m:r>
                </m:e>
                <m:sub>
                  <m:r>
                    <w:ins w:id="141" w:author="ian" w:date="2020-12-10T10:44:00Z">
                      <w:rPr>
                        <w:rFonts w:ascii="Cambria Math" w:eastAsia="DengXian" w:hAnsi="Cambria Math" w:cs="Times New Roman"/>
                        <w:kern w:val="2"/>
                      </w:rPr>
                      <m:t>m</m:t>
                    </w:ins>
                  </m:r>
                </m:sub>
              </m:sSub>
              <m:r>
                <w:ins w:id="142" w:author="ian" w:date="2020-12-10T10:24:00Z">
                  <w:rPr>
                    <w:rFonts w:ascii="Cambria Math" w:eastAsia="DengXian" w:hAnsi="Cambria Math" w:cs="Times New Roman"/>
                    <w:kern w:val="2"/>
                  </w:rPr>
                  <m:t>=</m:t>
                </w:ins>
              </m:r>
              <m:nary>
                <m:naryPr>
                  <m:chr m:val="∑"/>
                  <m:limLoc m:val="subSup"/>
                  <m:supHide m:val="1"/>
                  <m:ctrlPr>
                    <w:ins w:id="143" w:author="ian" w:date="2020-12-10T10:25:00Z">
                      <w:rPr>
                        <w:rFonts w:ascii="Cambria Math" w:eastAsia="DengXian" w:hAnsi="Cambria Math" w:cs="Times New Roman"/>
                        <w:i/>
                        <w:iCs/>
                        <w:kern w:val="2"/>
                      </w:rPr>
                    </w:ins>
                  </m:ctrlPr>
                </m:naryPr>
                <m:sub>
                  <m:r>
                    <w:ins w:id="144" w:author="ian" w:date="2020-12-10T10:25:00Z">
                      <w:rPr>
                        <w:rFonts w:ascii="Cambria Math" w:eastAsia="DengXian" w:hAnsi="Cambria Math" w:cs="Times New Roman"/>
                        <w:kern w:val="2"/>
                      </w:rPr>
                      <m:t>t</m:t>
                    </w:ins>
                  </m:r>
                </m:sub>
                <m:sup/>
                <m:e>
                  <m:sSubSup>
                    <m:sSubSupPr>
                      <m:ctrlPr>
                        <w:ins w:id="145" w:author="ian" w:date="2020-12-10T10:25:00Z">
                          <w:rPr>
                            <w:rFonts w:ascii="Cambria Math" w:eastAsia="DengXian" w:hAnsi="Cambria Math" w:cs="Times New Roman"/>
                            <w:i/>
                            <w:iCs/>
                            <w:kern w:val="2"/>
                          </w:rPr>
                        </w:ins>
                      </m:ctrlPr>
                    </m:sSubSupPr>
                    <m:e>
                      <m:r>
                        <w:ins w:id="146" w:author="ian" w:date="2020-12-10T10:25:00Z">
                          <w:rPr>
                            <w:rFonts w:ascii="Cambria Math" w:eastAsia="DengXian" w:hAnsi="Cambria Math" w:cs="Times New Roman"/>
                            <w:kern w:val="2"/>
                          </w:rPr>
                          <m:t>y</m:t>
                        </w:ins>
                      </m:r>
                    </m:e>
                    <m:sub>
                      <m:r>
                        <w:ins w:id="147" w:author="ian" w:date="2020-12-10T10:25:00Z">
                          <w:rPr>
                            <w:rFonts w:ascii="Cambria Math" w:eastAsia="DengXian" w:hAnsi="Cambria Math" w:cs="Times New Roman"/>
                            <w:kern w:val="2"/>
                          </w:rPr>
                          <m:t>t</m:t>
                        </w:ins>
                      </m:r>
                      <m:r>
                        <w:ins w:id="148" w:author="ian" w:date="2020-12-10T11:09:00Z">
                          <w:rPr>
                            <w:rFonts w:ascii="Cambria Math" w:eastAsia="DengXian" w:hAnsi="Cambria Math" w:cs="Times New Roman"/>
                            <w:kern w:val="2"/>
                          </w:rPr>
                          <m:t>-m</m:t>
                        </w:ins>
                      </m:r>
                    </m:sub>
                    <m:sup>
                      <m:r>
                        <w:ins w:id="149" w:author="ian" w:date="2020-12-10T10:25:00Z">
                          <w:rPr>
                            <w:rFonts w:ascii="Cambria Math" w:eastAsia="DengXian" w:hAnsi="Cambria Math" w:cs="Times New Roman"/>
                            <w:kern w:val="2"/>
                          </w:rPr>
                          <m:t>pre</m:t>
                        </w:ins>
                      </m:r>
                    </m:sup>
                  </m:sSubSup>
                  <m:r>
                    <w:ins w:id="150" w:author="ian" w:date="2020-12-10T10:25:00Z">
                      <w:rPr>
                        <w:rFonts w:ascii="Cambria Math" w:eastAsia="DengXian" w:hAnsi="Cambria Math" w:cs="Times New Roman"/>
                        <w:kern w:val="2"/>
                      </w:rPr>
                      <m:t>⋅</m:t>
                    </w:ins>
                  </m:r>
                  <m:sSubSup>
                    <m:sSubSupPr>
                      <m:ctrlPr>
                        <w:ins w:id="151" w:author="ian" w:date="2020-12-10T10:25:00Z">
                          <w:rPr>
                            <w:rFonts w:ascii="Cambria Math" w:eastAsia="DengXian" w:hAnsi="Cambria Math" w:cs="Times New Roman"/>
                            <w:i/>
                            <w:iCs/>
                            <w:kern w:val="2"/>
                          </w:rPr>
                        </w:ins>
                      </m:ctrlPr>
                    </m:sSubSupPr>
                    <m:e>
                      <m:r>
                        <w:ins w:id="152" w:author="ian" w:date="2020-12-10T10:25:00Z">
                          <w:rPr>
                            <w:rFonts w:ascii="Cambria Math" w:eastAsia="DengXian" w:hAnsi="Cambria Math" w:cs="Times New Roman"/>
                            <w:kern w:val="2"/>
                          </w:rPr>
                          <m:t>y</m:t>
                        </w:ins>
                      </m:r>
                    </m:e>
                    <m:sub>
                      <m:r>
                        <w:ins w:id="153" w:author="ian" w:date="2020-12-10T10:25:00Z">
                          <w:rPr>
                            <w:rFonts w:ascii="Cambria Math" w:eastAsia="DengXian" w:hAnsi="Cambria Math" w:cs="Times New Roman"/>
                            <w:kern w:val="2"/>
                          </w:rPr>
                          <m:t>t</m:t>
                        </w:ins>
                      </m:r>
                    </m:sub>
                    <m:sup>
                      <m:r>
                        <w:ins w:id="154" w:author="ian" w:date="2020-12-10T10:25:00Z">
                          <w:rPr>
                            <w:rFonts w:ascii="Cambria Math" w:eastAsia="DengXian" w:hAnsi="Cambria Math" w:cs="Times New Roman"/>
                            <w:kern w:val="2"/>
                          </w:rPr>
                          <m:t>post</m:t>
                        </w:ins>
                      </m:r>
                    </m:sup>
                  </m:sSubSup>
                </m:e>
              </m:nary>
            </m:oMath>
            <w:ins w:id="155" w:author="ian" w:date="2020-12-10T11:03:00Z">
              <w:r w:rsidR="005A18BC">
                <w:rPr>
                  <w:rFonts w:eastAsia="DengXian" w:cs="Times New Roman"/>
                  <w:iCs/>
                  <w:kern w:val="2"/>
                </w:rPr>
                <w:t xml:space="preserve"> and </w:t>
              </w:r>
            </w:ins>
            <m:oMath>
              <m:sSub>
                <m:sSubPr>
                  <m:ctrlPr>
                    <w:ins w:id="156" w:author="ian" w:date="2020-12-10T11:03:00Z">
                      <w:rPr>
                        <w:rFonts w:ascii="Cambria Math" w:eastAsia="DengXian" w:hAnsi="Cambria Math" w:cs="Times New Roman"/>
                        <w:i/>
                        <w:iCs/>
                        <w:kern w:val="2"/>
                      </w:rPr>
                    </w:ins>
                  </m:ctrlPr>
                </m:sSubPr>
                <m:e>
                  <m:r>
                    <w:ins w:id="157" w:author="ian" w:date="2020-12-10T11:03:00Z">
                      <w:rPr>
                        <w:rFonts w:ascii="Cambria Math" w:eastAsia="DengXian" w:hAnsi="Cambria Math" w:cs="Times New Roman"/>
                        <w:kern w:val="2"/>
                      </w:rPr>
                      <m:t>a</m:t>
                    </w:ins>
                  </m:r>
                </m:e>
                <m:sub>
                  <m:r>
                    <w:ins w:id="158" w:author="ian" w:date="2020-12-10T11:03:00Z">
                      <w:rPr>
                        <w:rFonts w:ascii="Cambria Math" w:eastAsia="DengXian" w:hAnsi="Cambria Math" w:cs="Times New Roman"/>
                        <w:kern w:val="2"/>
                      </w:rPr>
                      <m:t>m</m:t>
                    </w:ins>
                  </m:r>
                </m:sub>
              </m:sSub>
              <m:r>
                <w:ins w:id="159" w:author="ian" w:date="2020-12-10T11:03:00Z">
                  <w:rPr>
                    <w:rFonts w:ascii="Cambria Math" w:eastAsia="DengXian" w:hAnsi="Cambria Math" w:cs="Times New Roman"/>
                    <w:kern w:val="2"/>
                  </w:rPr>
                  <m:t>=</m:t>
                </w:ins>
              </m:r>
              <m:nary>
                <m:naryPr>
                  <m:chr m:val="∑"/>
                  <m:limLoc m:val="subSup"/>
                  <m:supHide m:val="1"/>
                  <m:ctrlPr>
                    <w:ins w:id="160" w:author="ian" w:date="2020-12-10T11:03:00Z">
                      <w:rPr>
                        <w:rFonts w:ascii="Cambria Math" w:eastAsia="DengXian" w:hAnsi="Cambria Math" w:cs="Times New Roman"/>
                        <w:i/>
                        <w:iCs/>
                        <w:kern w:val="2"/>
                      </w:rPr>
                    </w:ins>
                  </m:ctrlPr>
                </m:naryPr>
                <m:sub>
                  <m:r>
                    <w:ins w:id="161" w:author="ian" w:date="2020-12-10T11:03:00Z">
                      <w:rPr>
                        <w:rFonts w:ascii="Cambria Math" w:eastAsia="DengXian" w:hAnsi="Cambria Math" w:cs="Times New Roman"/>
                        <w:kern w:val="2"/>
                      </w:rPr>
                      <m:t>t</m:t>
                    </w:ins>
                  </m:r>
                </m:sub>
                <m:sup/>
                <m:e>
                  <m:sSubSup>
                    <m:sSubSupPr>
                      <m:ctrlPr>
                        <w:ins w:id="162" w:author="ian" w:date="2020-12-10T11:03:00Z">
                          <w:rPr>
                            <w:rFonts w:ascii="Cambria Math" w:eastAsia="DengXian" w:hAnsi="Cambria Math" w:cs="Times New Roman"/>
                            <w:i/>
                            <w:iCs/>
                            <w:kern w:val="2"/>
                          </w:rPr>
                        </w:ins>
                      </m:ctrlPr>
                    </m:sSubSupPr>
                    <m:e>
                      <m:r>
                        <w:ins w:id="163" w:author="ian" w:date="2020-12-10T11:03:00Z">
                          <w:rPr>
                            <w:rFonts w:ascii="Cambria Math" w:eastAsia="DengXian" w:hAnsi="Cambria Math" w:cs="Times New Roman"/>
                            <w:kern w:val="2"/>
                          </w:rPr>
                          <m:t>y</m:t>
                        </w:ins>
                      </m:r>
                    </m:e>
                    <m:sub>
                      <m:r>
                        <w:ins w:id="164" w:author="ian" w:date="2020-12-10T11:03:00Z">
                          <w:rPr>
                            <w:rFonts w:ascii="Cambria Math" w:eastAsia="DengXian" w:hAnsi="Cambria Math" w:cs="Times New Roman"/>
                            <w:kern w:val="2"/>
                          </w:rPr>
                          <m:t>t</m:t>
                        </w:ins>
                      </m:r>
                      <m:r>
                        <w:ins w:id="165" w:author="ian" w:date="2020-12-10T11:09:00Z">
                          <w:rPr>
                            <w:rFonts w:ascii="Cambria Math" w:eastAsia="DengXian" w:hAnsi="Cambria Math" w:cs="Times New Roman"/>
                            <w:kern w:val="2"/>
                          </w:rPr>
                          <m:t>-m</m:t>
                        </w:ins>
                      </m:r>
                    </m:sub>
                    <m:sup>
                      <m:r>
                        <w:ins w:id="166" w:author="ian" w:date="2020-12-10T11:03:00Z">
                          <w:rPr>
                            <w:rFonts w:ascii="Cambria Math" w:eastAsia="DengXian" w:hAnsi="Cambria Math" w:cs="Times New Roman"/>
                            <w:kern w:val="2"/>
                          </w:rPr>
                          <m:t>pre</m:t>
                        </w:ins>
                      </m:r>
                    </m:sup>
                  </m:sSubSup>
                  <m:r>
                    <w:ins w:id="167" w:author="ian" w:date="2020-12-10T11:03:00Z">
                      <w:rPr>
                        <w:rFonts w:ascii="Cambria Math" w:eastAsia="DengXian" w:hAnsi="Cambria Math" w:cs="Times New Roman"/>
                        <w:kern w:val="2"/>
                      </w:rPr>
                      <m:t>⋅</m:t>
                    </w:ins>
                  </m:r>
                  <m:sSubSup>
                    <m:sSubSupPr>
                      <m:ctrlPr>
                        <w:ins w:id="168" w:author="ian" w:date="2020-12-10T11:03:00Z">
                          <w:rPr>
                            <w:rFonts w:ascii="Cambria Math" w:eastAsia="DengXian" w:hAnsi="Cambria Math" w:cs="Times New Roman"/>
                            <w:i/>
                            <w:iCs/>
                            <w:kern w:val="2"/>
                          </w:rPr>
                        </w:ins>
                      </m:ctrlPr>
                    </m:sSubSupPr>
                    <m:e>
                      <m:r>
                        <w:ins w:id="169" w:author="ian" w:date="2020-12-10T11:03:00Z">
                          <w:rPr>
                            <w:rFonts w:ascii="Cambria Math" w:eastAsia="DengXian" w:hAnsi="Cambria Math" w:cs="Times New Roman"/>
                            <w:kern w:val="2"/>
                          </w:rPr>
                          <m:t>y</m:t>
                        </w:ins>
                      </m:r>
                    </m:e>
                    <m:sub>
                      <m:r>
                        <w:ins w:id="170" w:author="ian" w:date="2020-12-10T11:03:00Z">
                          <w:rPr>
                            <w:rFonts w:ascii="Cambria Math" w:eastAsia="DengXian" w:hAnsi="Cambria Math" w:cs="Times New Roman"/>
                            <w:kern w:val="2"/>
                          </w:rPr>
                          <m:t>t</m:t>
                        </w:ins>
                      </m:r>
                    </m:sub>
                    <m:sup>
                      <m:r>
                        <w:ins w:id="171" w:author="ian" w:date="2020-12-10T11:03:00Z">
                          <w:rPr>
                            <w:rFonts w:ascii="Cambria Math" w:eastAsia="DengXian" w:hAnsi="Cambria Math" w:cs="Times New Roman"/>
                            <w:kern w:val="2"/>
                          </w:rPr>
                          <m:t>pre</m:t>
                        </w:ins>
                      </m:r>
                    </m:sup>
                  </m:sSubSup>
                </m:e>
              </m:nary>
            </m:oMath>
          </w:p>
        </w:tc>
        <w:tc>
          <w:tcPr>
            <w:tcW w:w="350" w:type="pct"/>
          </w:tcPr>
          <w:p w14:paraId="044DBC22" w14:textId="77777777" w:rsidR="0021043E" w:rsidRDefault="0021043E" w:rsidP="00C809D9">
            <w:pPr>
              <w:jc w:val="both"/>
              <w:rPr>
                <w:ins w:id="172" w:author="ian" w:date="2020-12-10T10:24:00Z"/>
              </w:rPr>
            </w:pPr>
          </w:p>
        </w:tc>
      </w:tr>
    </w:tbl>
    <w:p w14:paraId="41C47AD0" w14:textId="77777777" w:rsidR="00C4225E" w:rsidRDefault="00C4225E" w:rsidP="000C7168">
      <w:pPr>
        <w:jc w:val="both"/>
      </w:pPr>
    </w:p>
    <w:p w14:paraId="3AF66941" w14:textId="3C444C92"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ins w:id="173" w:author="ian" w:date="2020-12-10T10:45:00Z">
            <w:rPr>
              <w:rFonts w:ascii="Cambria Math" w:hAnsi="Cambria Math"/>
            </w:rPr>
            <m:t>c</m:t>
          </w:ins>
        </m:r>
      </m:oMath>
      <w:ins w:id="174" w:author="ian" w:date="2020-12-10T10:45:00Z">
        <w:r w:rsidR="00A5342C">
          <w:t xml:space="preserve"> </w:t>
        </w:r>
      </w:ins>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Pr>
          <w:iCs/>
          <w:kern w:val="2"/>
        </w:rPr>
        <w:t xml:space="preserve">. </w:t>
      </w:r>
      <w:ins w:id="175" w:author="ian" w:date="2020-12-10T11:07:00Z">
        <w:r w:rsidR="006E3C91">
          <w:t xml:space="preserve">Here we use </w:t>
        </w:r>
      </w:ins>
      <m:oMath>
        <m:r>
          <w:ins w:id="176" w:author="ian" w:date="2020-12-10T11:07:00Z">
            <w:rPr>
              <w:rFonts w:ascii="Cambria Math" w:hAnsi="Cambria Math"/>
            </w:rPr>
            <m:t>c=4</m:t>
          </w:ins>
        </m:r>
      </m:oMath>
      <w:ins w:id="177" w:author="ian" w:date="2020-12-10T11:07:00Z">
        <w:r w:rsidR="006E3C91">
          <w:t xml:space="preserve"> cubic B-spline bases with equally spaced knots for the smooth basis </w:t>
        </w:r>
      </w:ins>
      <m:oMath>
        <m:r>
          <w:ins w:id="178" w:author="ian" w:date="2020-12-10T11:07:00Z">
            <w:rPr>
              <w:rFonts w:ascii="Cambria Math" w:hAnsi="Cambria Math"/>
            </w:rPr>
            <m:t>X</m:t>
          </w:ins>
        </m:r>
      </m:oMath>
      <w:ins w:id="179" w:author="ian" w:date="2020-12-10T11:07:00Z">
        <w:r w:rsidR="006E3C91">
          <w:t xml:space="preserve"> and model the time-range </w:t>
        </w:r>
      </w:ins>
      <m:oMath>
        <m:d>
          <m:dPr>
            <m:begChr m:val="["/>
            <m:endChr m:val="]"/>
            <m:ctrlPr>
              <w:ins w:id="180" w:author="ian" w:date="2020-12-10T11:07:00Z">
                <w:rPr>
                  <w:rFonts w:ascii="Cambria Math" w:hAnsi="Cambria Math"/>
                  <w:i/>
                </w:rPr>
              </w:ins>
            </m:ctrlPr>
          </m:dPr>
          <m:e>
            <m:r>
              <w:ins w:id="181" w:author="ian" w:date="2020-12-10T11:07:00Z">
                <m:rPr>
                  <m:sty m:val="p"/>
                </m:rPr>
                <w:rPr>
                  <w:rFonts w:ascii="Cambria Math" w:hAnsi="Cambria Math"/>
                </w:rPr>
                <m:t>-50ms</m:t>
              </w:ins>
            </m:r>
            <m:r>
              <w:ins w:id="182" w:author="ian" w:date="2020-12-10T11:07:00Z">
                <w:rPr>
                  <w:rFonts w:ascii="Cambria Math" w:hAnsi="Cambria Math"/>
                </w:rPr>
                <m:t>,</m:t>
              </w:ins>
            </m:r>
            <m:r>
              <w:ins w:id="183" w:author="ian" w:date="2020-12-10T11:07:00Z">
                <m:rPr>
                  <m:sty m:val="p"/>
                </m:rPr>
                <w:rPr>
                  <w:rFonts w:ascii="Cambria Math" w:hAnsi="Cambria Math"/>
                </w:rPr>
                <m:t>50ms</m:t>
              </w:ins>
            </m:r>
          </m:e>
        </m:d>
      </m:oMath>
      <w:ins w:id="184" w:author="ian" w:date="2020-12-10T11:07:00Z">
        <w:r w:rsidR="006E3C91">
          <w:t xml:space="preserve"> in </w:t>
        </w:r>
      </w:ins>
      <m:oMath>
        <m:r>
          <w:ins w:id="185" w:author="ian" w:date="2020-12-10T11:07:00Z">
            <m:rPr>
              <m:sty m:val="p"/>
            </m:rPr>
            <w:rPr>
              <w:rFonts w:ascii="Cambria Math" w:hAnsi="Cambria Math"/>
            </w:rPr>
            <m:t>1ms</m:t>
          </w:ins>
        </m:r>
      </m:oMath>
      <w:ins w:id="186" w:author="ian" w:date="2020-12-10T11:07:00Z">
        <w:r w:rsidR="006E3C91">
          <w:t xml:space="preserve"> bins. </w:t>
        </w:r>
      </w:ins>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del w:id="187" w:author="ian" w:date="2020-12-10T10:45:00Z">
                <w:rPr>
                  <w:rFonts w:ascii="Cambria Math" w:hAnsi="Cambria Math"/>
                </w:rPr>
                <m:t>t</m:t>
              </w:del>
            </m:r>
            <m:r>
              <w:ins w:id="188" w:author="ian" w:date="2020-12-10T10:45:00Z">
                <w:rPr>
                  <w:rFonts w:ascii="Cambria Math" w:hAnsi="Cambria Math"/>
                </w:rPr>
                <m:t>m</m:t>
              </w:ins>
            </m:r>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del w:id="189" w:author="ian" w:date="2020-12-10T11:04:00Z">
        <w:r w:rsidDel="005A18BC">
          <w:delText>,</w:delText>
        </w:r>
      </w:del>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ins w:id="190" w:author="ian" w:date="2020-12-10T11:04:00Z">
        <w:r w:rsidR="005A18BC">
          <w:rPr>
            <w:iCs/>
            <w:kern w:val="2"/>
          </w:rPr>
          <w:t xml:space="preserve">, and the alpha function is convolved with the </w:t>
        </w:r>
        <w:proofErr w:type="gramStart"/>
        <w:r w:rsidR="005A18BC">
          <w:rPr>
            <w:iCs/>
            <w:kern w:val="2"/>
          </w:rPr>
          <w:t>auto-correlation</w:t>
        </w:r>
        <w:proofErr w:type="gramEnd"/>
        <w:r w:rsidR="005A18BC">
          <w:rPr>
            <w:iCs/>
            <w:kern w:val="2"/>
          </w:rPr>
          <w:t xml:space="preserve"> of the presynaptic neuron </w:t>
        </w:r>
      </w:ins>
      <m:oMath>
        <m:sSub>
          <m:sSubPr>
            <m:ctrlPr>
              <w:ins w:id="191" w:author="ian" w:date="2020-12-10T11:04:00Z">
                <w:rPr>
                  <w:rFonts w:ascii="Cambria Math" w:hAnsi="Cambria Math"/>
                  <w:i/>
                  <w:iCs/>
                  <w:kern w:val="2"/>
                </w:rPr>
              </w:ins>
            </m:ctrlPr>
          </m:sSubPr>
          <m:e>
            <m:r>
              <w:ins w:id="192" w:author="ian" w:date="2020-12-10T11:04:00Z">
                <w:rPr>
                  <w:rFonts w:ascii="Cambria Math" w:hAnsi="Cambria Math"/>
                  <w:kern w:val="2"/>
                </w:rPr>
                <m:t>a</m:t>
              </w:ins>
            </m:r>
          </m:e>
          <m:sub>
            <m:r>
              <w:ins w:id="193" w:author="ian" w:date="2020-12-10T11:04:00Z">
                <w:rPr>
                  <w:rFonts w:ascii="Cambria Math" w:hAnsi="Cambria Math"/>
                  <w:kern w:val="2"/>
                </w:rPr>
                <m:t>m</m:t>
              </w:ins>
            </m:r>
          </m:sub>
        </m:sSub>
      </m:oMath>
      <w:ins w:id="194" w:author="ian" w:date="2020-12-10T11:04:00Z">
        <w:r w:rsidR="005A18BC">
          <w:rPr>
            <w:iCs/>
            <w:kern w:val="2"/>
          </w:rPr>
          <w:t xml:space="preserve"> to account for the effects of presynaptic dynamics</w:t>
        </w:r>
      </w:ins>
      <w:r>
        <w:t xml:space="preserve">. The </w:t>
      </w:r>
      <w:del w:id="195" w:author="ian" w:date="2020-12-10T11:05:00Z">
        <w:r w:rsidDel="005A18BC">
          <w:delText>fast effect is</w:delText>
        </w:r>
      </w:del>
      <w:ins w:id="196" w:author="ian" w:date="2020-12-10T11:05:00Z">
        <w:r w:rsidR="005A18BC">
          <w:t>parameters are</w:t>
        </w:r>
      </w:ins>
      <w:r>
        <w:t xml:space="preserve"> estimated by</w:t>
      </w:r>
      <w:commentRangeStart w:id="197"/>
      <w:commentRangeStart w:id="198"/>
      <w:r>
        <w:t xml:space="preserve"> </w:t>
      </w:r>
      <w:commentRangeEnd w:id="197"/>
      <w:r w:rsidR="00024461">
        <w:rPr>
          <w:rStyle w:val="CommentReference"/>
        </w:rPr>
        <w:commentReference w:id="197"/>
      </w:r>
      <w:commentRangeEnd w:id="198"/>
      <w:r w:rsidR="00413EDD">
        <w:rPr>
          <w:rStyle w:val="CommentReference"/>
        </w:rPr>
        <w:commentReference w:id="198"/>
      </w:r>
      <w:r w:rsidR="009E321C">
        <w:t>maximizing</w:t>
      </w:r>
      <w:r>
        <w:t xml:space="preserve"> </w:t>
      </w:r>
      <w:r w:rsidR="009E321C">
        <w:t>a</w:t>
      </w:r>
      <w:r>
        <w:t xml:space="preserve"> </w:t>
      </w:r>
      <w:commentRangeStart w:id="199"/>
      <w:r>
        <w:t xml:space="preserve">penalized </w:t>
      </w:r>
      <w:commentRangeEnd w:id="199"/>
      <w:r w:rsidR="003C4521">
        <w:rPr>
          <w:rStyle w:val="CommentReference"/>
        </w:rPr>
        <w:commentReference w:id="199"/>
      </w:r>
      <w:r>
        <w:t>Poisson log-likelihood</w:t>
      </w:r>
      <w:ins w:id="200" w:author="ian" w:date="2020-12-10T10:19:00Z">
        <w:r w:rsidR="0021043E">
          <w:t xml:space="preserve"> with</w:t>
        </w:r>
      </w:ins>
      <w:ins w:id="201" w:author="ian" w:date="2020-12-10T11:06:00Z">
        <w:r w:rsidR="005A18BC">
          <w:t xml:space="preserve"> an </w:t>
        </w:r>
      </w:ins>
      <m:oMath>
        <m:sSub>
          <m:sSubPr>
            <m:ctrlPr>
              <w:ins w:id="202" w:author="ian" w:date="2020-12-10T11:06:00Z">
                <w:rPr>
                  <w:rFonts w:ascii="Cambria Math" w:hAnsi="Cambria Math"/>
                  <w:i/>
                </w:rPr>
              </w:ins>
            </m:ctrlPr>
          </m:sSubPr>
          <m:e>
            <m:r>
              <w:ins w:id="203" w:author="ian" w:date="2020-12-10T11:06:00Z">
                <w:rPr>
                  <w:rFonts w:ascii="Cambria Math" w:hAnsi="Cambria Math"/>
                </w:rPr>
                <m:t>L</m:t>
              </w:ins>
            </m:r>
          </m:e>
          <m:sub>
            <m:r>
              <w:ins w:id="204" w:author="ian" w:date="2020-12-10T11:06:00Z">
                <w:rPr>
                  <w:rFonts w:ascii="Cambria Math" w:hAnsi="Cambria Math"/>
                </w:rPr>
                <m:t>2</m:t>
              </w:ins>
            </m:r>
          </m:sub>
        </m:sSub>
      </m:oMath>
      <w:ins w:id="205" w:author="ian" w:date="2020-12-10T11:06:00Z">
        <w:r w:rsidR="005A18BC">
          <w:t xml:space="preserve"> penalty on </w:t>
        </w:r>
      </w:ins>
      <m:oMath>
        <m:sSub>
          <m:sSubPr>
            <m:ctrlPr>
              <w:ins w:id="206" w:author="ian" w:date="2020-12-10T11:06:00Z">
                <w:rPr>
                  <w:rFonts w:ascii="Cambria Math" w:hAnsi="Cambria Math"/>
                  <w:i/>
                </w:rPr>
              </w:ins>
            </m:ctrlPr>
          </m:sSubPr>
          <m:e>
            <m:r>
              <w:ins w:id="207" w:author="ian" w:date="2020-12-10T11:06:00Z">
                <w:rPr>
                  <w:rFonts w:ascii="Cambria Math" w:hAnsi="Cambria Math"/>
                </w:rPr>
                <m:t>α</m:t>
              </w:ins>
            </m:r>
          </m:e>
          <m:sub>
            <m:r>
              <w:ins w:id="208" w:author="ian" w:date="2020-12-10T11:06:00Z">
                <w:rPr>
                  <w:rFonts w:ascii="Cambria Math" w:hAnsi="Cambria Math"/>
                </w:rPr>
                <m:t>c</m:t>
              </w:ins>
            </m:r>
          </m:sub>
        </m:sSub>
      </m:oMath>
      <w:ins w:id="209" w:author="ian" w:date="2020-12-10T11:06:00Z">
        <w:r w:rsidR="005A18BC">
          <w:t>. We use</w:t>
        </w:r>
      </w:ins>
      <w:ins w:id="210" w:author="ian" w:date="2020-12-10T10:19:00Z">
        <w:r w:rsidR="0021043E">
          <w:t xml:space="preserve"> random restarts, </w:t>
        </w:r>
      </w:ins>
      <w:del w:id="211" w:author="ian" w:date="2020-12-10T10:19:00Z">
        <w:r w:rsidR="00766EDC" w:rsidDel="0021043E">
          <w:delText>.</w:delText>
        </w:r>
        <w:r w:rsidR="009E321C" w:rsidDel="0021043E">
          <w:delText xml:space="preserve"> S</w:delText>
        </w:r>
      </w:del>
      <w:ins w:id="212" w:author="ian" w:date="2020-12-10T10:19:00Z">
        <w:r w:rsidR="0021043E">
          <w:t>s</w:t>
        </w:r>
      </w:ins>
      <w:r w:rsidR="009E321C">
        <w:t>ince the objective function is non-convex</w:t>
      </w:r>
      <w:ins w:id="213" w:author="ian" w:date="2020-12-10T11:06:00Z">
        <w:r w:rsidR="005A18BC">
          <w:t xml:space="preserve"> in the </w:t>
        </w:r>
      </w:ins>
      <w:ins w:id="214" w:author="ian" w:date="2020-12-10T11:07:00Z">
        <w:r w:rsidR="005A18BC">
          <w:t>latency and time-constant</w:t>
        </w:r>
        <w:r w:rsidR="006E3C91">
          <w:t xml:space="preserve"> parameters</w:t>
        </w:r>
      </w:ins>
      <w:del w:id="215" w:author="ian" w:date="2020-12-10T10:19:00Z">
        <w:r w:rsidR="009E321C" w:rsidDel="0021043E">
          <w:delText>, the</w:delText>
        </w:r>
        <w:r w:rsidR="00C4225E" w:rsidDel="0021043E">
          <w:delText xml:space="preserve"> function is optimized</w:delText>
        </w:r>
        <w:r w:rsidR="009E321C" w:rsidDel="0021043E">
          <w:delText xml:space="preserve"> by several random restarts</w:delText>
        </w:r>
      </w:del>
      <w:ins w:id="216" w:author="ian" w:date="2020-12-10T10:52:00Z">
        <w:r w:rsidR="00F073B2">
          <w:t xml:space="preserve">. </w:t>
        </w:r>
      </w:ins>
      <w:del w:id="217" w:author="ian" w:date="2020-12-10T10:52:00Z">
        <w:r w:rsidR="009E321C" w:rsidDel="00F073B2">
          <w:delText>.</w:delText>
        </w:r>
      </w:del>
      <w:commentRangeStart w:id="218"/>
      <w:commentRangeEnd w:id="218"/>
      <w:r w:rsidR="006E3C91">
        <w:rPr>
          <w:rStyle w:val="CommentReference"/>
        </w:rPr>
        <w:commentReference w:id="218"/>
      </w:r>
    </w:p>
    <w:p w14:paraId="1A30BE7A" w14:textId="401C5EB1" w:rsidR="0012409E" w:rsidRDefault="0021043E" w:rsidP="000C7168">
      <w:pPr>
        <w:jc w:val="both"/>
      </w:pPr>
      <w:ins w:id="219" w:author="ian" w:date="2020-12-10T10:19:00Z">
        <w:r>
          <w:t xml:space="preserve">After fitting </w:t>
        </w:r>
      </w:ins>
      <w:del w:id="220" w:author="ian" w:date="2020-12-10T10:20:00Z">
        <w:r w:rsidR="00585B5F" w:rsidDel="0021043E">
          <w:delText>W</w:delText>
        </w:r>
      </w:del>
      <w:del w:id="221" w:author="ian" w:date="2020-12-10T10:22:00Z">
        <w:r w:rsidR="00585B5F" w:rsidDel="0021043E">
          <w:delText xml:space="preserve">e </w:delText>
        </w:r>
      </w:del>
      <w:del w:id="222" w:author="ian" w:date="2020-12-10T10:21:00Z">
        <w:r w:rsidR="00585B5F" w:rsidDel="0021043E">
          <w:delText>assume that</w:delText>
        </w:r>
      </w:del>
      <w:del w:id="223" w:author="ian" w:date="2020-12-10T10:22:00Z">
        <w:r w:rsidR="00585B5F" w:rsidDel="0021043E">
          <w:delText xml:space="preserve"> </w:delText>
        </w:r>
      </w:del>
      <w:r w:rsidR="00585B5F">
        <w:t>the latency and time constant of the synaptic filter</w:t>
      </w:r>
      <w:ins w:id="224" w:author="ian" w:date="2020-12-10T10:22:00Z">
        <w:r>
          <w:t xml:space="preserve"> to the cross-correlogram we </w:t>
        </w:r>
      </w:ins>
      <w:del w:id="225" w:author="ian" w:date="2020-12-10T10:22:00Z">
        <w:r w:rsidR="00585B5F" w:rsidDel="0021043E">
          <w:delText xml:space="preserve"> </w:delText>
        </w:r>
      </w:del>
      <w:del w:id="226" w:author="ian" w:date="2020-12-10T10:21:00Z">
        <w:r w:rsidR="00585B5F" w:rsidDel="0021043E">
          <w:delText>are fixed, and not affected by</w:delText>
        </w:r>
      </w:del>
      <w:ins w:id="227" w:author="ian" w:date="2020-12-10T10:22:00Z">
        <w:r>
          <w:t xml:space="preserve">assume that these parameters are fixed when </w:t>
        </w:r>
      </w:ins>
      <w:ins w:id="228" w:author="ian" w:date="2020-12-10T10:21:00Z">
        <w:r>
          <w:t>model</w:t>
        </w:r>
      </w:ins>
      <w:ins w:id="229" w:author="ian" w:date="2020-12-10T10:22:00Z">
        <w:r>
          <w:t>ing</w:t>
        </w:r>
      </w:ins>
      <w:r w:rsidR="00585B5F">
        <w:t xml:space="preserve"> the long- </w:t>
      </w:r>
      <w:del w:id="230" w:author="ian" w:date="2020-12-10T10:21:00Z">
        <w:r w:rsidR="00585B5F" w:rsidDel="0021043E">
          <w:delText>or</w:delText>
        </w:r>
      </w:del>
      <w:ins w:id="231" w:author="ian" w:date="2020-12-10T10:21:00Z">
        <w:r>
          <w:t>and</w:t>
        </w:r>
      </w:ins>
      <w:r w:rsidR="00585B5F">
        <w:t xml:space="preserve"> short-term changes in synaptic strength. </w:t>
      </w:r>
      <w:r w:rsidR="00585B5F">
        <w:lastRenderedPageBreak/>
        <w:t>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ins w:id="232" w:author="ian" w:date="2020-12-10T10:27:00Z">
        <w:r w:rsidR="003C4521">
          <w:t xml:space="preserve"> and avoid </w:t>
        </w:r>
      </w:ins>
      <w:ins w:id="233" w:author="ian" w:date="2020-12-10T10:30:00Z">
        <w:r w:rsidR="003C4521">
          <w:t>a</w:t>
        </w:r>
      </w:ins>
      <w:ins w:id="234" w:author="ian" w:date="2020-12-10T10:27:00Z">
        <w:r w:rsidR="003C4521">
          <w:t xml:space="preserve"> computationally intensive </w:t>
        </w:r>
      </w:ins>
      <w:ins w:id="235" w:author="ian" w:date="2020-12-10T10:30:00Z">
        <w:r w:rsidR="003C4521">
          <w:t xml:space="preserve">non-convex </w:t>
        </w:r>
      </w:ins>
      <w:ins w:id="236" w:author="ian" w:date="2020-12-10T10:27:00Z">
        <w:r w:rsidR="003C4521">
          <w:t xml:space="preserve">optimization </w:t>
        </w:r>
      </w:ins>
      <w:ins w:id="237" w:author="ian" w:date="2020-12-10T10:28:00Z">
        <w:r w:rsidR="003C4521">
          <w:t>of the full likelihood</w:t>
        </w:r>
      </w:ins>
      <w:ins w:id="238" w:author="ian" w:date="2020-12-10T10:30:00Z">
        <w:r w:rsidR="003C4521">
          <w:t xml:space="preserve"> with respect to </w:t>
        </w:r>
      </w:ins>
      <m:oMath>
        <m:r>
          <w:ins w:id="239" w:author="ian" w:date="2020-12-10T10:30:00Z">
            <m:rPr>
              <m:sty m:val="p"/>
            </m:rPr>
            <w:rPr>
              <w:rFonts w:ascii="Cambria Math" w:hAnsi="Cambria Math"/>
            </w:rPr>
            <m:t>Δ</m:t>
          </w:ins>
        </m:r>
        <m:sSub>
          <m:sSubPr>
            <m:ctrlPr>
              <w:ins w:id="240" w:author="ian" w:date="2020-12-10T10:30:00Z">
                <w:rPr>
                  <w:rFonts w:ascii="Cambria Math" w:hAnsi="Cambria Math"/>
                  <w:i/>
                </w:rPr>
              </w:ins>
            </m:ctrlPr>
          </m:sSubPr>
          <m:e>
            <m:r>
              <w:ins w:id="241" w:author="ian" w:date="2020-12-10T10:30:00Z">
                <w:rPr>
                  <w:rFonts w:ascii="Cambria Math" w:hAnsi="Cambria Math"/>
                </w:rPr>
                <m:t>t</m:t>
              </w:ins>
            </m:r>
          </m:e>
          <m:sub>
            <m:r>
              <w:ins w:id="242" w:author="ian" w:date="2020-12-10T10:30:00Z">
                <w:rPr>
                  <w:rFonts w:ascii="Cambria Math" w:hAnsi="Cambria Math"/>
                </w:rPr>
                <m:t>α</m:t>
              </w:ins>
            </m:r>
          </m:sub>
        </m:sSub>
      </m:oMath>
      <w:ins w:id="243" w:author="ian" w:date="2020-12-10T10:30:00Z">
        <w:r w:rsidR="003C4521">
          <w:t xml:space="preserve"> and </w:t>
        </w:r>
      </w:ins>
      <m:oMath>
        <m:sSub>
          <m:sSubPr>
            <m:ctrlPr>
              <w:ins w:id="244" w:author="ian" w:date="2020-12-10T10:30:00Z">
                <w:rPr>
                  <w:rFonts w:ascii="Cambria Math" w:hAnsi="Cambria Math"/>
                  <w:i/>
                </w:rPr>
              </w:ins>
            </m:ctrlPr>
          </m:sSubPr>
          <m:e>
            <m:r>
              <w:ins w:id="245" w:author="ian" w:date="2020-12-10T10:30:00Z">
                <w:rPr>
                  <w:rFonts w:ascii="Cambria Math" w:hAnsi="Cambria Math"/>
                </w:rPr>
                <m:t>τ</m:t>
              </w:ins>
            </m:r>
          </m:e>
          <m:sub>
            <m:r>
              <w:ins w:id="246" w:author="ian" w:date="2020-12-10T10:30:00Z">
                <w:rPr>
                  <w:rFonts w:ascii="Cambria Math" w:hAnsi="Cambria Math"/>
                </w:rPr>
                <m:t>α</m:t>
              </w:ins>
            </m:r>
          </m:sub>
        </m:sSub>
      </m:oMath>
      <w:ins w:id="247" w:author="ian" w:date="2020-12-10T10:28:00Z">
        <w:r w:rsidR="003C4521">
          <w:t>.</w:t>
        </w:r>
      </w:ins>
      <w:del w:id="248" w:author="ian" w:date="2020-12-10T10:27:00Z">
        <w:r w:rsidR="00024461" w:rsidDel="003C4521">
          <w:delText>.</w:delText>
        </w:r>
      </w:del>
    </w:p>
    <w:p w14:paraId="5B081C52" w14:textId="72FB6FE2" w:rsidR="0012409E" w:rsidRPr="0012409E" w:rsidRDefault="0012409E" w:rsidP="000C7168">
      <w:pPr>
        <w:pStyle w:val="Heading2"/>
        <w:jc w:val="both"/>
      </w:pPr>
      <w:r w:rsidRPr="0012409E">
        <w:t>Estimati</w:t>
      </w:r>
      <w:del w:id="249" w:author="ian" w:date="2020-12-10T14:24:00Z">
        <w:r w:rsidRPr="0012409E" w:rsidDel="008E3133">
          <w:delText>on of</w:delText>
        </w:r>
      </w:del>
      <w:ins w:id="250" w:author="ian" w:date="2020-12-10T14:24:00Z">
        <w:r w:rsidR="008E3133">
          <w:t>ng</w:t>
        </w:r>
      </w:ins>
      <w:r w:rsidRPr="0012409E">
        <w:t xml:space="preserve"> </w:t>
      </w:r>
      <w:ins w:id="251" w:author="ian" w:date="2020-12-10T14:24:00Z">
        <w:r w:rsidR="008E3133">
          <w:t>long-term changes in</w:t>
        </w:r>
      </w:ins>
      <w:ins w:id="252" w:author="ian" w:date="2020-12-10T10:33:00Z">
        <w:r w:rsidR="003C4521">
          <w:t xml:space="preserve"> </w:t>
        </w:r>
      </w:ins>
      <w:r w:rsidRPr="0012409E">
        <w:t>baseline firing rate and synaptic weight</w:t>
      </w:r>
    </w:p>
    <w:p w14:paraId="61335300" w14:textId="530B912B" w:rsidR="0012409E" w:rsidDel="00A5342C" w:rsidRDefault="003C4521" w:rsidP="00A5342C">
      <w:pPr>
        <w:jc w:val="both"/>
        <w:rPr>
          <w:del w:id="253" w:author="ian" w:date="2020-12-10T10:37:00Z"/>
        </w:rPr>
        <w:pPrChange w:id="254" w:author="ian" w:date="2020-12-10T10:38:00Z">
          <w:pPr>
            <w:jc w:val="both"/>
          </w:pPr>
        </w:pPrChange>
      </w:pPr>
      <w:ins w:id="255" w:author="ian" w:date="2020-12-10T10:31:00Z">
        <w:r>
          <w:t xml:space="preserve">To </w:t>
        </w:r>
      </w:ins>
      <w:ins w:id="256" w:author="ian" w:date="2020-12-10T10:35:00Z">
        <w:r>
          <w:t>estimate</w:t>
        </w:r>
      </w:ins>
      <w:ins w:id="257" w:author="ian" w:date="2020-12-10T10:34:00Z">
        <w:r>
          <w:t xml:space="preserve"> the time-varying</w:t>
        </w:r>
      </w:ins>
      <w:ins w:id="258" w:author="ian" w:date="2020-12-10T10:32:00Z">
        <w:r>
          <w:t xml:space="preserve"> </w:t>
        </w:r>
      </w:ins>
      <w:del w:id="259" w:author="ian" w:date="2020-12-10T10:32:00Z">
        <w:r w:rsidR="0012409E" w:rsidDel="003C4521">
          <w:delText xml:space="preserve">The </w:delText>
        </w:r>
      </w:del>
      <w:r w:rsidR="0012409E">
        <w:t xml:space="preserve">baseline firing rate and </w:t>
      </w:r>
      <w:ins w:id="260" w:author="ian" w:date="2020-12-10T10:34:00Z">
        <w:r>
          <w:t xml:space="preserve">the effects of </w:t>
        </w:r>
      </w:ins>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ins w:id="261" w:author="ian" w:date="2020-12-10T10:34:00Z">
        <w:r>
          <w:t xml:space="preserve">we </w:t>
        </w:r>
      </w:ins>
      <w:ins w:id="262" w:author="ian" w:date="2020-12-10T10:35:00Z">
        <w:r>
          <w:t xml:space="preserve">use two distinct strategies. For the long-term effects </w:t>
        </w:r>
      </w:ins>
      <w:moveToRangeStart w:id="263" w:author="ian" w:date="2020-12-10T10:36:00Z" w:name="move58488980"/>
      <w:moveTo w:id="264" w:author="ian" w:date="2020-12-10T10:36:00Z">
        <w:del w:id="265" w:author="ian" w:date="2020-12-10T10:41:00Z">
          <w:r w:rsidDel="00A5342C">
            <w:delText xml:space="preserve"> </w:delText>
          </w:r>
        </w:del>
        <w:del w:id="266" w:author="ian" w:date="2020-12-10T10:36:00Z">
          <w:r w:rsidDel="00A5342C">
            <w:delText>(</w:delText>
          </w:r>
        </w:del>
        <m:oMath>
          <m:sSub>
            <m:sSubPr>
              <m:ctrlPr>
                <w:del w:id="267" w:author="ian" w:date="2020-12-10T10:36:00Z">
                  <w:rPr>
                    <w:rFonts w:ascii="Cambria Math" w:hAnsi="Cambria Math"/>
                    <w:i/>
                  </w:rPr>
                </w:del>
              </m:ctrlPr>
            </m:sSubPr>
            <m:e>
              <m:r>
                <w:del w:id="268" w:author="ian" w:date="2020-12-10T10:36:00Z">
                  <w:rPr>
                    <w:rFonts w:ascii="Cambria Math" w:hAnsi="Cambria Math"/>
                  </w:rPr>
                  <m:t>β</m:t>
                </w:del>
              </m:r>
            </m:e>
            <m:sub>
              <m:r>
                <w:del w:id="269" w:author="ian" w:date="2020-12-10T10:36:00Z">
                  <w:rPr>
                    <w:rFonts w:ascii="Cambria Math" w:hAnsi="Cambria Math"/>
                  </w:rPr>
                  <m:t>0,k</m:t>
                </w:del>
              </m:r>
            </m:sub>
          </m:sSub>
        </m:oMath>
        <w:moveTo w:id="270" w:author="ian" w:date="2020-12-10T10:36:00Z">
          <w:del w:id="271" w:author="ian" w:date="2020-12-10T10:36:00Z">
            <w:r w:rsidDel="00A5342C">
              <w:delText xml:space="preserve"> and </w:delText>
            </w:r>
          </w:del>
          <m:oMath>
            <m:sSub>
              <m:sSubPr>
                <m:ctrlPr>
                  <w:del w:id="272" w:author="ian" w:date="2020-12-10T10:36:00Z">
                    <w:rPr>
                      <w:rFonts w:ascii="Cambria Math" w:hAnsi="Cambria Math"/>
                      <w:i/>
                    </w:rPr>
                  </w:del>
                </m:ctrlPr>
              </m:sSubPr>
              <m:e>
                <m:r>
                  <w:del w:id="273" w:author="ian" w:date="2020-12-10T10:36:00Z">
                    <w:rPr>
                      <w:rFonts w:ascii="Cambria Math" w:hAnsi="Cambria Math"/>
                    </w:rPr>
                    <m:t>w</m:t>
                  </w:del>
                </m:r>
              </m:e>
              <m:sub>
                <m:r>
                  <w:del w:id="274" w:author="ian" w:date="2020-12-10T10:36:00Z">
                    <w:rPr>
                      <w:rFonts w:ascii="Cambria Math" w:hAnsi="Cambria Math"/>
                    </w:rPr>
                    <m:t>L,k</m:t>
                  </w:del>
                </m:r>
              </m:sub>
            </m:sSub>
          </m:oMath>
          <w:moveTo w:id="275" w:author="ian" w:date="2020-12-10T10:36:00Z">
            <w:del w:id="276" w:author="ian" w:date="2020-12-10T10:36:00Z">
              <w:r w:rsidDel="00A5342C">
                <w:delText>)</w:delText>
              </w:r>
            </w:del>
          </w:moveTo>
          <w:ins w:id="277" w:author="ian" w:date="2020-12-10T10:36:00Z">
            <w:r w:rsidR="00A5342C">
              <w:t xml:space="preserve">we estimate </w:t>
            </w:r>
          </w:ins>
          <m:oMath>
            <m:sSub>
              <m:sSubPr>
                <m:ctrlPr>
                  <w:ins w:id="278" w:author="ian" w:date="2020-12-10T10:36:00Z">
                    <w:rPr>
                      <w:rFonts w:ascii="Cambria Math" w:hAnsi="Cambria Math"/>
                      <w:i/>
                    </w:rPr>
                  </w:ins>
                </m:ctrlPr>
              </m:sSubPr>
              <m:e>
                <m:r>
                  <w:ins w:id="279" w:author="ian" w:date="2020-12-10T10:36:00Z">
                    <w:rPr>
                      <w:rFonts w:ascii="Cambria Math" w:hAnsi="Cambria Math"/>
                    </w:rPr>
                    <m:t>β</m:t>
                  </w:ins>
                </m:r>
              </m:e>
              <m:sub>
                <m:r>
                  <w:ins w:id="280" w:author="ian" w:date="2020-12-10T10:36:00Z">
                    <w:rPr>
                      <w:rFonts w:ascii="Cambria Math" w:hAnsi="Cambria Math"/>
                    </w:rPr>
                    <m:t>0,k</m:t>
                  </w:ins>
                </m:r>
              </m:sub>
            </m:sSub>
          </m:oMath>
          <w:ins w:id="281" w:author="ian" w:date="2020-12-10T10:36:00Z">
            <w:r w:rsidR="00A5342C">
              <w:t xml:space="preserve"> and </w:t>
            </w:r>
          </w:ins>
          <m:oMath>
            <m:sSub>
              <m:sSubPr>
                <m:ctrlPr>
                  <w:ins w:id="282" w:author="ian" w:date="2020-12-10T10:36:00Z">
                    <w:rPr>
                      <w:rFonts w:ascii="Cambria Math" w:hAnsi="Cambria Math"/>
                      <w:i/>
                    </w:rPr>
                  </w:ins>
                </m:ctrlPr>
              </m:sSubPr>
              <m:e>
                <m:r>
                  <w:ins w:id="283" w:author="ian" w:date="2020-12-10T10:36:00Z">
                    <w:rPr>
                      <w:rFonts w:ascii="Cambria Math" w:hAnsi="Cambria Math"/>
                    </w:rPr>
                    <m:t>w</m:t>
                  </w:ins>
                </m:r>
              </m:e>
              <m:sub>
                <m:r>
                  <w:ins w:id="284" w:author="ian" w:date="2020-12-10T10:36:00Z">
                    <w:rPr>
                      <w:rFonts w:ascii="Cambria Math" w:hAnsi="Cambria Math"/>
                    </w:rPr>
                    <m:t>L,k</m:t>
                  </w:ins>
                </m:r>
              </m:sub>
            </m:sSub>
          </m:oMath>
          <w:ins w:id="285" w:author="ian" w:date="2020-12-10T10:36:00Z">
            <w:r w:rsidR="00A5342C">
              <w:t xml:space="preserve"> by point process adaptive smoothing</w:t>
            </w:r>
            <w:r w:rsidR="00A5342C">
              <w:fldChar w:fldCharType="begin" w:fldLock="1"/>
            </w:r>
            <w:r w:rsidR="00A5342C">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15,19&lt;/sup&gt;","plainTextFormattedCitation":"15,19","previouslyFormattedCitation":"&lt;sup&gt;15,19&lt;/sup&gt;"},"properties":{"noteIndex":0},"schema":"https://github.com/citation-style-language/schema/raw/master/csl-citation.json"}</w:instrText>
            </w:r>
            <w:r w:rsidR="00A5342C">
              <w:fldChar w:fldCharType="separate"/>
            </w:r>
            <w:r w:rsidR="00A5342C" w:rsidRPr="00FB3229">
              <w:rPr>
                <w:noProof/>
                <w:vertAlign w:val="superscript"/>
              </w:rPr>
              <w:t>15,19</w:t>
            </w:r>
            <w:r w:rsidR="00A5342C">
              <w:fldChar w:fldCharType="end"/>
            </w:r>
            <w:r w:rsidR="00A5342C">
              <w:t>, and for the short-term effect</w:t>
            </w:r>
          </w:ins>
          <w:ins w:id="286" w:author="ian" w:date="2020-12-10T10:37:00Z">
            <w:r w:rsidR="00A5342C">
              <w:t xml:space="preserve">s we </w:t>
            </w:r>
          </w:ins>
          <w:ins w:id="287" w:author="ian" w:date="2020-12-10T10:36:00Z">
            <w:r w:rsidR="00A5342C">
              <w:t>estimate</w:t>
            </w:r>
          </w:ins>
          <w:ins w:id="288" w:author="ian" w:date="2020-12-10T10:37:00Z">
            <w:r w:rsidR="00A5342C">
              <w:t xml:space="preserve"> </w:t>
            </w:r>
          </w:ins>
          <m:oMath>
            <m:sSub>
              <m:sSubPr>
                <m:ctrlPr>
                  <w:ins w:id="289" w:author="ian" w:date="2020-12-10T10:37:00Z">
                    <w:rPr>
                      <w:rFonts w:ascii="Cambria Math" w:hAnsi="Cambria Math"/>
                      <w:i/>
                    </w:rPr>
                  </w:ins>
                </m:ctrlPr>
              </m:sSubPr>
              <m:e>
                <m:r>
                  <w:ins w:id="290" w:author="ian" w:date="2020-12-10T10:37:00Z">
                    <w:rPr>
                      <w:rFonts w:ascii="Cambria Math" w:hAnsi="Cambria Math"/>
                    </w:rPr>
                    <m:t>w</m:t>
                  </w:ins>
                </m:r>
              </m:e>
              <m:sub>
                <m:r>
                  <w:ins w:id="291" w:author="ian" w:date="2020-12-10T10:37:00Z">
                    <w:rPr>
                      <w:rFonts w:ascii="Cambria Math" w:hAnsi="Cambria Math"/>
                    </w:rPr>
                    <m:t>S,k</m:t>
                  </w:ins>
                </m:r>
              </m:sub>
            </m:sSub>
          </m:oMath>
          <w:ins w:id="292" w:author="ian" w:date="2020-12-10T10:36:00Z">
            <w:r w:rsidR="00A5342C">
              <w:t xml:space="preserve"> </w:t>
            </w:r>
          </w:ins>
          <w:ins w:id="293" w:author="ian" w:date="2020-12-10T10:37:00Z">
            <w:r w:rsidR="00A5342C">
              <w:t xml:space="preserve">using an </w:t>
            </w:r>
          </w:ins>
          <w:ins w:id="294" w:author="ian" w:date="2020-12-10T10:36:00Z">
            <w:r w:rsidR="00A5342C">
              <w:t xml:space="preserve">additive </w:t>
            </w:r>
          </w:ins>
          <w:ins w:id="295" w:author="ian" w:date="2020-12-10T10:37:00Z">
            <w:r w:rsidR="00A5342C">
              <w:t xml:space="preserve">model that </w:t>
            </w:r>
          </w:ins>
          <w:ins w:id="296" w:author="ian" w:date="2020-12-10T10:36:00Z">
            <w:r w:rsidR="00A5342C" w:rsidRPr="00152D56">
              <w:t>depend</w:t>
            </w:r>
          </w:ins>
          <w:ins w:id="297" w:author="ian" w:date="2020-12-10T10:37:00Z">
            <w:r w:rsidR="00A5342C">
              <w:t>s</w:t>
            </w:r>
          </w:ins>
          <w:ins w:id="298" w:author="ian" w:date="2020-12-10T10:36:00Z">
            <w:r w:rsidR="00A5342C" w:rsidRPr="00152D56">
              <w:t xml:space="preserve"> on </w:t>
            </w:r>
          </w:ins>
          <w:ins w:id="299" w:author="ian" w:date="2020-12-10T10:41:00Z">
            <w:r w:rsidR="00A5342C">
              <w:t xml:space="preserve">the </w:t>
            </w:r>
          </w:ins>
          <w:ins w:id="300" w:author="ian" w:date="2020-12-10T10:36:00Z">
            <w:r w:rsidR="00A5342C" w:rsidRPr="00152D56">
              <w:t>presynaptic inter-spike interval</w:t>
            </w:r>
            <w:r w:rsidR="00A5342C">
              <w:t>s (ISIs)</w:t>
            </w:r>
            <w:r w:rsidR="00A5342C">
              <w:fldChar w:fldCharType="begin" w:fldLock="1"/>
            </w:r>
            <w:r w:rsidR="00A5342C">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A5342C">
              <w:fldChar w:fldCharType="separate"/>
            </w:r>
            <w:r w:rsidR="00A5342C" w:rsidRPr="00766EDC">
              <w:rPr>
                <w:noProof/>
                <w:vertAlign w:val="superscript"/>
              </w:rPr>
              <w:t>10</w:t>
            </w:r>
            <w:r w:rsidR="00A5342C">
              <w:fldChar w:fldCharType="end"/>
            </w:r>
            <w:r w:rsidR="00A5342C">
              <w:t>.</w:t>
            </w:r>
          </w:ins>
          <w:moveTo w:id="301" w:author="ian" w:date="2020-12-10T10:36:00Z">
            <w:del w:id="302" w:author="ian" w:date="2020-12-10T10:37:00Z">
              <w:r w:rsidDel="00A5342C">
                <w:delText xml:space="preserve"> </w:delText>
              </w:r>
            </w:del>
          </w:moveTo>
          <w:moveToRangeEnd w:id="263"/>
          <w:del w:id="303" w:author="ian" w:date="2020-12-10T10:37:00Z">
            <w:r w:rsidR="0012409E" w:rsidDel="00A5342C">
              <w:delText>are changing in two different time- scales: long-term changes</w:delText>
            </w:r>
          </w:del>
          <w:moveFromRangeStart w:id="304" w:author="ian" w:date="2020-12-10T10:36:00Z" w:name="move58488980"/>
          <w:moveFrom w:id="305" w:author="ian" w:date="2020-12-10T10:36:00Z">
            <w:del w:id="306" w:author="ian" w:date="2020-12-10T10:37:00Z">
              <w:r w:rsidR="0012409E" w:rsidDel="00A5342C">
                <w:delText xml:space="preserve"> (</w:delText>
              </w:r>
            </w:del>
            <m:oMath>
              <m:sSub>
                <m:sSubPr>
                  <m:ctrlPr>
                    <w:del w:id="307" w:author="ian" w:date="2020-12-10T10:37:00Z">
                      <w:rPr>
                        <w:rFonts w:ascii="Cambria Math" w:hAnsi="Cambria Math"/>
                        <w:i/>
                      </w:rPr>
                    </w:del>
                  </m:ctrlPr>
                </m:sSubPr>
                <m:e>
                  <m:r>
                    <w:del w:id="308" w:author="ian" w:date="2020-12-10T10:37:00Z">
                      <w:rPr>
                        <w:rFonts w:ascii="Cambria Math" w:hAnsi="Cambria Math"/>
                      </w:rPr>
                      <m:t>β</m:t>
                    </w:del>
                  </m:r>
                </m:e>
                <m:sub>
                  <m:r>
                    <w:del w:id="309" w:author="ian" w:date="2020-12-10T10:37:00Z">
                      <w:rPr>
                        <w:rFonts w:ascii="Cambria Math" w:hAnsi="Cambria Math"/>
                      </w:rPr>
                      <m:t>0,k</m:t>
                    </w:del>
                  </m:r>
                </m:sub>
              </m:sSub>
            </m:oMath>
            <w:moveFrom w:id="310" w:author="ian" w:date="2020-12-10T10:36:00Z">
              <w:del w:id="311" w:author="ian" w:date="2020-12-10T10:37:00Z">
                <w:r w:rsidR="0012409E" w:rsidDel="00A5342C">
                  <w:delText xml:space="preserve"> and </w:delText>
                </w:r>
              </w:del>
              <m:oMath>
                <m:sSub>
                  <m:sSubPr>
                    <m:ctrlPr>
                      <w:del w:id="312" w:author="ian" w:date="2020-12-10T10:37:00Z">
                        <w:rPr>
                          <w:rFonts w:ascii="Cambria Math" w:hAnsi="Cambria Math"/>
                          <w:i/>
                        </w:rPr>
                      </w:del>
                    </m:ctrlPr>
                  </m:sSubPr>
                  <m:e>
                    <m:r>
                      <w:del w:id="313" w:author="ian" w:date="2020-12-10T10:37:00Z">
                        <w:rPr>
                          <w:rFonts w:ascii="Cambria Math" w:hAnsi="Cambria Math"/>
                        </w:rPr>
                        <m:t>w</m:t>
                      </w:del>
                    </m:r>
                  </m:e>
                  <m:sub>
                    <m:r>
                      <w:del w:id="314" w:author="ian" w:date="2020-12-10T10:37:00Z">
                        <w:rPr>
                          <w:rFonts w:ascii="Cambria Math" w:hAnsi="Cambria Math"/>
                        </w:rPr>
                        <m:t>L,k</m:t>
                      </w:del>
                    </m:r>
                  </m:sub>
                </m:sSub>
              </m:oMath>
              <w:moveFrom w:id="315" w:author="ian" w:date="2020-12-10T10:36:00Z">
                <w:del w:id="316" w:author="ian" w:date="2020-12-10T10:37:00Z">
                  <w:r w:rsidR="0012409E" w:rsidDel="00A5342C">
                    <w:delText xml:space="preserve">) </w:delText>
                  </w:r>
                </w:del>
              </w:moveFrom>
              <w:moveFromRangeEnd w:id="304"/>
              <w:del w:id="317" w:author="ian" w:date="2020-12-10T10:37:00Z">
                <w:r w:rsidR="0012409E" w:rsidDel="00A5342C">
                  <w:delText>and short-term changes (</w:delText>
                </w:r>
              </w:del>
              <m:oMath>
                <m:sSub>
                  <m:sSubPr>
                    <m:ctrlPr>
                      <w:del w:id="318" w:author="ian" w:date="2020-12-10T10:37:00Z">
                        <w:rPr>
                          <w:rFonts w:ascii="Cambria Math" w:hAnsi="Cambria Math"/>
                          <w:i/>
                        </w:rPr>
                      </w:del>
                    </m:ctrlPr>
                  </m:sSubPr>
                  <m:e>
                    <m:r>
                      <w:del w:id="319" w:author="ian" w:date="2020-12-10T10:37:00Z">
                        <w:rPr>
                          <w:rFonts w:ascii="Cambria Math" w:hAnsi="Cambria Math"/>
                        </w:rPr>
                        <m:t>w</m:t>
                      </w:del>
                    </m:r>
                  </m:e>
                  <m:sub>
                    <m:r>
                      <w:del w:id="320" w:author="ian" w:date="2020-12-10T10:37:00Z">
                        <w:rPr>
                          <w:rFonts w:ascii="Cambria Math" w:hAnsi="Cambria Math"/>
                        </w:rPr>
                        <m:t>S,k</m:t>
                      </w:del>
                    </m:r>
                  </m:sub>
                </m:sSub>
              </m:oMath>
              <w:del w:id="321" w:author="ian" w:date="2020-12-10T10:37:00Z">
                <w:r w:rsidR="0012409E" w:rsidDel="00A5342C">
                  <w:delText xml:space="preserve">). </w:delText>
                </w:r>
              </w:del>
            </w:moveFrom>
          </w:moveFrom>
        </w:moveTo>
      </w:moveTo>
    </w:p>
    <w:p w14:paraId="0903FF58" w14:textId="2FD51403" w:rsidR="0012409E" w:rsidDel="00A5342C" w:rsidRDefault="0012409E" w:rsidP="00A5342C">
      <w:pPr>
        <w:jc w:val="both"/>
        <w:rPr>
          <w:del w:id="322" w:author="ian" w:date="2020-12-10T10:38:00Z"/>
        </w:rPr>
      </w:pPr>
      <w:del w:id="323" w:author="ian" w:date="2020-12-10T10:37:00Z">
        <w:r w:rsidDel="00A5342C">
          <w:delText xml:space="preserve">Different methods are used to estimate changes in these two timescales. The long-term </w:delText>
        </w:r>
      </w:del>
      <w:del w:id="324" w:author="ian" w:date="2020-12-10T10:36:00Z">
        <w:r w:rsidDel="00A5342C">
          <w:delText>effects are estimated by point process adaptive smoothing</w:delText>
        </w:r>
        <w:r w:rsidR="00453839" w:rsidDel="00A5342C">
          <w:fldChar w:fldCharType="begin" w:fldLock="1"/>
        </w:r>
        <w:r w:rsidR="006D79F1" w:rsidDel="00A5342C">
          <w:del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15,19&lt;/sup&gt;","plainTextFormattedCitation":"15,19","previouslyFormattedCitation":"&lt;sup&gt;15,19&lt;/sup&gt;"},"properties":{"noteIndex":0},"schema":"https://github.com/citation-style-language/schema/raw/master/csl-citation.json"}</w:delInstrText>
        </w:r>
        <w:r w:rsidR="00453839" w:rsidDel="00A5342C">
          <w:fldChar w:fldCharType="separate"/>
        </w:r>
        <w:r w:rsidR="00FB3229" w:rsidRPr="00FB3229" w:rsidDel="00A5342C">
          <w:rPr>
            <w:noProof/>
            <w:vertAlign w:val="superscript"/>
          </w:rPr>
          <w:delText>15,19</w:delText>
        </w:r>
        <w:r w:rsidR="00453839" w:rsidDel="00A5342C">
          <w:fldChar w:fldCharType="end"/>
        </w:r>
        <w:r w:rsidDel="00A5342C">
          <w:delText>, while the short-term effect is estimated by additive effects</w:delText>
        </w:r>
        <w:r w:rsidRPr="00152D56" w:rsidDel="00A5342C">
          <w:delText xml:space="preserve"> depend</w:delText>
        </w:r>
        <w:r w:rsidR="000615A7" w:rsidDel="00A5342C">
          <w:delText>ing</w:delText>
        </w:r>
        <w:r w:rsidRPr="00152D56" w:rsidDel="00A5342C">
          <w:delText xml:space="preserve"> on presynaptic inter-spike interval</w:delText>
        </w:r>
        <w:r w:rsidDel="00A5342C">
          <w:delText>s</w:delText>
        </w:r>
        <w:r w:rsidR="000615A7" w:rsidDel="00A5342C">
          <w:delText xml:space="preserve"> (ISIs)</w:delText>
        </w:r>
        <w:r w:rsidR="002A7F83" w:rsidDel="00A5342C">
          <w:fldChar w:fldCharType="begin" w:fldLock="1"/>
        </w:r>
        <w:r w:rsidR="00B15E59" w:rsidDel="00A5342C">
          <w:del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delInstrText>
        </w:r>
        <w:r w:rsidR="002A7F83" w:rsidDel="00A5342C">
          <w:fldChar w:fldCharType="separate"/>
        </w:r>
        <w:r w:rsidR="00766EDC" w:rsidRPr="00766EDC" w:rsidDel="00A5342C">
          <w:rPr>
            <w:noProof/>
            <w:vertAlign w:val="superscript"/>
          </w:rPr>
          <w:delText>10</w:delText>
        </w:r>
        <w:r w:rsidR="002A7F83" w:rsidDel="00A5342C">
          <w:fldChar w:fldCharType="end"/>
        </w:r>
        <w:r w:rsidDel="00A5342C">
          <w:delText>.</w:delText>
        </w:r>
        <w:r w:rsidR="00D637F8" w:rsidDel="00A5342C">
          <w:delText xml:space="preserve"> </w:delText>
        </w:r>
      </w:del>
      <w:del w:id="325" w:author="ian" w:date="2020-12-10T10:38:00Z">
        <w:r w:rsidR="00D637F8" w:rsidDel="00A5342C">
          <w:delText xml:space="preserve">The estimation of </w:delText>
        </w:r>
        <w:r w:rsidR="004C7B0D" w:rsidDel="00A5342C">
          <w:delText>STP</w:delText>
        </w:r>
        <w:r w:rsidR="00D637F8" w:rsidDel="00A5342C">
          <w:delText xml:space="preserve"> gives a generalized bilinear model (GBLM). </w:delText>
        </w:r>
      </w:del>
      <w:ins w:id="326" w:author="ian" w:date="2020-12-10T10:38:00Z">
        <w:r w:rsidR="00A5342C">
          <w:t xml:space="preserve"> </w:t>
        </w:r>
      </w:ins>
      <w:r>
        <w:t>T</w:t>
      </w:r>
      <w:ins w:id="327" w:author="ian" w:date="2020-12-10T10:38:00Z">
        <w:r w:rsidR="00A5342C">
          <w:t>o estimate</w:t>
        </w:r>
      </w:ins>
      <w:ins w:id="328" w:author="ian" w:date="2020-12-10T10:39:00Z">
        <w:r w:rsidR="00A5342C">
          <w:t xml:space="preserve"> all of the effects </w:t>
        </w:r>
      </w:ins>
      <w:del w:id="329" w:author="ian" w:date="2020-12-10T10:39:00Z">
        <w:r w:rsidDel="00A5342C">
          <w:delText xml:space="preserve">hese two </w:delText>
        </w:r>
      </w:del>
      <w:del w:id="330" w:author="ian" w:date="2020-12-10T10:38:00Z">
        <w:r w:rsidDel="00A5342C">
          <w:delText>sets of estimations</w:delText>
        </w:r>
      </w:del>
      <w:del w:id="331" w:author="ian" w:date="2020-12-10T10:39:00Z">
        <w:r w:rsidDel="00A5342C">
          <w:delText xml:space="preserve"> are combined by</w:delText>
        </w:r>
      </w:del>
      <w:ins w:id="332" w:author="ian" w:date="2020-12-10T10:42:00Z">
        <w:r w:rsidR="00A5342C">
          <w:t xml:space="preserve">together we </w:t>
        </w:r>
      </w:ins>
      <w:ins w:id="333" w:author="ian" w:date="2020-12-10T10:39:00Z">
        <w:r w:rsidR="00A5342C">
          <w:t>use an</w:t>
        </w:r>
      </w:ins>
      <w:r>
        <w:t xml:space="preserve"> alternating optimization</w:t>
      </w:r>
      <w:del w:id="334" w:author="ian" w:date="2020-12-10T10:40:00Z">
        <w:r w:rsidDel="00A5342C">
          <w:delText>,</w:delText>
        </w:r>
      </w:del>
      <w:ins w:id="335" w:author="ian" w:date="2020-12-10T10:40:00Z">
        <w:r w:rsidR="00A5342C">
          <w:t xml:space="preserve"> –</w:t>
        </w:r>
      </w:ins>
      <w:r>
        <w:t xml:space="preserve"> </w:t>
      </w:r>
      <w:ins w:id="336" w:author="ian" w:date="2020-12-10T10:40:00Z">
        <w:r w:rsidR="00A5342C">
          <w:t xml:space="preserve">we </w:t>
        </w:r>
      </w:ins>
      <w:del w:id="337" w:author="ian" w:date="2020-12-10T10:40:00Z">
        <w:r w:rsidDel="00A5342C">
          <w:delText xml:space="preserve">i.e. </w:delText>
        </w:r>
      </w:del>
      <w:r>
        <w:t>hold</w:t>
      </w:r>
      <w:del w:id="338" w:author="ian" w:date="2020-12-10T10:40:00Z">
        <w:r w:rsidDel="00A5342C">
          <w:delText>i</w:delText>
        </w:r>
      </w:del>
      <w:del w:id="339" w:author="ian" w:date="2020-12-10T10:41:00Z">
        <w:r w:rsidDel="00A5342C">
          <w:delText>ng</w:delText>
        </w:r>
      </w:del>
      <w:r>
        <w:t xml:space="preserve"> </w:t>
      </w:r>
      <w:ins w:id="340" w:author="ian" w:date="2020-12-10T10:39:00Z">
        <w:r w:rsidR="00A5342C">
          <w:t>the long-term effects constant while updating the short-term effects then hold the short-term effects constant while updating the long-term effects and repeat</w:t>
        </w:r>
      </w:ins>
      <w:ins w:id="341" w:author="ian" w:date="2020-12-10T10:41:00Z">
        <w:r w:rsidR="00A5342C">
          <w:t xml:space="preserve"> </w:t>
        </w:r>
      </w:ins>
      <w:ins w:id="342" w:author="ian" w:date="2020-12-10T10:40:00Z">
        <w:r w:rsidR="00A5342C">
          <w:t>this alternating pattern until convergence</w:t>
        </w:r>
      </w:ins>
      <w:del w:id="343" w:author="ian" w:date="2020-12-10T10:39:00Z">
        <w:r w:rsidDel="00A5342C">
          <w:delText>one set of parameters fixed while updating the other and alternating between the two optimizations</w:delText>
        </w:r>
      </w:del>
      <w:r>
        <w:t>.</w:t>
      </w:r>
    </w:p>
    <w:p w14:paraId="79678C5C" w14:textId="77777777" w:rsidR="0012409E" w:rsidRDefault="0012409E" w:rsidP="000C7168">
      <w:pPr>
        <w:jc w:val="both"/>
      </w:pPr>
    </w:p>
    <w:p w14:paraId="1480AADF" w14:textId="35E7A66D" w:rsidR="0012409E" w:rsidRPr="008F4FC0" w:rsidRDefault="00821F5E" w:rsidP="000C7168">
      <w:pPr>
        <w:pStyle w:val="Heading3"/>
        <w:jc w:val="both"/>
        <w:rPr>
          <w:u w:val="single"/>
        </w:rPr>
      </w:pPr>
      <w:ins w:id="344" w:author="ian" w:date="2020-12-10T12:13:00Z">
        <w:r>
          <w:rPr>
            <w:u w:val="single"/>
          </w:rPr>
          <w:t xml:space="preserve">Estimating </w:t>
        </w:r>
      </w:ins>
      <w:r w:rsidR="0012409E" w:rsidRPr="008F4FC0">
        <w:rPr>
          <w:u w:val="single"/>
        </w:rPr>
        <w:t>Long-Term Effects</w:t>
      </w:r>
      <w:del w:id="345" w:author="ian" w:date="2020-12-10T12:13:00Z">
        <w:r w:rsidR="0012409E" w:rsidRPr="008F4FC0" w:rsidDel="00821F5E">
          <w:rPr>
            <w:u w:val="single"/>
          </w:rPr>
          <w:delText xml:space="preserve"> Estimation: Point Process Adaptive Smoothing</w:delText>
        </w:r>
      </w:del>
    </w:p>
    <w:p w14:paraId="2727F3D2" w14:textId="0ABDE2BD" w:rsidR="0012409E" w:rsidRDefault="0067254C" w:rsidP="000C7168">
      <w:pPr>
        <w:jc w:val="both"/>
      </w:pPr>
      <w:ins w:id="346" w:author="ian" w:date="2020-12-10T12:47:00Z">
        <w:r>
          <w:t xml:space="preserve">To model the </w:t>
        </w:r>
      </w:ins>
      <w:ins w:id="347" w:author="ian" w:date="2020-12-10T12:14:00Z">
        <w:r w:rsidR="00821F5E">
          <w:t xml:space="preserve">long-term </w:t>
        </w:r>
      </w:ins>
      <w:ins w:id="348" w:author="ian" w:date="2020-12-10T12:49:00Z">
        <w:r w:rsidR="00D300E0">
          <w:t>changes in baseline firing and synaptic strength</w:t>
        </w:r>
      </w:ins>
      <w:ins w:id="349" w:author="ian" w:date="2020-12-10T12:14:00Z">
        <w:r w:rsidR="00821F5E">
          <w:t xml:space="preserve"> </w:t>
        </w:r>
      </w:ins>
      <w:ins w:id="350" w:author="ian" w:date="2020-12-10T12:47:00Z">
        <w:r>
          <w:t xml:space="preserve">we </w:t>
        </w:r>
      </w:ins>
      <w:ins w:id="351" w:author="ian" w:date="2020-12-10T12:48:00Z">
        <w:r w:rsidR="00D300E0">
          <w:t>assume that the parameters evolve over time with noisy, linear dynamics</w:t>
        </w:r>
      </w:ins>
      <w:ins w:id="352" w:author="ian" w:date="2020-12-10T12:14:00Z">
        <w:r w:rsidR="00821F5E">
          <w:t xml:space="preserve">. </w:t>
        </w:r>
      </w:ins>
      <w:r w:rsidR="0012409E">
        <w:t>Denot</w:t>
      </w:r>
      <w:del w:id="353" w:author="ian" w:date="2020-12-10T12:15:00Z">
        <w:r w:rsidR="0012409E" w:rsidDel="00821F5E">
          <w:delText>e</w:delText>
        </w:r>
      </w:del>
      <w:ins w:id="354" w:author="ian" w:date="2020-12-10T12:15:00Z">
        <w:r w:rsidR="00821F5E">
          <w:t>ing</w:t>
        </w:r>
      </w:ins>
      <w:r w:rsidR="0012409E">
        <w:t xml:space="preserve"> the </w:t>
      </w:r>
      <w:del w:id="355" w:author="ian" w:date="2020-12-10T12:14:00Z">
        <w:r w:rsidR="0012409E" w:rsidDel="00821F5E">
          <w:delText xml:space="preserve">joint </w:delText>
        </w:r>
      </w:del>
      <w:r w:rsidR="0012409E">
        <w:t xml:space="preserve">parameters </w:t>
      </w:r>
      <w:del w:id="356" w:author="ian" w:date="2020-12-10T12:15:00Z">
        <w:r w:rsidR="0012409E" w:rsidDel="00821F5E">
          <w:delText xml:space="preserve">for long-term effects </w:delText>
        </w:r>
      </w:del>
      <w:r w:rsidR="0012409E">
        <w:t>as</w:t>
      </w:r>
      <w:ins w:id="357" w:author="ian" w:date="2020-12-10T12:13:00Z">
        <w:r w:rsidR="00821F5E">
          <w:t xml:space="preserve"> </w:t>
        </w:r>
      </w:ins>
      <w:ins w:id="358" w:author="ian" w:date="2020-12-10T12:50:00Z">
        <w:r w:rsidR="00D300E0">
          <w:t xml:space="preserve">a </w:t>
        </w:r>
      </w:ins>
      <w:ins w:id="359" w:author="ian" w:date="2020-12-10T12:13:00Z">
        <w:r w:rsidR="00821F5E">
          <w:t>vector</w:t>
        </w:r>
      </w:ins>
      <w:ins w:id="360" w:author="ian" w:date="2020-12-10T12:15:00Z">
        <w:r w:rsidR="00821F5E">
          <w:t xml:space="preserve"> </w:t>
        </w:r>
      </w:ins>
      <w:del w:id="361" w:author="ian" w:date="2020-12-10T12:16:00Z">
        <w:r w:rsidR="0012409E" w:rsidDel="00821F5E">
          <w:delText xml:space="preserve"> </w:delText>
        </w:r>
      </w:del>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ins w:id="362" w:author="ian" w:date="2020-12-10T12:13:00Z">
                <w:rPr>
                  <w:rFonts w:ascii="Cambria Math" w:hAnsi="Cambria Math"/>
                  <w:i/>
                </w:rPr>
              </w:ins>
            </m:ctrlPr>
          </m:sSupPr>
          <m:e>
            <m:d>
              <m:dPr>
                <m:begChr m:val="["/>
                <m:endChr m:val="]"/>
                <m:ctrlPr>
                  <w:ins w:id="363" w:author="ian" w:date="2020-12-10T12:12:00Z">
                    <w:rPr>
                      <w:rFonts w:ascii="Cambria Math" w:hAnsi="Cambria Math"/>
                      <w:i/>
                    </w:rPr>
                  </w:ins>
                </m:ctrlPr>
              </m:dPr>
              <m:e>
                <m:m>
                  <m:mPr>
                    <m:mcs>
                      <m:mc>
                        <m:mcPr>
                          <m:count m:val="2"/>
                          <m:mcJc m:val="center"/>
                        </m:mcPr>
                      </m:mc>
                    </m:mcs>
                    <m:ctrlPr>
                      <w:ins w:id="364" w:author="ian" w:date="2020-12-10T12:13:00Z">
                        <w:rPr>
                          <w:rFonts w:ascii="Cambria Math" w:hAnsi="Cambria Math"/>
                          <w:i/>
                        </w:rPr>
                      </w:ins>
                    </m:ctrlPr>
                  </m:mPr>
                  <m:mr>
                    <m:e>
                      <m:sSub>
                        <m:sSubPr>
                          <m:ctrlPr>
                            <w:ins w:id="365" w:author="ian" w:date="2020-12-10T12:13:00Z">
                              <w:rPr>
                                <w:rFonts w:ascii="Cambria Math" w:hAnsi="Cambria Math"/>
                                <w:i/>
                              </w:rPr>
                            </w:ins>
                          </m:ctrlPr>
                        </m:sSubPr>
                        <m:e>
                          <m:r>
                            <w:ins w:id="366" w:author="ian" w:date="2020-12-10T12:13:00Z">
                              <w:rPr>
                                <w:rFonts w:ascii="Cambria Math" w:hAnsi="Cambria Math"/>
                              </w:rPr>
                              <m:t>β</m:t>
                            </w:ins>
                          </m:r>
                        </m:e>
                        <m:sub>
                          <m:r>
                            <w:ins w:id="367" w:author="ian" w:date="2020-12-10T12:13:00Z">
                              <w:rPr>
                                <w:rFonts w:ascii="Cambria Math" w:hAnsi="Cambria Math"/>
                              </w:rPr>
                              <m:t>0,k</m:t>
                            </w:ins>
                          </m:r>
                        </m:sub>
                      </m:sSub>
                    </m:e>
                    <m:e>
                      <m:sSub>
                        <m:sSubPr>
                          <m:ctrlPr>
                            <w:ins w:id="368" w:author="ian" w:date="2020-12-10T12:13:00Z">
                              <w:rPr>
                                <w:rFonts w:ascii="Cambria Math" w:hAnsi="Cambria Math"/>
                                <w:i/>
                              </w:rPr>
                            </w:ins>
                          </m:ctrlPr>
                        </m:sSubPr>
                        <m:e>
                          <m:r>
                            <w:ins w:id="369" w:author="ian" w:date="2020-12-10T12:13:00Z">
                              <w:rPr>
                                <w:rFonts w:ascii="Cambria Math" w:hAnsi="Cambria Math"/>
                              </w:rPr>
                              <m:t>w</m:t>
                            </w:ins>
                          </m:r>
                        </m:e>
                        <m:sub>
                          <m:r>
                            <w:ins w:id="370" w:author="ian" w:date="2020-12-10T12:13:00Z">
                              <w:rPr>
                                <w:rFonts w:ascii="Cambria Math" w:hAnsi="Cambria Math"/>
                              </w:rPr>
                              <m:t>L,k</m:t>
                            </w:ins>
                          </m:r>
                        </m:sub>
                      </m:sSub>
                    </m:e>
                  </m:mr>
                </m:m>
              </m:e>
            </m:d>
          </m:e>
          <m:sup>
            <m:sSub>
              <m:sSubPr>
                <m:ctrlPr>
                  <w:del w:id="371" w:author="ian" w:date="2020-12-10T12:13:00Z">
                    <w:rPr>
                      <w:rFonts w:ascii="Cambria Math" w:hAnsi="Cambria Math"/>
                      <w:i/>
                    </w:rPr>
                  </w:del>
                </m:ctrlPr>
              </m:sSubPr>
              <m:e>
                <m:r>
                  <w:del w:id="372" w:author="ian" w:date="2020-12-10T12:13:00Z">
                    <w:rPr>
                      <w:rFonts w:ascii="Cambria Math" w:hAnsi="Cambria Math"/>
                    </w:rPr>
                    <m:t>β</m:t>
                  </w:del>
                </m:r>
              </m:e>
              <m:sub>
                <m:r>
                  <w:del w:id="373" w:author="ian" w:date="2020-12-10T12:13:00Z">
                    <w:rPr>
                      <w:rFonts w:ascii="Cambria Math" w:hAnsi="Cambria Math"/>
                    </w:rPr>
                    <m:t>0,k</m:t>
                  </w:del>
                </m:r>
              </m:sub>
            </m:sSub>
            <m:r>
              <w:del w:id="374" w:author="ian" w:date="2020-12-10T12:13:00Z">
                <w:rPr>
                  <w:rFonts w:ascii="Cambria Math" w:hAnsi="Cambria Math"/>
                </w:rPr>
                <m:t xml:space="preserve">, </m:t>
              </w:del>
            </m:r>
            <m:sSubSup>
              <m:sSubSupPr>
                <m:ctrlPr>
                  <w:del w:id="375" w:author="ian" w:date="2020-12-10T12:13:00Z">
                    <w:rPr>
                      <w:rFonts w:ascii="Cambria Math" w:hAnsi="Cambria Math"/>
                      <w:i/>
                    </w:rPr>
                  </w:del>
                </m:ctrlPr>
              </m:sSubSupPr>
              <m:e>
                <m:r>
                  <w:del w:id="376" w:author="ian" w:date="2020-12-10T12:13:00Z">
                    <w:rPr>
                      <w:rFonts w:ascii="Cambria Math" w:hAnsi="Cambria Math"/>
                    </w:rPr>
                    <m:t>w</m:t>
                  </w:del>
                </m:r>
              </m:e>
              <m:sub>
                <m:r>
                  <w:del w:id="377" w:author="ian" w:date="2020-12-10T12:13:00Z">
                    <w:rPr>
                      <w:rFonts w:ascii="Cambria Math" w:hAnsi="Cambria Math"/>
                    </w:rPr>
                    <m:t>L,k</m:t>
                  </w:del>
                </m:r>
              </m:sub>
              <m:sup>
                <m:r>
                  <w:del w:id="378" w:author="ian" w:date="2020-12-10T12:13:00Z">
                    <w:rPr>
                      <w:rFonts w:ascii="Cambria Math" w:hAnsi="Cambria Math"/>
                    </w:rPr>
                    <m:t>'</m:t>
                  </w:del>
                </m:r>
              </m:sup>
            </m:sSubSup>
            <m:r>
              <w:ins w:id="379" w:author="ian" w:date="2020-12-10T12:13:00Z">
                <w:rPr>
                  <w:rFonts w:ascii="Cambria Math" w:hAnsi="Cambria Math"/>
                </w:rPr>
                <m:t>T</m:t>
              </w:ins>
            </m:r>
          </m:sup>
        </m:sSup>
      </m:oMath>
      <w:del w:id="380" w:author="ian" w:date="2020-12-10T12:51:00Z">
        <w:r w:rsidR="0012409E" w:rsidDel="00D300E0">
          <w:delText xml:space="preserve"> and</w:delText>
        </w:r>
        <w:r w:rsidR="00C660DA" w:rsidDel="00D300E0">
          <w:delText xml:space="preserve"> </w:delText>
        </w:r>
      </w:del>
      <w:del w:id="381" w:author="ian" w:date="2020-12-10T12:15:00Z">
        <w:r w:rsidR="00C660DA" w:rsidDel="00821F5E">
          <w:delText xml:space="preserve">covariates as </w:delText>
        </w:r>
      </w:del>
      <m:oMath>
        <m:sSub>
          <m:sSubPr>
            <m:ctrlPr>
              <w:del w:id="382" w:author="ian" w:date="2020-12-10T12:50:00Z">
                <w:rPr>
                  <w:rFonts w:ascii="Cambria Math" w:hAnsi="Cambria Math"/>
                  <w:b/>
                  <w:bCs/>
                  <w:i/>
                </w:rPr>
              </w:del>
            </m:ctrlPr>
          </m:sSubPr>
          <m:e>
            <m:r>
              <w:del w:id="383" w:author="ian" w:date="2020-12-10T12:50:00Z">
                <m:rPr>
                  <m:sty m:val="bi"/>
                </m:rPr>
                <w:rPr>
                  <w:rFonts w:ascii="Cambria Math" w:hAnsi="Cambria Math"/>
                </w:rPr>
                <m:t>x</m:t>
              </w:del>
            </m:r>
          </m:e>
          <m:sub>
            <m:r>
              <w:del w:id="384" w:author="ian" w:date="2020-12-10T12:50:00Z">
                <w:rPr>
                  <w:rFonts w:ascii="Cambria Math" w:hAnsi="Cambria Math"/>
                </w:rPr>
                <m:t>S,k</m:t>
              </w:del>
            </m:r>
          </m:sub>
        </m:sSub>
        <m:r>
          <w:del w:id="385" w:author="ian" w:date="2020-12-10T12:50:00Z">
            <w:rPr>
              <w:rFonts w:ascii="Cambria Math" w:hAnsi="Cambria Math"/>
            </w:rPr>
            <m:t>=</m:t>
          </w:del>
        </m:r>
        <m:sSup>
          <m:sSupPr>
            <m:ctrlPr>
              <w:del w:id="386" w:author="ian" w:date="2020-12-10T12:16:00Z">
                <w:rPr>
                  <w:rFonts w:ascii="Cambria Math" w:hAnsi="Cambria Math"/>
                  <w:i/>
                </w:rPr>
              </w:del>
            </m:ctrlPr>
          </m:sSupPr>
          <m:e>
            <m:d>
              <m:dPr>
                <m:ctrlPr>
                  <w:del w:id="387" w:author="ian" w:date="2020-12-10T12:16:00Z">
                    <w:rPr>
                      <w:rFonts w:ascii="Cambria Math" w:hAnsi="Cambria Math"/>
                      <w:i/>
                    </w:rPr>
                  </w:del>
                </m:ctrlPr>
              </m:dPr>
              <m:e>
                <m:r>
                  <w:del w:id="388" w:author="ian" w:date="2020-12-10T12:16:00Z">
                    <w:rPr>
                      <w:rFonts w:ascii="Cambria Math" w:hAnsi="Cambria Math"/>
                    </w:rPr>
                    <m:t xml:space="preserve">1, </m:t>
                  </w:del>
                </m:r>
                <m:sSub>
                  <m:sSubPr>
                    <m:ctrlPr>
                      <w:del w:id="389" w:author="ian" w:date="2020-12-10T12:15:00Z">
                        <w:rPr>
                          <w:rFonts w:ascii="Cambria Math" w:hAnsi="Cambria Math"/>
                          <w:i/>
                        </w:rPr>
                      </w:del>
                    </m:ctrlPr>
                  </m:sSubPr>
                  <m:e>
                    <m:r>
                      <w:del w:id="390" w:author="ian" w:date="2020-12-10T12:15:00Z">
                        <w:rPr>
                          <w:rFonts w:ascii="Cambria Math" w:hAnsi="Cambria Math"/>
                        </w:rPr>
                        <m:t>w</m:t>
                      </w:del>
                    </m:r>
                  </m:e>
                  <m:sub>
                    <m:r>
                      <w:del w:id="391" w:author="ian" w:date="2020-12-10T12:15:00Z">
                        <w:rPr>
                          <w:rFonts w:ascii="Cambria Math" w:hAnsi="Cambria Math"/>
                        </w:rPr>
                        <m:t>S,k</m:t>
                      </w:del>
                    </m:r>
                  </m:sub>
                </m:sSub>
                <m:r>
                  <w:del w:id="392" w:author="ian" w:date="2020-12-10T12:15:00Z">
                    <w:rPr>
                      <w:rFonts w:ascii="Cambria Math" w:hAnsi="Cambria Math"/>
                    </w:rPr>
                    <m:t>⋅</m:t>
                  </w:del>
                </m:r>
                <m:sSub>
                  <m:sSubPr>
                    <m:ctrlPr>
                      <w:del w:id="393" w:author="ian" w:date="2020-12-10T12:15:00Z">
                        <w:rPr>
                          <w:rFonts w:ascii="Cambria Math" w:hAnsi="Cambria Math"/>
                          <w:i/>
                        </w:rPr>
                      </w:del>
                    </m:ctrlPr>
                  </m:sSubPr>
                  <m:e>
                    <m:r>
                      <w:del w:id="394" w:author="ian" w:date="2020-12-10T12:15:00Z">
                        <w:rPr>
                          <w:rFonts w:ascii="Cambria Math" w:hAnsi="Cambria Math"/>
                        </w:rPr>
                        <m:t>x</m:t>
                      </w:del>
                    </m:r>
                  </m:e>
                  <m:sub>
                    <m:r>
                      <w:del w:id="395" w:author="ian" w:date="2020-12-10T12:15:00Z">
                        <w:rPr>
                          <w:rFonts w:ascii="Cambria Math" w:hAnsi="Cambria Math"/>
                        </w:rPr>
                        <m:t>k</m:t>
                      </w:del>
                    </m:r>
                  </m:sub>
                </m:sSub>
              </m:e>
            </m:d>
          </m:e>
          <m:sup>
            <m:r>
              <w:del w:id="396" w:author="ian" w:date="2020-12-10T12:16:00Z">
                <w:rPr>
                  <w:rFonts w:ascii="Cambria Math" w:hAnsi="Cambria Math"/>
                </w:rPr>
                <m:t>'</m:t>
              </w:del>
            </m:r>
          </m:sup>
        </m:sSup>
      </m:oMath>
      <w:del w:id="397" w:author="ian" w:date="2020-12-10T12:16:00Z">
        <w:r w:rsidR="00C660DA" w:rsidDel="00821F5E">
          <w:delText xml:space="preserve">. </w:delText>
        </w:r>
        <w:r w:rsidR="0012409E" w:rsidDel="00821F5E">
          <w:delText>Therefore</w:delText>
        </w:r>
      </w:del>
      <w:r w:rsidR="0012409E">
        <w:t xml:space="preserve">, </w:t>
      </w:r>
      <w:del w:id="398" w:author="ian" w:date="2020-12-10T12:48:00Z">
        <w:r w:rsidR="0012409E" w:rsidDel="00D300E0">
          <w:delText xml:space="preserve">the conditional intensity </w:delText>
        </w:r>
      </w:del>
      <w:del w:id="399" w:author="ian" w:date="2020-12-10T12:16:00Z">
        <w:r w:rsidR="0012409E" w:rsidDel="00821F5E">
          <w:delText xml:space="preserve">function </w:delText>
        </w:r>
      </w:del>
      <w:del w:id="400" w:author="ian" w:date="2020-12-10T12:48:00Z">
        <w:r w:rsidR="0012409E" w:rsidDel="00D300E0">
          <w:delText xml:space="preserve">can be re-written as: </w:delText>
        </w:r>
      </w:del>
      <m:oMath>
        <m:sSub>
          <m:sSubPr>
            <m:ctrlPr>
              <w:del w:id="401" w:author="ian" w:date="2020-12-10T12:48:00Z">
                <w:rPr>
                  <w:rFonts w:ascii="Cambria Math" w:hAnsi="Cambria Math"/>
                  <w:i/>
                </w:rPr>
              </w:del>
            </m:ctrlPr>
          </m:sSubPr>
          <m:e>
            <m:r>
              <w:del w:id="402" w:author="ian" w:date="2020-12-10T12:48:00Z">
                <w:rPr>
                  <w:rFonts w:ascii="Cambria Math" w:hAnsi="Cambria Math"/>
                </w:rPr>
                <m:t>λ</m:t>
              </w:del>
            </m:r>
          </m:e>
          <m:sub>
            <m:r>
              <w:del w:id="403" w:author="ian" w:date="2020-12-10T12:48:00Z">
                <w:rPr>
                  <w:rFonts w:ascii="Cambria Math" w:hAnsi="Cambria Math"/>
                </w:rPr>
                <m:t>k</m:t>
              </w:del>
            </m:r>
          </m:sub>
        </m:sSub>
        <m:r>
          <w:del w:id="404" w:author="ian" w:date="2020-12-10T12:48:00Z">
            <w:rPr>
              <w:rFonts w:ascii="Cambria Math" w:hAnsi="Cambria Math"/>
            </w:rPr>
            <m:t>=</m:t>
          </w:del>
        </m:r>
        <m:r>
          <w:del w:id="405" w:author="ian" w:date="2020-12-10T12:48:00Z">
            <m:rPr>
              <m:sty m:val="p"/>
            </m:rPr>
            <w:rPr>
              <w:rFonts w:ascii="Cambria Math" w:hAnsi="Cambria Math"/>
            </w:rPr>
            <m:t>exp⁡</m:t>
          </w:del>
        </m:r>
        <m:r>
          <w:del w:id="406" w:author="ian" w:date="2020-12-10T12:48:00Z">
            <w:rPr>
              <w:rFonts w:ascii="Cambria Math" w:hAnsi="Cambria Math"/>
            </w:rPr>
            <m:t>(</m:t>
          </w:del>
        </m:r>
        <m:sSubSup>
          <m:sSubSupPr>
            <m:ctrlPr>
              <w:del w:id="407" w:author="ian" w:date="2020-12-10T12:48:00Z">
                <w:rPr>
                  <w:rFonts w:ascii="Cambria Math" w:hAnsi="Cambria Math"/>
                  <w:b/>
                  <w:i/>
                </w:rPr>
              </w:del>
            </m:ctrlPr>
          </m:sSubSupPr>
          <m:e>
            <m:r>
              <w:del w:id="408" w:author="ian" w:date="2020-12-10T12:48:00Z">
                <m:rPr>
                  <m:sty m:val="bi"/>
                </m:rPr>
                <w:rPr>
                  <w:rFonts w:ascii="Cambria Math" w:hAnsi="Cambria Math"/>
                </w:rPr>
                <m:t>x</m:t>
              </w:del>
            </m:r>
          </m:e>
          <m:sub>
            <m:r>
              <w:del w:id="409" w:author="ian" w:date="2020-12-10T12:48:00Z">
                <w:rPr>
                  <w:rFonts w:ascii="Cambria Math" w:hAnsi="Cambria Math"/>
                </w:rPr>
                <m:t>S,k</m:t>
              </w:del>
            </m:r>
          </m:sub>
          <m:sup>
            <m:r>
              <w:del w:id="410" w:author="ian" w:date="2020-12-10T12:16:00Z">
                <m:rPr>
                  <m:sty m:val="bi"/>
                </m:rPr>
                <w:rPr>
                  <w:rFonts w:ascii="Cambria Math" w:hAnsi="Cambria Math"/>
                </w:rPr>
                <m:t>'</m:t>
              </w:del>
            </m:r>
          </m:sup>
        </m:sSubSup>
        <m:sSub>
          <m:sSubPr>
            <m:ctrlPr>
              <w:del w:id="411" w:author="ian" w:date="2020-12-10T12:48:00Z">
                <w:rPr>
                  <w:rFonts w:ascii="Cambria Math" w:hAnsi="Cambria Math"/>
                  <w:b/>
                  <w:bCs/>
                  <w:i/>
                </w:rPr>
              </w:del>
            </m:ctrlPr>
          </m:sSubPr>
          <m:e>
            <m:r>
              <w:del w:id="412" w:author="ian" w:date="2020-12-10T12:48:00Z">
                <m:rPr>
                  <m:sty m:val="bi"/>
                </m:rPr>
                <w:rPr>
                  <w:rFonts w:ascii="Cambria Math" w:hAnsi="Cambria Math"/>
                </w:rPr>
                <m:t>θ</m:t>
              </w:del>
            </m:r>
          </m:e>
          <m:sub>
            <m:r>
              <w:del w:id="413" w:author="ian" w:date="2020-12-10T12:48:00Z">
                <m:rPr>
                  <m:sty m:val="bi"/>
                </m:rPr>
                <w:rPr>
                  <w:rFonts w:ascii="Cambria Math" w:hAnsi="Cambria Math"/>
                </w:rPr>
                <m:t>k</m:t>
              </w:del>
            </m:r>
          </m:sub>
        </m:sSub>
        <m:r>
          <w:del w:id="414" w:author="ian" w:date="2020-12-10T12:48:00Z">
            <m:rPr>
              <m:sty m:val="bi"/>
            </m:rPr>
            <w:rPr>
              <w:rFonts w:ascii="Cambria Math" w:hAnsi="Cambria Math"/>
            </w:rPr>
            <m:t>)</m:t>
          </w:del>
        </m:r>
      </m:oMath>
      <w:del w:id="415" w:author="ian" w:date="2020-12-10T12:48:00Z">
        <w:r w:rsidR="0012409E" w:rsidDel="00D300E0">
          <w:delText xml:space="preserve">. </w:delText>
        </w:r>
      </w:del>
      <w:ins w:id="416" w:author="ian" w:date="2020-12-10T12:48:00Z">
        <w:r w:rsidR="00D300E0">
          <w:t>w</w:t>
        </w:r>
      </w:ins>
      <w:ins w:id="417" w:author="ian" w:date="2020-12-10T12:21:00Z">
        <w:r w:rsidR="00821F5E">
          <w:t xml:space="preserve">e assume that </w:t>
        </w:r>
      </w:ins>
      <w:del w:id="418" w:author="ian" w:date="2020-12-10T12:20:00Z">
        <w:r w:rsidR="0012409E" w:rsidDel="00821F5E">
          <w:delText xml:space="preserve">The mean and covariance for </w:delText>
        </w:r>
      </w:del>
      <m:oMath>
        <m:sSub>
          <m:sSubPr>
            <m:ctrlPr>
              <w:del w:id="419" w:author="ian" w:date="2020-12-10T12:20:00Z">
                <w:rPr>
                  <w:rFonts w:ascii="Cambria Math" w:hAnsi="Cambria Math"/>
                  <w:b/>
                  <w:bCs/>
                  <w:i/>
                </w:rPr>
              </w:del>
            </m:ctrlPr>
          </m:sSubPr>
          <m:e>
            <m:r>
              <w:del w:id="420" w:author="ian" w:date="2020-12-10T12:20:00Z">
                <m:rPr>
                  <m:sty m:val="bi"/>
                </m:rPr>
                <w:rPr>
                  <w:rFonts w:ascii="Cambria Math" w:hAnsi="Cambria Math"/>
                </w:rPr>
                <m:t>θ</m:t>
              </w:del>
            </m:r>
          </m:e>
          <m:sub>
            <m:r>
              <w:del w:id="421" w:author="ian" w:date="2020-12-10T12:20:00Z">
                <w:rPr>
                  <w:rFonts w:ascii="Cambria Math" w:hAnsi="Cambria Math"/>
                </w:rPr>
                <m:t>k</m:t>
              </w:del>
            </m:r>
          </m:sub>
        </m:sSub>
      </m:oMath>
      <w:del w:id="422" w:author="ian" w:date="2020-12-10T12:20:00Z">
        <w:r w:rsidR="0012409E" w:rsidDel="00821F5E">
          <w:rPr>
            <w:b/>
            <w:bCs/>
          </w:rPr>
          <w:delText xml:space="preserve"> </w:delText>
        </w:r>
        <w:r w:rsidR="0012409E" w:rsidDel="00821F5E">
          <w:delText>are estimated by adaptive smoothing, which has two steps</w:delText>
        </w:r>
      </w:del>
      <w:del w:id="423" w:author="ian" w:date="2020-12-10T12:21:00Z">
        <w:r w:rsidR="0012409E" w:rsidDel="00821F5E">
          <w:delText>: 1) forward algorithm: adaptive filtering</w:delText>
        </w:r>
        <w:r w:rsidR="002A7F83" w:rsidDel="00821F5E">
          <w:fldChar w:fldCharType="begin" w:fldLock="1"/>
        </w:r>
        <w:r w:rsidR="00D42487" w:rsidDel="00821F5E">
          <w:del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delInstrText>
        </w:r>
        <w:r w:rsidR="002A7F83" w:rsidDel="00821F5E">
          <w:fldChar w:fldCharType="separate"/>
        </w:r>
        <w:r w:rsidR="00D42487" w:rsidRPr="00D42487" w:rsidDel="00821F5E">
          <w:rPr>
            <w:noProof/>
            <w:vertAlign w:val="superscript"/>
          </w:rPr>
          <w:delText>15</w:delText>
        </w:r>
        <w:r w:rsidR="002A7F83" w:rsidDel="00821F5E">
          <w:fldChar w:fldCharType="end"/>
        </w:r>
        <w:r w:rsidR="0012409E" w:rsidDel="00821F5E">
          <w:delText>, and 2) backward algorithm: Rauch-Tung-Striebel (RTS) smoothing</w:delText>
        </w:r>
        <w:r w:rsidR="002A7F83" w:rsidDel="00821F5E">
          <w:fldChar w:fldCharType="begin" w:fldLock="1"/>
        </w:r>
        <w:r w:rsidR="006D79F1" w:rsidDel="00821F5E">
          <w:del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19&lt;/sup&gt;","plainTextFormattedCitation":"19","previouslyFormattedCitation":"&lt;sup&gt;19&lt;/sup&gt;"},"properties":{"noteIndex":0},"schema":"https://github.com/citation-style-language/schema/raw/master/csl-citation.json"}</w:delInstrText>
        </w:r>
        <w:r w:rsidR="002A7F83" w:rsidDel="00821F5E">
          <w:fldChar w:fldCharType="separate"/>
        </w:r>
        <w:r w:rsidR="00FB3229" w:rsidRPr="00FB3229" w:rsidDel="00821F5E">
          <w:rPr>
            <w:noProof/>
            <w:vertAlign w:val="superscript"/>
          </w:rPr>
          <w:delText>19</w:delText>
        </w:r>
        <w:r w:rsidR="002A7F83" w:rsidDel="00821F5E">
          <w:fldChar w:fldCharType="end"/>
        </w:r>
        <w:r w:rsidR="0012409E" w:rsidDel="00821F5E">
          <w:delText>. T</w:delText>
        </w:r>
      </w:del>
      <w:ins w:id="424" w:author="ian" w:date="2020-12-10T12:21:00Z">
        <w:r w:rsidR="00821F5E">
          <w:t>t</w:t>
        </w:r>
      </w:ins>
      <w:r w:rsidR="0012409E">
        <w:t xml:space="preserve">he model </w:t>
      </w:r>
      <w:del w:id="425" w:author="ian" w:date="2020-12-10T12:21:00Z">
        <w:r w:rsidR="0012409E" w:rsidDel="00821F5E">
          <w:delText xml:space="preserve">for </w:delText>
        </w:r>
      </w:del>
      <w:r w:rsidR="0012409E">
        <w:t>parameters evol</w:t>
      </w:r>
      <w:del w:id="426" w:author="ian" w:date="2020-12-10T12:21:00Z">
        <w:r w:rsidR="0012409E" w:rsidDel="00821F5E">
          <w:delText>ution is as follows:</w:delText>
        </w:r>
      </w:del>
      <w:ins w:id="427" w:author="ian" w:date="2020-12-10T12:21:00Z">
        <w:r w:rsidR="00821F5E">
          <w:t>ve over time following</w:t>
        </w:r>
      </w:ins>
    </w:p>
    <w:tbl>
      <w:tblPr>
        <w:tblStyle w:val="TableGrid"/>
        <w:tblW w:w="5000" w:type="pct"/>
        <w:jc w:val="center"/>
        <w:tblLook w:val="04A0" w:firstRow="1" w:lastRow="0" w:firstColumn="1" w:lastColumn="0" w:noHBand="0" w:noVBand="1"/>
      </w:tblPr>
      <w:tblGrid>
        <w:gridCol w:w="695"/>
        <w:gridCol w:w="8536"/>
        <w:gridCol w:w="695"/>
      </w:tblGrid>
      <w:tr w:rsidR="00175613" w14:paraId="03FEC2FF" w14:textId="77777777" w:rsidTr="00C809D9">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9419EC"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0C36C9ED" w:rsidR="00175613" w:rsidRDefault="00175613" w:rsidP="00C809D9">
            <w:pPr>
              <w:jc w:val="both"/>
            </w:pPr>
            <w:r>
              <w:t>(2.8)</w:t>
            </w:r>
          </w:p>
        </w:tc>
      </w:tr>
    </w:tbl>
    <w:p w14:paraId="54C6DEB1" w14:textId="77777777" w:rsidR="00175613" w:rsidRPr="00175613" w:rsidRDefault="00175613" w:rsidP="000C7168">
      <w:pPr>
        <w:jc w:val="both"/>
      </w:pPr>
    </w:p>
    <w:p w14:paraId="1619CFD0" w14:textId="67BB655E" w:rsidR="0012409E" w:rsidDel="00821F5E" w:rsidRDefault="0012409E" w:rsidP="000C7168">
      <w:pPr>
        <w:jc w:val="both"/>
        <w:rPr>
          <w:del w:id="428" w:author="ian" w:date="2020-12-10T12:21:00Z"/>
        </w:rPr>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ins w:id="429" w:author="ian" w:date="2020-12-10T12:49:00Z">
        <w:r w:rsidR="00D300E0">
          <w:t xml:space="preserve">The conditional intensity can be re-written as </w:t>
        </w:r>
      </w:ins>
      <m:oMath>
        <m:sSub>
          <m:sSubPr>
            <m:ctrlPr>
              <w:ins w:id="430" w:author="ian" w:date="2020-12-10T12:49:00Z">
                <w:rPr>
                  <w:rFonts w:ascii="Cambria Math" w:hAnsi="Cambria Math"/>
                  <w:i/>
                </w:rPr>
              </w:ins>
            </m:ctrlPr>
          </m:sSubPr>
          <m:e>
            <m:r>
              <w:ins w:id="431" w:author="ian" w:date="2020-12-10T12:49:00Z">
                <w:rPr>
                  <w:rFonts w:ascii="Cambria Math" w:hAnsi="Cambria Math"/>
                </w:rPr>
                <m:t>λ</m:t>
              </w:ins>
            </m:r>
          </m:e>
          <m:sub>
            <m:r>
              <w:ins w:id="432" w:author="ian" w:date="2020-12-10T12:49:00Z">
                <w:rPr>
                  <w:rFonts w:ascii="Cambria Math" w:hAnsi="Cambria Math"/>
                </w:rPr>
                <m:t>k</m:t>
              </w:ins>
            </m:r>
          </m:sub>
        </m:sSub>
        <m:r>
          <w:ins w:id="433" w:author="ian" w:date="2020-12-10T12:49:00Z">
            <w:rPr>
              <w:rFonts w:ascii="Cambria Math" w:hAnsi="Cambria Math"/>
            </w:rPr>
            <m:t>=</m:t>
          </w:ins>
        </m:r>
        <m:r>
          <w:ins w:id="434" w:author="ian" w:date="2020-12-10T12:49:00Z">
            <m:rPr>
              <m:sty m:val="p"/>
            </m:rPr>
            <w:rPr>
              <w:rFonts w:ascii="Cambria Math" w:hAnsi="Cambria Math"/>
            </w:rPr>
            <m:t>exp⁡</m:t>
          </w:ins>
        </m:r>
        <m:r>
          <w:ins w:id="435" w:author="ian" w:date="2020-12-10T12:49:00Z">
            <w:rPr>
              <w:rFonts w:ascii="Cambria Math" w:hAnsi="Cambria Math"/>
            </w:rPr>
            <m:t>(</m:t>
          </w:ins>
        </m:r>
        <m:sSubSup>
          <m:sSubSupPr>
            <m:ctrlPr>
              <w:ins w:id="436" w:author="ian" w:date="2020-12-10T12:49:00Z">
                <w:rPr>
                  <w:rFonts w:ascii="Cambria Math" w:hAnsi="Cambria Math"/>
                  <w:b/>
                  <w:i/>
                </w:rPr>
              </w:ins>
            </m:ctrlPr>
          </m:sSubSupPr>
          <m:e>
            <m:r>
              <w:ins w:id="437" w:author="ian" w:date="2020-12-10T12:49:00Z">
                <m:rPr>
                  <m:sty m:val="bi"/>
                </m:rPr>
                <w:rPr>
                  <w:rFonts w:ascii="Cambria Math" w:hAnsi="Cambria Math"/>
                </w:rPr>
                <m:t>x</m:t>
              </w:ins>
            </m:r>
          </m:e>
          <m:sub>
            <m:r>
              <w:ins w:id="438" w:author="ian" w:date="2020-12-10T12:49:00Z">
                <w:rPr>
                  <w:rFonts w:ascii="Cambria Math" w:hAnsi="Cambria Math"/>
                </w:rPr>
                <m:t>S,k</m:t>
              </w:ins>
            </m:r>
          </m:sub>
          <m:sup>
            <m:r>
              <w:ins w:id="439" w:author="ian" w:date="2020-12-10T12:49:00Z">
                <m:rPr>
                  <m:sty m:val="bi"/>
                </m:rPr>
                <w:rPr>
                  <w:rFonts w:ascii="Cambria Math" w:hAnsi="Cambria Math"/>
                </w:rPr>
                <m:t>T</m:t>
              </w:ins>
            </m:r>
          </m:sup>
        </m:sSubSup>
        <m:sSub>
          <m:sSubPr>
            <m:ctrlPr>
              <w:ins w:id="440" w:author="ian" w:date="2020-12-10T12:49:00Z">
                <w:rPr>
                  <w:rFonts w:ascii="Cambria Math" w:hAnsi="Cambria Math"/>
                  <w:b/>
                  <w:bCs/>
                  <w:i/>
                </w:rPr>
              </w:ins>
            </m:ctrlPr>
          </m:sSubPr>
          <m:e>
            <m:r>
              <w:ins w:id="441" w:author="ian" w:date="2020-12-10T12:49:00Z">
                <m:rPr>
                  <m:sty m:val="bi"/>
                </m:rPr>
                <w:rPr>
                  <w:rFonts w:ascii="Cambria Math" w:hAnsi="Cambria Math"/>
                </w:rPr>
                <m:t>θ</m:t>
              </w:ins>
            </m:r>
          </m:e>
          <m:sub>
            <m:r>
              <w:ins w:id="442" w:author="ian" w:date="2020-12-10T12:49:00Z">
                <m:rPr>
                  <m:sty m:val="bi"/>
                </m:rPr>
                <w:rPr>
                  <w:rFonts w:ascii="Cambria Math" w:hAnsi="Cambria Math"/>
                </w:rPr>
                <m:t>k</m:t>
              </w:ins>
            </m:r>
          </m:sub>
        </m:sSub>
        <m:r>
          <w:ins w:id="443" w:author="ian" w:date="2020-12-10T12:49:00Z">
            <m:rPr>
              <m:sty m:val="bi"/>
            </m:rPr>
            <w:rPr>
              <w:rFonts w:ascii="Cambria Math" w:hAnsi="Cambria Math"/>
            </w:rPr>
            <m:t>)</m:t>
          </w:ins>
        </m:r>
      </m:oMath>
      <w:ins w:id="444" w:author="ian" w:date="2020-12-10T12:50:00Z">
        <w:r w:rsidR="00D300E0">
          <w:rPr>
            <w:b/>
          </w:rPr>
          <w:t xml:space="preserve"> </w:t>
        </w:r>
        <w:r w:rsidR="00D300E0" w:rsidRPr="00D300E0">
          <w:rPr>
            <w:bCs/>
            <w:rPrChange w:id="445" w:author="ian" w:date="2020-12-10T12:50:00Z">
              <w:rPr>
                <w:b/>
              </w:rPr>
            </w:rPrChange>
          </w:rPr>
          <w:t>where</w:t>
        </w:r>
        <w:r w:rsidR="00D300E0">
          <w:t xml:space="preserve"> </w:t>
        </w:r>
      </w:ins>
      <m:oMath>
        <m:sSub>
          <m:sSubPr>
            <m:ctrlPr>
              <w:ins w:id="446" w:author="ian" w:date="2020-12-10T12:50:00Z">
                <w:rPr>
                  <w:rFonts w:ascii="Cambria Math" w:hAnsi="Cambria Math"/>
                  <w:b/>
                  <w:bCs/>
                  <w:i/>
                </w:rPr>
              </w:ins>
            </m:ctrlPr>
          </m:sSubPr>
          <m:e>
            <m:r>
              <w:ins w:id="447" w:author="ian" w:date="2020-12-10T12:50:00Z">
                <m:rPr>
                  <m:sty m:val="bi"/>
                </m:rPr>
                <w:rPr>
                  <w:rFonts w:ascii="Cambria Math" w:hAnsi="Cambria Math"/>
                </w:rPr>
                <m:t>x</m:t>
              </w:ins>
            </m:r>
          </m:e>
          <m:sub>
            <m:r>
              <w:ins w:id="448" w:author="ian" w:date="2020-12-10T12:50:00Z">
                <w:rPr>
                  <w:rFonts w:ascii="Cambria Math" w:hAnsi="Cambria Math"/>
                </w:rPr>
                <m:t>S,k</m:t>
              </w:ins>
            </m:r>
          </m:sub>
        </m:sSub>
        <m:r>
          <w:ins w:id="449" w:author="ian" w:date="2020-12-10T12:50:00Z">
            <w:rPr>
              <w:rFonts w:ascii="Cambria Math" w:hAnsi="Cambria Math"/>
            </w:rPr>
            <m:t>=</m:t>
          </w:ins>
        </m:r>
        <m:sSup>
          <m:sSupPr>
            <m:ctrlPr>
              <w:ins w:id="450" w:author="ian" w:date="2020-12-10T12:50:00Z">
                <w:rPr>
                  <w:rFonts w:ascii="Cambria Math" w:hAnsi="Cambria Math"/>
                  <w:i/>
                </w:rPr>
              </w:ins>
            </m:ctrlPr>
          </m:sSupPr>
          <m:e>
            <m:d>
              <m:dPr>
                <m:begChr m:val="["/>
                <m:endChr m:val="]"/>
                <m:ctrlPr>
                  <w:ins w:id="451" w:author="ian" w:date="2020-12-10T12:50:00Z">
                    <w:rPr>
                      <w:rFonts w:ascii="Cambria Math" w:hAnsi="Cambria Math"/>
                      <w:i/>
                    </w:rPr>
                  </w:ins>
                </m:ctrlPr>
              </m:dPr>
              <m:e>
                <m:m>
                  <m:mPr>
                    <m:mcs>
                      <m:mc>
                        <m:mcPr>
                          <m:count m:val="2"/>
                          <m:mcJc m:val="center"/>
                        </m:mcPr>
                      </m:mc>
                    </m:mcs>
                    <m:ctrlPr>
                      <w:ins w:id="452" w:author="ian" w:date="2020-12-10T12:50:00Z">
                        <w:rPr>
                          <w:rFonts w:ascii="Cambria Math" w:hAnsi="Cambria Math"/>
                          <w:i/>
                        </w:rPr>
                      </w:ins>
                    </m:ctrlPr>
                  </m:mPr>
                  <m:mr>
                    <m:e>
                      <m:r>
                        <w:ins w:id="453" w:author="ian" w:date="2020-12-10T12:50:00Z">
                          <w:rPr>
                            <w:rFonts w:ascii="Cambria Math" w:hAnsi="Cambria Math"/>
                          </w:rPr>
                          <m:t>1</m:t>
                        </w:ins>
                      </m:r>
                    </m:e>
                    <m:e>
                      <m:sSub>
                        <m:sSubPr>
                          <m:ctrlPr>
                            <w:ins w:id="454" w:author="ian" w:date="2020-12-10T12:50:00Z">
                              <w:rPr>
                                <w:rFonts w:ascii="Cambria Math" w:hAnsi="Cambria Math"/>
                                <w:i/>
                              </w:rPr>
                            </w:ins>
                          </m:ctrlPr>
                        </m:sSubPr>
                        <m:e>
                          <m:r>
                            <w:ins w:id="455" w:author="ian" w:date="2020-12-10T12:50:00Z">
                              <w:rPr>
                                <w:rFonts w:ascii="Cambria Math" w:hAnsi="Cambria Math"/>
                              </w:rPr>
                              <m:t>w</m:t>
                            </w:ins>
                          </m:r>
                        </m:e>
                        <m:sub>
                          <m:r>
                            <w:ins w:id="456" w:author="ian" w:date="2020-12-10T12:50:00Z">
                              <w:rPr>
                                <w:rFonts w:ascii="Cambria Math" w:hAnsi="Cambria Math"/>
                              </w:rPr>
                              <m:t>S,k</m:t>
                            </w:ins>
                          </m:r>
                        </m:sub>
                      </m:sSub>
                      <m:r>
                        <w:ins w:id="457" w:author="ian" w:date="2020-12-10T12:50:00Z">
                          <w:rPr>
                            <w:rFonts w:ascii="Cambria Math" w:hAnsi="Cambria Math"/>
                          </w:rPr>
                          <m:t>⋅</m:t>
                        </w:ins>
                      </m:r>
                      <m:sSub>
                        <m:sSubPr>
                          <m:ctrlPr>
                            <w:ins w:id="458" w:author="ian" w:date="2020-12-10T12:50:00Z">
                              <w:rPr>
                                <w:rFonts w:ascii="Cambria Math" w:hAnsi="Cambria Math"/>
                                <w:i/>
                              </w:rPr>
                            </w:ins>
                          </m:ctrlPr>
                        </m:sSubPr>
                        <m:e>
                          <m:r>
                            <w:ins w:id="459" w:author="ian" w:date="2020-12-10T12:50:00Z">
                              <w:rPr>
                                <w:rFonts w:ascii="Cambria Math" w:hAnsi="Cambria Math"/>
                              </w:rPr>
                              <m:t>x</m:t>
                            </w:ins>
                          </m:r>
                        </m:e>
                        <m:sub>
                          <m:r>
                            <w:ins w:id="460" w:author="ian" w:date="2020-12-10T12:50:00Z">
                              <w:rPr>
                                <w:rFonts w:ascii="Cambria Math" w:hAnsi="Cambria Math"/>
                              </w:rPr>
                              <m:t>k</m:t>
                            </w:ins>
                          </m:r>
                        </m:sub>
                      </m:sSub>
                    </m:e>
                  </m:mr>
                </m:m>
              </m:e>
            </m:d>
          </m:e>
          <m:sup>
            <m:r>
              <w:ins w:id="461" w:author="ian" w:date="2020-12-10T12:50:00Z">
                <w:rPr>
                  <w:rFonts w:ascii="Cambria Math" w:hAnsi="Cambria Math"/>
                </w:rPr>
                <m:t>T</m:t>
              </w:ins>
            </m:r>
          </m:sup>
        </m:sSup>
      </m:oMath>
      <w:ins w:id="462" w:author="ian" w:date="2020-12-10T12:49:00Z">
        <w:r w:rsidR="00D300E0" w:rsidRPr="00D300E0">
          <w:t>.</w:t>
        </w:r>
        <w:r w:rsidR="00D300E0">
          <w:t xml:space="preserve"> </w:t>
        </w:r>
      </w:ins>
      <w:ins w:id="463" w:author="ian" w:date="2020-12-10T12:21:00Z">
        <w:r w:rsidR="00821F5E">
          <w:t xml:space="preserve">We then use adaptive smoothing to </w:t>
        </w:r>
      </w:ins>
      <w:ins w:id="464" w:author="ian" w:date="2020-12-10T12:57:00Z">
        <w:r w:rsidR="00D300E0">
          <w:t>track estimates of the parameters given the observed spik</w:t>
        </w:r>
      </w:ins>
      <w:ins w:id="465" w:author="ian" w:date="2020-12-10T12:58:00Z">
        <w:r w:rsidR="00D300E0">
          <w:t>ing of the pre- and postsynaptic neurons</w:t>
        </w:r>
        <w:r w:rsidR="00525FE5">
          <w:t>.</w:t>
        </w:r>
      </w:ins>
      <w:ins w:id="466" w:author="ian" w:date="2020-12-10T12:59:00Z">
        <w:r w:rsidR="00525FE5">
          <w:t xml:space="preserve"> During a forward step, we first </w:t>
        </w:r>
      </w:ins>
      <w:ins w:id="467" w:author="ian" w:date="2020-12-10T12:21:00Z">
        <w:r w:rsidR="00821F5E">
          <w:t>approximate the</w:t>
        </w:r>
      </w:ins>
      <w:ins w:id="468" w:author="ian" w:date="2020-12-10T13:00:00Z">
        <w:r w:rsidR="00525FE5">
          <w:t xml:space="preserve"> distribution</w:t>
        </w:r>
      </w:ins>
      <w:ins w:id="469" w:author="ian" w:date="2020-12-10T12:21:00Z">
        <w:r w:rsidR="00821F5E">
          <w:t xml:space="preserve"> </w:t>
        </w:r>
      </w:ins>
      <m:oMath>
        <m:r>
          <w:ins w:id="470" w:author="ian" w:date="2020-12-10T12:21:00Z">
            <w:rPr>
              <w:rFonts w:ascii="Cambria Math" w:hAnsi="Cambria Math"/>
            </w:rPr>
            <m:t>p(</m:t>
          </w:ins>
        </m:r>
        <m:sSub>
          <m:sSubPr>
            <m:ctrlPr>
              <w:ins w:id="471" w:author="ian" w:date="2020-12-10T12:21:00Z">
                <w:rPr>
                  <w:rFonts w:ascii="Cambria Math" w:hAnsi="Cambria Math"/>
                  <w:i/>
                </w:rPr>
              </w:ins>
            </m:ctrlPr>
          </m:sSubPr>
          <m:e>
            <m:r>
              <w:ins w:id="472" w:author="ian" w:date="2020-12-10T12:21:00Z">
                <m:rPr>
                  <m:sty m:val="bi"/>
                </m:rPr>
                <w:rPr>
                  <w:rFonts w:ascii="Cambria Math" w:hAnsi="Cambria Math"/>
                </w:rPr>
                <m:t>θ</m:t>
              </w:ins>
            </m:r>
          </m:e>
          <m:sub>
            <m:r>
              <w:ins w:id="473" w:author="ian" w:date="2020-12-10T12:21:00Z">
                <w:rPr>
                  <w:rFonts w:ascii="Cambria Math" w:hAnsi="Cambria Math"/>
                </w:rPr>
                <m:t>k</m:t>
              </w:ins>
            </m:r>
          </m:sub>
        </m:sSub>
        <m:r>
          <w:ins w:id="474" w:author="ian" w:date="2020-12-10T12:21:00Z">
            <w:rPr>
              <w:rFonts w:ascii="Cambria Math" w:hAnsi="Cambria Math"/>
            </w:rPr>
            <m:t>|</m:t>
          </w:ins>
        </m:r>
        <m:sSub>
          <m:sSubPr>
            <m:ctrlPr>
              <w:ins w:id="475" w:author="ian" w:date="2020-12-10T12:21:00Z">
                <w:rPr>
                  <w:rFonts w:ascii="Cambria Math" w:hAnsi="Cambria Math"/>
                  <w:i/>
                </w:rPr>
              </w:ins>
            </m:ctrlPr>
          </m:sSubPr>
          <m:e>
            <m:r>
              <w:ins w:id="476" w:author="ian" w:date="2020-12-10T12:21:00Z">
                <m:rPr>
                  <m:sty m:val="bi"/>
                </m:rPr>
                <w:rPr>
                  <w:rFonts w:ascii="Cambria Math" w:hAnsi="Cambria Math"/>
                </w:rPr>
                <m:t>x</m:t>
              </w:ins>
            </m:r>
          </m:e>
          <m:sub>
            <m:r>
              <w:ins w:id="477" w:author="ian" w:date="2020-12-10T12:51:00Z">
                <w:rPr>
                  <w:rFonts w:ascii="Cambria Math" w:hAnsi="Cambria Math"/>
                </w:rPr>
                <m:t>s,</m:t>
              </w:ins>
            </m:r>
            <m:r>
              <w:ins w:id="478" w:author="ian" w:date="2020-12-10T12:21:00Z">
                <w:rPr>
                  <w:rFonts w:ascii="Cambria Math" w:hAnsi="Cambria Math"/>
                </w:rPr>
                <m:t>1:</m:t>
              </w:ins>
            </m:r>
            <m:r>
              <w:ins w:id="479" w:author="ian" w:date="2020-12-10T12:59:00Z">
                <w:rPr>
                  <w:rFonts w:ascii="Cambria Math" w:hAnsi="Cambria Math"/>
                </w:rPr>
                <m:t>k</m:t>
              </w:ins>
            </m:r>
          </m:sub>
        </m:sSub>
        <m:r>
          <w:ins w:id="480" w:author="ian" w:date="2020-12-10T12:21:00Z">
            <w:rPr>
              <w:rFonts w:ascii="Cambria Math" w:hAnsi="Cambria Math"/>
            </w:rPr>
            <m:t>,</m:t>
          </w:ins>
        </m:r>
        <m:sSub>
          <m:sSubPr>
            <m:ctrlPr>
              <w:ins w:id="481" w:author="ian" w:date="2020-12-10T12:21:00Z">
                <w:rPr>
                  <w:rFonts w:ascii="Cambria Math" w:hAnsi="Cambria Math"/>
                  <w:i/>
                </w:rPr>
              </w:ins>
            </m:ctrlPr>
          </m:sSubPr>
          <m:e>
            <m:r>
              <w:ins w:id="482" w:author="ian" w:date="2020-12-10T12:21:00Z">
                <m:rPr>
                  <m:sty m:val="bi"/>
                </m:rPr>
                <w:rPr>
                  <w:rFonts w:ascii="Cambria Math" w:hAnsi="Cambria Math"/>
                </w:rPr>
                <m:t>y</m:t>
              </w:ins>
            </m:r>
          </m:e>
          <m:sub>
            <m:r>
              <w:ins w:id="483" w:author="ian" w:date="2020-12-10T12:21:00Z">
                <w:rPr>
                  <w:rFonts w:ascii="Cambria Math" w:hAnsi="Cambria Math"/>
                </w:rPr>
                <m:t>1:</m:t>
              </w:ins>
            </m:r>
            <m:r>
              <w:ins w:id="484" w:author="ian" w:date="2020-12-10T12:59:00Z">
                <w:rPr>
                  <w:rFonts w:ascii="Cambria Math" w:hAnsi="Cambria Math"/>
                </w:rPr>
                <m:t>k</m:t>
              </w:ins>
            </m:r>
          </m:sub>
        </m:sSub>
        <m:r>
          <w:ins w:id="485" w:author="ian" w:date="2020-12-10T12:21:00Z">
            <w:rPr>
              <w:rFonts w:ascii="Cambria Math" w:hAnsi="Cambria Math"/>
            </w:rPr>
            <m:t xml:space="preserve"> )</m:t>
          </w:ins>
        </m:r>
      </m:oMath>
      <w:ins w:id="486" w:author="ian" w:date="2020-12-10T12:21:00Z">
        <w:r w:rsidR="00821F5E">
          <w:t xml:space="preserve"> </w:t>
        </w:r>
      </w:ins>
      <w:ins w:id="487" w:author="ian" w:date="2020-12-10T12:59:00Z">
        <w:r w:rsidR="00525FE5">
          <w:t xml:space="preserve">using </w:t>
        </w:r>
      </w:ins>
      <w:ins w:id="488" w:author="ian" w:date="2020-12-10T12:21:00Z">
        <w:r w:rsidR="00821F5E">
          <w:t>adaptive filtering</w:t>
        </w:r>
        <w:r w:rsidR="00821F5E">
          <w:fldChar w:fldCharType="begin" w:fldLock="1"/>
        </w:r>
        <w:r w:rsidR="00821F5E">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821F5E">
          <w:fldChar w:fldCharType="separate"/>
        </w:r>
        <w:r w:rsidR="00821F5E" w:rsidRPr="00D42487">
          <w:rPr>
            <w:noProof/>
            <w:vertAlign w:val="superscript"/>
          </w:rPr>
          <w:t>15</w:t>
        </w:r>
        <w:r w:rsidR="00821F5E">
          <w:fldChar w:fldCharType="end"/>
        </w:r>
      </w:ins>
      <w:ins w:id="489" w:author="ian" w:date="2020-12-10T12:59:00Z">
        <w:r w:rsidR="00525FE5">
          <w:t>. Then, during a backw</w:t>
        </w:r>
      </w:ins>
      <w:ins w:id="490" w:author="ian" w:date="2020-12-10T12:21:00Z">
        <w:r w:rsidR="00821F5E">
          <w:t xml:space="preserve">ard </w:t>
        </w:r>
      </w:ins>
      <w:ins w:id="491" w:author="ian" w:date="2020-12-10T13:00:00Z">
        <w:r w:rsidR="00525FE5">
          <w:t xml:space="preserve">step, we approximate the distribution </w:t>
        </w:r>
      </w:ins>
      <m:oMath>
        <m:r>
          <w:ins w:id="492" w:author="ian" w:date="2020-12-10T13:00:00Z">
            <w:rPr>
              <w:rFonts w:ascii="Cambria Math" w:hAnsi="Cambria Math"/>
            </w:rPr>
            <m:t>p</m:t>
          </w:ins>
        </m:r>
        <m:d>
          <m:dPr>
            <m:ctrlPr>
              <w:ins w:id="493" w:author="ian" w:date="2020-12-10T13:00:00Z">
                <w:rPr>
                  <w:rFonts w:ascii="Cambria Math" w:hAnsi="Cambria Math"/>
                  <w:i/>
                </w:rPr>
              </w:ins>
            </m:ctrlPr>
          </m:dPr>
          <m:e>
            <m:sSub>
              <m:sSubPr>
                <m:ctrlPr>
                  <w:ins w:id="494" w:author="ian" w:date="2020-12-10T13:00:00Z">
                    <w:rPr>
                      <w:rFonts w:ascii="Cambria Math" w:hAnsi="Cambria Math"/>
                      <w:i/>
                    </w:rPr>
                  </w:ins>
                </m:ctrlPr>
              </m:sSubPr>
              <m:e>
                <m:r>
                  <w:ins w:id="495" w:author="ian" w:date="2020-12-10T13:00:00Z">
                    <m:rPr>
                      <m:sty m:val="bi"/>
                    </m:rPr>
                    <w:rPr>
                      <w:rFonts w:ascii="Cambria Math" w:hAnsi="Cambria Math"/>
                    </w:rPr>
                    <m:t>θ</m:t>
                  </w:ins>
                </m:r>
              </m:e>
              <m:sub>
                <m:r>
                  <w:ins w:id="496" w:author="ian" w:date="2020-12-10T13:00:00Z">
                    <w:rPr>
                      <w:rFonts w:ascii="Cambria Math" w:hAnsi="Cambria Math"/>
                    </w:rPr>
                    <m:t>k</m:t>
                  </w:ins>
                </m:r>
              </m:sub>
            </m:sSub>
          </m:e>
          <m:e>
            <m:sSub>
              <m:sSubPr>
                <m:ctrlPr>
                  <w:ins w:id="497" w:author="ian" w:date="2020-12-10T13:00:00Z">
                    <w:rPr>
                      <w:rFonts w:ascii="Cambria Math" w:hAnsi="Cambria Math"/>
                      <w:i/>
                    </w:rPr>
                  </w:ins>
                </m:ctrlPr>
              </m:sSubPr>
              <m:e>
                <m:r>
                  <w:ins w:id="498" w:author="ian" w:date="2020-12-10T13:00:00Z">
                    <m:rPr>
                      <m:sty m:val="bi"/>
                    </m:rPr>
                    <w:rPr>
                      <w:rFonts w:ascii="Cambria Math" w:hAnsi="Cambria Math"/>
                    </w:rPr>
                    <m:t>x</m:t>
                  </w:ins>
                </m:r>
              </m:e>
              <m:sub>
                <m:r>
                  <w:ins w:id="499" w:author="ian" w:date="2020-12-10T13:00:00Z">
                    <w:rPr>
                      <w:rFonts w:ascii="Cambria Math" w:hAnsi="Cambria Math"/>
                    </w:rPr>
                    <m:t>s,1:T</m:t>
                  </w:ins>
                </m:r>
              </m:sub>
            </m:sSub>
            <m:r>
              <w:ins w:id="500" w:author="ian" w:date="2020-12-10T13:00:00Z">
                <w:rPr>
                  <w:rFonts w:ascii="Cambria Math" w:hAnsi="Cambria Math"/>
                </w:rPr>
                <m:t>,</m:t>
              </w:ins>
            </m:r>
            <m:sSub>
              <m:sSubPr>
                <m:ctrlPr>
                  <w:ins w:id="501" w:author="ian" w:date="2020-12-10T13:00:00Z">
                    <w:rPr>
                      <w:rFonts w:ascii="Cambria Math" w:hAnsi="Cambria Math"/>
                      <w:i/>
                    </w:rPr>
                  </w:ins>
                </m:ctrlPr>
              </m:sSubPr>
              <m:e>
                <m:r>
                  <w:ins w:id="502" w:author="ian" w:date="2020-12-10T13:00:00Z">
                    <m:rPr>
                      <m:sty m:val="bi"/>
                    </m:rPr>
                    <w:rPr>
                      <w:rFonts w:ascii="Cambria Math" w:hAnsi="Cambria Math"/>
                    </w:rPr>
                    <m:t>y</m:t>
                  </w:ins>
                </m:r>
              </m:e>
              <m:sub>
                <m:r>
                  <w:ins w:id="503" w:author="ian" w:date="2020-12-10T13:00:00Z">
                    <w:rPr>
                      <w:rFonts w:ascii="Cambria Math" w:hAnsi="Cambria Math"/>
                    </w:rPr>
                    <m:t>1:T</m:t>
                  </w:ins>
                </m:r>
              </m:sub>
            </m:sSub>
            <m:r>
              <w:ins w:id="504" w:author="ian" w:date="2020-12-10T13:00:00Z">
                <w:rPr>
                  <w:rFonts w:ascii="Cambria Math" w:hAnsi="Cambria Math"/>
                </w:rPr>
                <m:t xml:space="preserve"> </m:t>
              </w:ins>
            </m:r>
          </m:e>
        </m:d>
      </m:oMath>
      <w:ins w:id="505" w:author="ian" w:date="2020-12-10T12:21:00Z">
        <w:r w:rsidR="00821F5E">
          <w:t xml:space="preserve"> </w:t>
        </w:r>
      </w:ins>
      <w:ins w:id="506" w:author="ian" w:date="2020-12-10T13:00:00Z">
        <w:r w:rsidR="00525FE5">
          <w:t xml:space="preserve">using </w:t>
        </w:r>
      </w:ins>
      <w:ins w:id="507" w:author="ian" w:date="2020-12-10T12:21:00Z">
        <w:r w:rsidR="00821F5E">
          <w:t>Rauch-Tung-</w:t>
        </w:r>
        <w:proofErr w:type="spellStart"/>
        <w:r w:rsidR="00821F5E">
          <w:t>Striebel</w:t>
        </w:r>
        <w:proofErr w:type="spellEnd"/>
        <w:r w:rsidR="00821F5E">
          <w:t xml:space="preserve"> (RTS) smoothing</w:t>
        </w:r>
        <w:r w:rsidR="00821F5E">
          <w:fldChar w:fldCharType="begin" w:fldLock="1"/>
        </w:r>
        <w:r w:rsidR="00821F5E">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19&lt;/sup&gt;","plainTextFormattedCitation":"19","previouslyFormattedCitation":"&lt;sup&gt;19&lt;/sup&gt;"},"properties":{"noteIndex":0},"schema":"https://github.com/citation-style-language/schema/raw/master/csl-citation.json"}</w:instrText>
        </w:r>
        <w:r w:rsidR="00821F5E">
          <w:fldChar w:fldCharType="separate"/>
        </w:r>
        <w:r w:rsidR="00821F5E" w:rsidRPr="00FB3229">
          <w:rPr>
            <w:noProof/>
            <w:vertAlign w:val="superscript"/>
          </w:rPr>
          <w:t>19</w:t>
        </w:r>
        <w:r w:rsidR="00821F5E">
          <w:fldChar w:fldCharType="end"/>
        </w:r>
        <w:r w:rsidR="00821F5E">
          <w:t>.</w:t>
        </w:r>
      </w:ins>
      <w:del w:id="508" w:author="ian" w:date="2020-12-10T12:21:00Z">
        <w:r w:rsidDel="00821F5E">
          <w:delText xml:space="preserve">The evolution equation (x.4) gives model prediction (prior) for parameters, at each time step. </w:delText>
        </w:r>
      </w:del>
    </w:p>
    <w:p w14:paraId="77461A5A" w14:textId="4D69883C" w:rsidR="0012409E" w:rsidDel="00525FE5" w:rsidRDefault="0012409E" w:rsidP="000C7168">
      <w:pPr>
        <w:jc w:val="both"/>
        <w:rPr>
          <w:del w:id="509" w:author="ian" w:date="2020-12-10T13:02:00Z"/>
        </w:rPr>
      </w:pPr>
      <w:del w:id="510" w:author="ian" w:date="2020-12-10T12:53:00Z">
        <w:r w:rsidDel="00D300E0">
          <w:delText xml:space="preserve"> </w:delText>
        </w:r>
      </w:del>
    </w:p>
    <w:p w14:paraId="71C9DD02" w14:textId="1789FD46" w:rsidR="00D300E0" w:rsidRPr="008F4FC0" w:rsidDel="00525FE5" w:rsidRDefault="00525FE5" w:rsidP="000C7168">
      <w:pPr>
        <w:jc w:val="both"/>
        <w:rPr>
          <w:del w:id="511" w:author="ian" w:date="2020-12-10T13:01:00Z"/>
        </w:rPr>
      </w:pPr>
      <w:ins w:id="512" w:author="ian" w:date="2020-12-10T13:02:00Z">
        <w:r>
          <w:t xml:space="preserve"> </w:t>
        </w:r>
      </w:ins>
      <w:ins w:id="513" w:author="ian" w:date="2020-12-10T13:00:00Z">
        <w:r>
          <w:t>In both cases, we a</w:t>
        </w:r>
      </w:ins>
      <w:ins w:id="514" w:author="ian" w:date="2020-12-10T13:01:00Z">
        <w:r>
          <w:t xml:space="preserve">pproximate the distribution over </w:t>
        </w:r>
      </w:ins>
      <m:oMath>
        <m:sSub>
          <m:sSubPr>
            <m:ctrlPr>
              <w:ins w:id="515" w:author="ian" w:date="2020-12-10T13:01:00Z">
                <w:rPr>
                  <w:rFonts w:ascii="Cambria Math" w:hAnsi="Cambria Math"/>
                  <w:i/>
                </w:rPr>
              </w:ins>
            </m:ctrlPr>
          </m:sSubPr>
          <m:e>
            <m:r>
              <w:ins w:id="516" w:author="ian" w:date="2020-12-10T13:01:00Z">
                <w:rPr>
                  <w:rFonts w:ascii="Cambria Math" w:hAnsi="Cambria Math"/>
                </w:rPr>
                <m:t>θ</m:t>
              </w:ins>
            </m:r>
          </m:e>
          <m:sub>
            <m:r>
              <w:ins w:id="517" w:author="ian" w:date="2020-12-10T13:01:00Z">
                <w:rPr>
                  <w:rFonts w:ascii="Cambria Math" w:hAnsi="Cambria Math"/>
                </w:rPr>
                <m:t>k</m:t>
              </w:ins>
            </m:r>
          </m:sub>
        </m:sSub>
      </m:oMath>
      <w:ins w:id="518" w:author="ian" w:date="2020-12-10T13:01:00Z">
        <w:r>
          <w:t xml:space="preserve"> using a multivariate Gaussian.</w:t>
        </w:r>
      </w:ins>
      <w:del w:id="519" w:author="ian" w:date="2020-12-10T12:54:00Z">
        <w:r w:rsidR="0012409E" w:rsidRPr="008F4FC0" w:rsidDel="00D300E0">
          <w:delText>Step One: Forward Algorithm (Adaptive Filtering)</w:delText>
        </w:r>
      </w:del>
    </w:p>
    <w:p w14:paraId="18C0E7DD" w14:textId="77777777" w:rsidR="00525FE5" w:rsidRDefault="00525FE5" w:rsidP="000C7168">
      <w:pPr>
        <w:jc w:val="both"/>
        <w:rPr>
          <w:ins w:id="520" w:author="ian" w:date="2020-12-10T13:02:00Z"/>
        </w:rPr>
      </w:pPr>
    </w:p>
    <w:p w14:paraId="4853971D" w14:textId="60270511" w:rsidR="002400A1" w:rsidRDefault="00525FE5" w:rsidP="000C7168">
      <w:pPr>
        <w:jc w:val="both"/>
        <w:rPr>
          <w:ins w:id="521" w:author="ian" w:date="2020-12-10T13:14:00Z"/>
        </w:rPr>
      </w:pPr>
      <w:ins w:id="522" w:author="ian" w:date="2020-12-10T13:05:00Z">
        <w:r>
          <w:t xml:space="preserve">For adaptive filtering, </w:t>
        </w:r>
      </w:ins>
      <w:ins w:id="523" w:author="ian" w:date="2020-12-10T13:07:00Z">
        <w:r>
          <w:t xml:space="preserve">we assume an initial </w:t>
        </w:r>
      </w:ins>
      <w:ins w:id="524" w:author="ian" w:date="2020-12-10T13:08:00Z">
        <w:r>
          <w:t xml:space="preserve">mean and covariance </w:t>
        </w:r>
      </w:ins>
      <m:oMath>
        <m:sSub>
          <m:sSubPr>
            <m:ctrlPr>
              <w:ins w:id="525" w:author="ian" w:date="2020-12-10T13:08:00Z">
                <w:rPr>
                  <w:rFonts w:ascii="Cambria Math" w:hAnsi="Cambria Math"/>
                  <w:i/>
                </w:rPr>
              </w:ins>
            </m:ctrlPr>
          </m:sSubPr>
          <m:e>
            <m:r>
              <w:ins w:id="526" w:author="ian" w:date="2020-12-10T13:08:00Z">
                <w:rPr>
                  <w:rFonts w:ascii="Cambria Math" w:hAnsi="Cambria Math"/>
                </w:rPr>
                <m:t>θ</m:t>
              </w:ins>
            </m:r>
          </m:e>
          <m:sub>
            <m:r>
              <w:ins w:id="527" w:author="ian" w:date="2020-12-10T13:08:00Z">
                <w:rPr>
                  <w:rFonts w:ascii="Cambria Math" w:hAnsi="Cambria Math"/>
                </w:rPr>
                <m:t>0</m:t>
              </w:ins>
            </m:r>
          </m:sub>
        </m:sSub>
      </m:oMath>
      <w:ins w:id="528" w:author="ian" w:date="2020-12-10T13:08:00Z">
        <w:r>
          <w:t xml:space="preserve"> and </w:t>
        </w:r>
      </w:ins>
      <m:oMath>
        <m:sSub>
          <m:sSubPr>
            <m:ctrlPr>
              <w:ins w:id="529" w:author="ian" w:date="2020-12-10T13:08:00Z">
                <w:rPr>
                  <w:rFonts w:ascii="Cambria Math" w:hAnsi="Cambria Math"/>
                  <w:i/>
                </w:rPr>
              </w:ins>
            </m:ctrlPr>
          </m:sSubPr>
          <m:e>
            <m:r>
              <w:ins w:id="530" w:author="ian" w:date="2020-12-10T13:08:00Z">
                <w:rPr>
                  <w:rFonts w:ascii="Cambria Math" w:hAnsi="Cambria Math"/>
                </w:rPr>
                <m:t>W</m:t>
              </w:ins>
            </m:r>
          </m:e>
          <m:sub>
            <m:r>
              <w:ins w:id="531" w:author="ian" w:date="2020-12-10T13:08:00Z">
                <w:rPr>
                  <w:rFonts w:ascii="Cambria Math" w:hAnsi="Cambria Math"/>
                </w:rPr>
                <m:t>0</m:t>
              </w:ins>
            </m:r>
          </m:sub>
        </m:sSub>
      </m:oMath>
      <w:ins w:id="532" w:author="ian" w:date="2020-12-10T13:09:00Z">
        <w:r w:rsidR="002400A1">
          <w:t xml:space="preserve">. </w:t>
        </w:r>
      </w:ins>
      <w:ins w:id="533" w:author="ian" w:date="2020-12-10T13:10:00Z">
        <w:r w:rsidR="002400A1">
          <w:t>W</w:t>
        </w:r>
      </w:ins>
      <w:ins w:id="534" w:author="ian" w:date="2020-12-10T13:09:00Z">
        <w:r w:rsidR="002400A1">
          <w:t>e first propagate the estimated mean and covariance forward in time according to the process model</w:t>
        </w:r>
      </w:ins>
    </w:p>
    <w:tbl>
      <w:tblPr>
        <w:tblStyle w:val="TableGrid"/>
        <w:tblW w:w="5000" w:type="pct"/>
        <w:jc w:val="center"/>
        <w:tblLook w:val="04A0" w:firstRow="1" w:lastRow="0" w:firstColumn="1" w:lastColumn="0" w:noHBand="0" w:noVBand="1"/>
      </w:tblPr>
      <w:tblGrid>
        <w:gridCol w:w="635"/>
        <w:gridCol w:w="8479"/>
        <w:gridCol w:w="812"/>
      </w:tblGrid>
      <w:tr w:rsidR="002400A1" w14:paraId="35EE2411" w14:textId="77777777" w:rsidTr="002400A1">
        <w:trPr>
          <w:jc w:val="center"/>
          <w:ins w:id="535" w:author="ian" w:date="2020-12-10T13:14:00Z"/>
        </w:trPr>
        <w:tc>
          <w:tcPr>
            <w:tcW w:w="320" w:type="pct"/>
          </w:tcPr>
          <w:p w14:paraId="6E53EF4E" w14:textId="77777777" w:rsidR="002400A1" w:rsidRDefault="002400A1" w:rsidP="00585EAF">
            <w:pPr>
              <w:jc w:val="both"/>
              <w:rPr>
                <w:ins w:id="536" w:author="ian" w:date="2020-12-10T13:14:00Z"/>
              </w:rPr>
            </w:pPr>
          </w:p>
        </w:tc>
        <w:tc>
          <w:tcPr>
            <w:tcW w:w="4271" w:type="pct"/>
          </w:tcPr>
          <w:p w14:paraId="25108231" w14:textId="77777777" w:rsidR="002400A1" w:rsidRPr="000137D3" w:rsidRDefault="002400A1" w:rsidP="00585EAF">
            <w:pPr>
              <w:jc w:val="both"/>
              <w:rPr>
                <w:ins w:id="537" w:author="ian" w:date="2020-12-10T13:14:00Z"/>
              </w:rPr>
            </w:pPr>
            <w:ins w:id="538" w:author="ian" w:date="2020-12-10T13:14:00Z">
              <w:r>
                <w:t xml:space="preserve">                                          </w:t>
              </w:r>
            </w:ins>
            <m:oMath>
              <m:sSub>
                <m:sSubPr>
                  <m:ctrlPr>
                    <w:ins w:id="539" w:author="ian" w:date="2020-12-10T13:14:00Z">
                      <w:rPr>
                        <w:rFonts w:ascii="Cambria Math" w:hAnsi="Cambria Math"/>
                        <w:i/>
                      </w:rPr>
                    </w:ins>
                  </m:ctrlPr>
                </m:sSubPr>
                <m:e>
                  <m:r>
                    <w:ins w:id="540" w:author="ian" w:date="2020-12-10T13:14:00Z">
                      <m:rPr>
                        <m:sty m:val="bi"/>
                      </m:rPr>
                      <w:rPr>
                        <w:rFonts w:ascii="Cambria Math" w:hAnsi="Cambria Math"/>
                      </w:rPr>
                      <m:t>θ</m:t>
                    </w:ins>
                  </m:r>
                </m:e>
                <m:sub>
                  <m:r>
                    <w:ins w:id="541" w:author="ian" w:date="2020-12-10T13:14:00Z">
                      <w:rPr>
                        <w:rFonts w:ascii="Cambria Math" w:hAnsi="Cambria Math"/>
                      </w:rPr>
                      <m:t>k|k-1</m:t>
                    </w:ins>
                  </m:r>
                </m:sub>
              </m:sSub>
              <m:r>
                <w:ins w:id="542" w:author="ian" w:date="2020-12-10T13:14:00Z">
                  <m:rPr>
                    <m:aln/>
                  </m:rPr>
                  <w:rPr>
                    <w:rFonts w:ascii="Cambria Math" w:hAnsi="Cambria Math"/>
                  </w:rPr>
                  <m:t>=</m:t>
                </w:ins>
              </m:r>
              <m:sSub>
                <m:sSubPr>
                  <m:ctrlPr>
                    <w:ins w:id="543" w:author="ian" w:date="2020-12-10T13:14:00Z">
                      <w:rPr>
                        <w:rFonts w:ascii="Cambria Math" w:hAnsi="Cambria Math"/>
                        <w:i/>
                      </w:rPr>
                    </w:ins>
                  </m:ctrlPr>
                </m:sSubPr>
                <m:e>
                  <m:r>
                    <w:ins w:id="544" w:author="ian" w:date="2020-12-10T13:14:00Z">
                      <m:rPr>
                        <m:sty m:val="bi"/>
                      </m:rPr>
                      <w:rPr>
                        <w:rFonts w:ascii="Cambria Math" w:hAnsi="Cambria Math"/>
                      </w:rPr>
                      <m:t>F</m:t>
                    </w:ins>
                  </m:r>
                </m:e>
                <m:sub>
                  <m:r>
                    <w:ins w:id="545" w:author="ian" w:date="2020-12-10T13:14:00Z">
                      <w:rPr>
                        <w:rFonts w:ascii="Cambria Math" w:hAnsi="Cambria Math"/>
                      </w:rPr>
                      <m:t>k-1</m:t>
                    </w:ins>
                  </m:r>
                </m:sub>
              </m:sSub>
              <m:sSub>
                <m:sSubPr>
                  <m:ctrlPr>
                    <w:ins w:id="546" w:author="ian" w:date="2020-12-10T13:14:00Z">
                      <w:rPr>
                        <w:rFonts w:ascii="Cambria Math" w:hAnsi="Cambria Math"/>
                        <w:i/>
                      </w:rPr>
                    </w:ins>
                  </m:ctrlPr>
                </m:sSubPr>
                <m:e>
                  <m:r>
                    <w:ins w:id="547" w:author="ian" w:date="2020-12-10T13:14:00Z">
                      <m:rPr>
                        <m:sty m:val="bi"/>
                      </m:rPr>
                      <w:rPr>
                        <w:rFonts w:ascii="Cambria Math" w:hAnsi="Cambria Math"/>
                      </w:rPr>
                      <m:t>θ</m:t>
                    </w:ins>
                  </m:r>
                </m:e>
                <m:sub>
                  <m:r>
                    <w:ins w:id="548" w:author="ian" w:date="2020-12-10T13:14:00Z">
                      <w:rPr>
                        <w:rFonts w:ascii="Cambria Math" w:hAnsi="Cambria Math"/>
                      </w:rPr>
                      <m:t>k-1|k-1</m:t>
                    </w:ins>
                  </m:r>
                </m:sub>
              </m:sSub>
            </m:oMath>
          </w:p>
        </w:tc>
        <w:tc>
          <w:tcPr>
            <w:tcW w:w="409" w:type="pct"/>
          </w:tcPr>
          <w:p w14:paraId="055F5936" w14:textId="77777777" w:rsidR="002400A1" w:rsidRDefault="002400A1" w:rsidP="00585EAF">
            <w:pPr>
              <w:jc w:val="both"/>
              <w:rPr>
                <w:ins w:id="549" w:author="ian" w:date="2020-12-10T13:14:00Z"/>
              </w:rPr>
            </w:pPr>
            <w:ins w:id="550" w:author="ian" w:date="2020-12-10T13:14:00Z">
              <w:r>
                <w:t>(2.9)</w:t>
              </w:r>
            </w:ins>
          </w:p>
        </w:tc>
      </w:tr>
      <w:tr w:rsidR="002400A1" w14:paraId="24F2C0DA" w14:textId="77777777" w:rsidTr="002400A1">
        <w:trPr>
          <w:jc w:val="center"/>
          <w:ins w:id="551" w:author="ian" w:date="2020-12-10T13:14:00Z"/>
        </w:trPr>
        <w:tc>
          <w:tcPr>
            <w:tcW w:w="320" w:type="pct"/>
          </w:tcPr>
          <w:p w14:paraId="0BEA638A" w14:textId="77777777" w:rsidR="002400A1" w:rsidRDefault="002400A1" w:rsidP="00585EAF">
            <w:pPr>
              <w:jc w:val="both"/>
              <w:rPr>
                <w:ins w:id="552" w:author="ian" w:date="2020-12-10T13:14:00Z"/>
              </w:rPr>
            </w:pPr>
          </w:p>
        </w:tc>
        <w:tc>
          <w:tcPr>
            <w:tcW w:w="4271" w:type="pct"/>
          </w:tcPr>
          <w:p w14:paraId="39F963EC" w14:textId="13180AFA" w:rsidR="002400A1" w:rsidRPr="000137D3" w:rsidRDefault="002400A1" w:rsidP="00585EAF">
            <w:pPr>
              <w:jc w:val="both"/>
              <w:rPr>
                <w:ins w:id="553" w:author="ian" w:date="2020-12-10T13:14:00Z"/>
              </w:rPr>
            </w:pPr>
            <w:ins w:id="554" w:author="ian" w:date="2020-12-10T13:14:00Z">
              <w:r>
                <w:t xml:space="preserve">                                        </w:t>
              </w:r>
            </w:ins>
            <m:oMath>
              <m:sSub>
                <m:sSubPr>
                  <m:ctrlPr>
                    <w:ins w:id="555" w:author="ian" w:date="2020-12-10T13:14:00Z">
                      <w:rPr>
                        <w:rFonts w:ascii="Cambria Math" w:hAnsi="Cambria Math"/>
                        <w:i/>
                      </w:rPr>
                    </w:ins>
                  </m:ctrlPr>
                </m:sSubPr>
                <m:e>
                  <m:r>
                    <w:ins w:id="556" w:author="ian" w:date="2020-12-10T13:14:00Z">
                      <m:rPr>
                        <m:sty m:val="bi"/>
                      </m:rPr>
                      <w:rPr>
                        <w:rFonts w:ascii="Cambria Math" w:hAnsi="Cambria Math"/>
                      </w:rPr>
                      <m:t>W</m:t>
                    </w:ins>
                  </m:r>
                </m:e>
                <m:sub>
                  <m:r>
                    <w:ins w:id="557" w:author="ian" w:date="2020-12-10T13:14:00Z">
                      <w:rPr>
                        <w:rFonts w:ascii="Cambria Math" w:hAnsi="Cambria Math"/>
                      </w:rPr>
                      <m:t>k|k-1</m:t>
                    </w:ins>
                  </m:r>
                </m:sub>
              </m:sSub>
              <m:r>
                <w:ins w:id="558" w:author="ian" w:date="2020-12-10T13:14:00Z">
                  <m:rPr>
                    <m:aln/>
                  </m:rPr>
                  <w:rPr>
                    <w:rFonts w:ascii="Cambria Math" w:hAnsi="Cambria Math"/>
                  </w:rPr>
                  <m:t>=</m:t>
                </w:ins>
              </m:r>
              <m:sSub>
                <m:sSubPr>
                  <m:ctrlPr>
                    <w:ins w:id="559" w:author="ian" w:date="2020-12-10T13:14:00Z">
                      <w:rPr>
                        <w:rFonts w:ascii="Cambria Math" w:hAnsi="Cambria Math"/>
                        <w:i/>
                      </w:rPr>
                    </w:ins>
                  </m:ctrlPr>
                </m:sSubPr>
                <m:e>
                  <m:r>
                    <w:ins w:id="560" w:author="ian" w:date="2020-12-10T13:14:00Z">
                      <m:rPr>
                        <m:sty m:val="bi"/>
                      </m:rPr>
                      <w:rPr>
                        <w:rFonts w:ascii="Cambria Math" w:hAnsi="Cambria Math"/>
                      </w:rPr>
                      <m:t>F</m:t>
                    </w:ins>
                  </m:r>
                </m:e>
                <m:sub>
                  <m:r>
                    <w:ins w:id="561" w:author="ian" w:date="2020-12-10T13:14:00Z">
                      <w:rPr>
                        <w:rFonts w:ascii="Cambria Math" w:hAnsi="Cambria Math"/>
                      </w:rPr>
                      <m:t>k-1</m:t>
                    </w:ins>
                  </m:r>
                </m:sub>
              </m:sSub>
              <m:sSub>
                <m:sSubPr>
                  <m:ctrlPr>
                    <w:ins w:id="562" w:author="ian" w:date="2020-12-10T13:14:00Z">
                      <w:rPr>
                        <w:rFonts w:ascii="Cambria Math" w:hAnsi="Cambria Math"/>
                        <w:i/>
                      </w:rPr>
                    </w:ins>
                  </m:ctrlPr>
                </m:sSubPr>
                <m:e>
                  <m:r>
                    <w:ins w:id="563" w:author="ian" w:date="2020-12-10T13:14:00Z">
                      <m:rPr>
                        <m:sty m:val="bi"/>
                      </m:rPr>
                      <w:rPr>
                        <w:rFonts w:ascii="Cambria Math" w:hAnsi="Cambria Math"/>
                      </w:rPr>
                      <m:t>W</m:t>
                    </w:ins>
                  </m:r>
                </m:e>
                <m:sub>
                  <m:r>
                    <w:ins w:id="564" w:author="ian" w:date="2020-12-10T13:14:00Z">
                      <w:rPr>
                        <w:rFonts w:ascii="Cambria Math" w:hAnsi="Cambria Math"/>
                      </w:rPr>
                      <m:t>k-1|k-1</m:t>
                    </w:ins>
                  </m:r>
                </m:sub>
              </m:sSub>
              <m:sSubSup>
                <m:sSubSupPr>
                  <m:ctrlPr>
                    <w:ins w:id="565" w:author="ian" w:date="2020-12-10T13:14:00Z">
                      <w:rPr>
                        <w:rFonts w:ascii="Cambria Math" w:hAnsi="Cambria Math"/>
                        <w:i/>
                      </w:rPr>
                    </w:ins>
                  </m:ctrlPr>
                </m:sSubSupPr>
                <m:e>
                  <m:r>
                    <w:ins w:id="566" w:author="ian" w:date="2020-12-10T13:14:00Z">
                      <m:rPr>
                        <m:sty m:val="bi"/>
                      </m:rPr>
                      <w:rPr>
                        <w:rFonts w:ascii="Cambria Math" w:hAnsi="Cambria Math"/>
                      </w:rPr>
                      <m:t>F</m:t>
                    </w:ins>
                  </m:r>
                </m:e>
                <m:sub>
                  <m:r>
                    <w:ins w:id="567" w:author="ian" w:date="2020-12-10T13:14:00Z">
                      <w:rPr>
                        <w:rFonts w:ascii="Cambria Math" w:hAnsi="Cambria Math"/>
                      </w:rPr>
                      <m:t>k-1</m:t>
                    </w:ins>
                  </m:r>
                </m:sub>
                <m:sup>
                  <m:r>
                    <w:ins w:id="568" w:author="ian" w:date="2020-12-10T13:16:00Z">
                      <w:rPr>
                        <w:rFonts w:ascii="Cambria Math" w:hAnsi="Cambria Math"/>
                      </w:rPr>
                      <m:t>T</m:t>
                    </w:ins>
                  </m:r>
                </m:sup>
              </m:sSubSup>
              <m:r>
                <w:ins w:id="569" w:author="ian" w:date="2020-12-10T13:14:00Z">
                  <w:rPr>
                    <w:rFonts w:ascii="Cambria Math" w:hAnsi="Cambria Math"/>
                  </w:rPr>
                  <m:t>+</m:t>
                </w:ins>
              </m:r>
              <m:sSub>
                <m:sSubPr>
                  <m:ctrlPr>
                    <w:ins w:id="570" w:author="ian" w:date="2020-12-10T13:14:00Z">
                      <w:rPr>
                        <w:rFonts w:ascii="Cambria Math" w:hAnsi="Cambria Math"/>
                        <w:i/>
                      </w:rPr>
                    </w:ins>
                  </m:ctrlPr>
                </m:sSubPr>
                <m:e>
                  <m:r>
                    <w:ins w:id="571" w:author="ian" w:date="2020-12-10T13:14:00Z">
                      <m:rPr>
                        <m:sty m:val="bi"/>
                      </m:rPr>
                      <w:rPr>
                        <w:rFonts w:ascii="Cambria Math" w:hAnsi="Cambria Math"/>
                      </w:rPr>
                      <m:t>Q</m:t>
                    </w:ins>
                  </m:r>
                </m:e>
                <m:sub>
                  <m:r>
                    <w:ins w:id="572" w:author="ian" w:date="2020-12-10T13:14:00Z">
                      <w:rPr>
                        <w:rFonts w:ascii="Cambria Math" w:hAnsi="Cambria Math"/>
                      </w:rPr>
                      <m:t>k</m:t>
                    </w:ins>
                  </m:r>
                </m:sub>
              </m:sSub>
            </m:oMath>
          </w:p>
        </w:tc>
        <w:tc>
          <w:tcPr>
            <w:tcW w:w="409" w:type="pct"/>
          </w:tcPr>
          <w:p w14:paraId="2F7B36D1" w14:textId="77777777" w:rsidR="002400A1" w:rsidRDefault="002400A1" w:rsidP="00585EAF">
            <w:pPr>
              <w:jc w:val="both"/>
              <w:rPr>
                <w:ins w:id="573" w:author="ian" w:date="2020-12-10T13:14:00Z"/>
              </w:rPr>
            </w:pPr>
            <w:ins w:id="574" w:author="ian" w:date="2020-12-10T13:14:00Z">
              <w:r>
                <w:t>(2.10)</w:t>
              </w:r>
            </w:ins>
          </w:p>
        </w:tc>
      </w:tr>
    </w:tbl>
    <w:p w14:paraId="0F6488E5" w14:textId="77777777" w:rsidR="002400A1" w:rsidRDefault="002400A1" w:rsidP="000C7168">
      <w:pPr>
        <w:jc w:val="both"/>
        <w:rPr>
          <w:ins w:id="575" w:author="ian" w:date="2020-12-10T13:15:00Z"/>
        </w:rPr>
      </w:pPr>
    </w:p>
    <w:p w14:paraId="3071A10D" w14:textId="0DAE60DF" w:rsidR="002400A1" w:rsidRDefault="002400A1" w:rsidP="000C7168">
      <w:pPr>
        <w:jc w:val="both"/>
        <w:rPr>
          <w:ins w:id="576" w:author="ian" w:date="2020-12-10T13:11:00Z"/>
        </w:rPr>
      </w:pPr>
      <w:ins w:id="577" w:author="ian" w:date="2020-12-10T13:15:00Z">
        <w:r>
          <w:t xml:space="preserve">Here </w:t>
        </w:r>
      </w:ins>
      <m:oMath>
        <m:sSub>
          <m:sSubPr>
            <m:ctrlPr>
              <w:ins w:id="578" w:author="ian" w:date="2020-12-10T13:15:00Z">
                <w:rPr>
                  <w:rFonts w:ascii="Cambria Math" w:hAnsi="Cambria Math"/>
                  <w:i/>
                </w:rPr>
              </w:ins>
            </m:ctrlPr>
          </m:sSubPr>
          <m:e>
            <m:r>
              <w:ins w:id="579" w:author="ian" w:date="2020-12-10T13:15:00Z">
                <m:rPr>
                  <m:sty m:val="bi"/>
                </m:rPr>
                <w:rPr>
                  <w:rFonts w:ascii="Cambria Math" w:hAnsi="Cambria Math"/>
                </w:rPr>
                <m:t>θ</m:t>
              </w:ins>
            </m:r>
          </m:e>
          <m:sub>
            <m:r>
              <w:ins w:id="580" w:author="ian" w:date="2020-12-10T13:15:00Z">
                <w:rPr>
                  <w:rFonts w:ascii="Cambria Math" w:hAnsi="Cambria Math"/>
                </w:rPr>
                <m:t>k|k-1</m:t>
              </w:ins>
            </m:r>
          </m:sub>
        </m:sSub>
      </m:oMath>
      <w:ins w:id="581" w:author="ian" w:date="2020-12-10T13:15:00Z">
        <w:r>
          <w:t xml:space="preserve"> and </w:t>
        </w:r>
      </w:ins>
      <m:oMath>
        <m:sSub>
          <m:sSubPr>
            <m:ctrlPr>
              <w:ins w:id="582" w:author="ian" w:date="2020-12-10T13:15:00Z">
                <w:rPr>
                  <w:rFonts w:ascii="Cambria Math" w:hAnsi="Cambria Math"/>
                  <w:i/>
                </w:rPr>
              </w:ins>
            </m:ctrlPr>
          </m:sSubPr>
          <m:e>
            <m:r>
              <w:ins w:id="583" w:author="ian" w:date="2020-12-10T13:15:00Z">
                <m:rPr>
                  <m:sty m:val="bi"/>
                </m:rPr>
                <w:rPr>
                  <w:rFonts w:ascii="Cambria Math" w:hAnsi="Cambria Math"/>
                </w:rPr>
                <m:t>W</m:t>
              </w:ins>
            </m:r>
          </m:e>
          <m:sub>
            <m:r>
              <w:ins w:id="584" w:author="ian" w:date="2020-12-10T13:15:00Z">
                <w:rPr>
                  <w:rFonts w:ascii="Cambria Math" w:hAnsi="Cambria Math"/>
                </w:rPr>
                <m:t>k|k-1</m:t>
              </w:ins>
            </m:r>
          </m:sub>
        </m:sSub>
      </m:oMath>
      <w:ins w:id="585" w:author="ian" w:date="2020-12-10T13:15:00Z">
        <w:r>
          <w:t xml:space="preserve"> denote the predicted mean and covariance given observations up to time </w:t>
        </w:r>
      </w:ins>
      <m:oMath>
        <m:sSub>
          <m:sSubPr>
            <m:ctrlPr>
              <w:ins w:id="586" w:author="ian" w:date="2020-12-10T13:15:00Z">
                <w:rPr>
                  <w:rFonts w:ascii="Cambria Math" w:hAnsi="Cambria Math"/>
                  <w:i/>
                </w:rPr>
              </w:ins>
            </m:ctrlPr>
          </m:sSubPr>
          <m:e>
            <m:r>
              <w:ins w:id="587" w:author="ian" w:date="2020-12-10T13:15:00Z">
                <w:rPr>
                  <w:rFonts w:ascii="Cambria Math" w:hAnsi="Cambria Math"/>
                </w:rPr>
                <m:t>t</m:t>
              </w:ins>
            </m:r>
          </m:e>
          <m:sub>
            <m:r>
              <w:ins w:id="588" w:author="ian" w:date="2020-12-10T13:15:00Z">
                <w:rPr>
                  <w:rFonts w:ascii="Cambria Math" w:hAnsi="Cambria Math"/>
                </w:rPr>
                <m:t>k-1</m:t>
              </w:ins>
            </m:r>
          </m:sub>
        </m:sSub>
      </m:oMath>
      <w:ins w:id="589" w:author="ian" w:date="2020-12-10T13:15:00Z">
        <w:r>
          <w:t xml:space="preserve">. </w:t>
        </w:r>
      </w:ins>
      <w:ins w:id="590" w:author="ian" w:date="2020-12-10T13:11:00Z">
        <w:r>
          <w:t>We then update the mean and covariance based on the observed spikin</w:t>
        </w:r>
      </w:ins>
      <w:ins w:id="591" w:author="ian" w:date="2020-12-10T13:12:00Z">
        <w:r>
          <w:t xml:space="preserve">g at time </w:t>
        </w:r>
      </w:ins>
      <m:oMath>
        <m:sSub>
          <m:sSubPr>
            <m:ctrlPr>
              <w:ins w:id="592" w:author="ian" w:date="2020-12-10T13:15:00Z">
                <w:rPr>
                  <w:rFonts w:ascii="Cambria Math" w:hAnsi="Cambria Math"/>
                  <w:i/>
                </w:rPr>
              </w:ins>
            </m:ctrlPr>
          </m:sSubPr>
          <m:e>
            <m:r>
              <w:ins w:id="593" w:author="ian" w:date="2020-12-10T13:15:00Z">
                <w:rPr>
                  <w:rFonts w:ascii="Cambria Math" w:hAnsi="Cambria Math"/>
                </w:rPr>
                <m:t>t</m:t>
              </w:ins>
            </m:r>
          </m:e>
          <m:sub>
            <m:r>
              <w:ins w:id="594" w:author="ian" w:date="2020-12-10T13:15:00Z">
                <w:rPr>
                  <w:rFonts w:ascii="Cambria Math" w:hAnsi="Cambria Math"/>
                </w:rPr>
                <m:t>k</m:t>
              </w:ins>
            </m:r>
          </m:sub>
        </m:sSub>
      </m:oMath>
      <w:ins w:id="595" w:author="ian" w:date="2020-12-10T13:15:00Z">
        <w:r>
          <w:t>.</w:t>
        </w:r>
      </w:ins>
    </w:p>
    <w:p w14:paraId="0034F5BD" w14:textId="1E50E45D" w:rsidR="00175613" w:rsidRDefault="0012409E" w:rsidP="000C7168">
      <w:pPr>
        <w:jc w:val="both"/>
      </w:pPr>
      <w:del w:id="596" w:author="ian" w:date="2020-12-10T13:12:00Z">
        <w:r w:rsidDel="002400A1">
          <w:delText xml:space="preserve">Let </w:delText>
        </w:r>
      </w:del>
      <m:oMath>
        <m:sSub>
          <m:sSubPr>
            <m:ctrlPr>
              <w:del w:id="597" w:author="ian" w:date="2020-12-10T13:16:00Z">
                <w:rPr>
                  <w:rFonts w:ascii="Cambria Math" w:hAnsi="Cambria Math"/>
                  <w:i/>
                </w:rPr>
              </w:del>
            </m:ctrlPr>
          </m:sSubPr>
          <m:e>
            <m:r>
              <w:del w:id="598" w:author="ian" w:date="2020-12-10T13:16:00Z">
                <m:rPr>
                  <m:sty m:val="bi"/>
                </m:rPr>
                <w:rPr>
                  <w:rFonts w:ascii="Cambria Math" w:hAnsi="Cambria Math"/>
                </w:rPr>
                <m:t>θ</m:t>
              </w:del>
            </m:r>
          </m:e>
          <m:sub>
            <m:r>
              <w:del w:id="599" w:author="ian" w:date="2020-12-10T13:16:00Z">
                <w:rPr>
                  <w:rFonts w:ascii="Cambria Math" w:hAnsi="Cambria Math"/>
                </w:rPr>
                <m:t>k|k-1</m:t>
              </w:del>
            </m:r>
          </m:sub>
        </m:sSub>
      </m:oMath>
      <w:del w:id="600" w:author="ian" w:date="2020-12-10T13:16:00Z">
        <w:r w:rsidDel="002400A1">
          <w:delText xml:space="preserve"> and </w:delText>
        </w:r>
      </w:del>
      <m:oMath>
        <m:sSub>
          <m:sSubPr>
            <m:ctrlPr>
              <w:del w:id="601" w:author="ian" w:date="2020-12-10T13:16:00Z">
                <w:rPr>
                  <w:rFonts w:ascii="Cambria Math" w:hAnsi="Cambria Math"/>
                  <w:i/>
                </w:rPr>
              </w:del>
            </m:ctrlPr>
          </m:sSubPr>
          <m:e>
            <m:r>
              <w:del w:id="602" w:author="ian" w:date="2020-12-10T13:16:00Z">
                <m:rPr>
                  <m:sty m:val="bi"/>
                </m:rPr>
                <w:rPr>
                  <w:rFonts w:ascii="Cambria Math" w:hAnsi="Cambria Math"/>
                </w:rPr>
                <m:t>W</m:t>
              </w:del>
            </m:r>
          </m:e>
          <m:sub>
            <m:r>
              <w:del w:id="603" w:author="ian" w:date="2020-12-10T13:16:00Z">
                <w:rPr>
                  <w:rFonts w:ascii="Cambria Math" w:hAnsi="Cambria Math"/>
                </w:rPr>
                <m:t>k|k-1</m:t>
              </w:del>
            </m:r>
          </m:sub>
        </m:sSub>
      </m:oMath>
      <w:del w:id="604" w:author="ian" w:date="2020-12-10T13:16:00Z">
        <w:r w:rsidDel="002400A1">
          <w:delText xml:space="preserve"> </w:delText>
        </w:r>
      </w:del>
      <w:del w:id="605" w:author="ian" w:date="2020-12-10T13:12:00Z">
        <w:r w:rsidDel="002400A1">
          <w:delText>be</w:delText>
        </w:r>
      </w:del>
      <w:del w:id="606" w:author="ian" w:date="2020-12-10T13:16:00Z">
        <w:r w:rsidDel="002400A1">
          <w:delText xml:space="preserve"> the </w:delText>
        </w:r>
      </w:del>
      <w:del w:id="607" w:author="ian" w:date="2020-12-10T13:12:00Z">
        <w:r w:rsidDel="002400A1">
          <w:delText xml:space="preserve">model </w:delText>
        </w:r>
      </w:del>
      <w:del w:id="608" w:author="ian" w:date="2020-12-10T13:16:00Z">
        <w:r w:rsidDel="002400A1">
          <w:delText>predicted mean and covariance,</w:delText>
        </w:r>
      </w:del>
      <w:del w:id="609" w:author="ian" w:date="2020-12-10T13:13:00Z">
        <w:r w:rsidDel="002400A1">
          <w:delText xml:space="preserve"> i.e. prior estimations, of parameters at </w:delText>
        </w:r>
      </w:del>
      <m:oMath>
        <m:sSub>
          <m:sSubPr>
            <m:ctrlPr>
              <w:del w:id="610" w:author="ian" w:date="2020-12-10T13:13:00Z">
                <w:rPr>
                  <w:rFonts w:ascii="Cambria Math" w:hAnsi="Cambria Math"/>
                  <w:i/>
                </w:rPr>
              </w:del>
            </m:ctrlPr>
          </m:sSubPr>
          <m:e>
            <m:r>
              <w:del w:id="611" w:author="ian" w:date="2020-12-10T13:13:00Z">
                <w:rPr>
                  <w:rFonts w:ascii="Cambria Math" w:hAnsi="Cambria Math"/>
                </w:rPr>
                <m:t>t</m:t>
              </w:del>
            </m:r>
          </m:e>
          <m:sub>
            <m:r>
              <w:del w:id="612" w:author="ian" w:date="2020-12-10T13:13:00Z">
                <w:rPr>
                  <w:rFonts w:ascii="Cambria Math" w:hAnsi="Cambria Math"/>
                </w:rPr>
                <m:t>k</m:t>
              </w:del>
            </m:r>
          </m:sub>
        </m:sSub>
      </m:oMath>
      <w:del w:id="613" w:author="ian" w:date="2020-12-10T13:13:00Z">
        <w:r w:rsidDel="002400A1">
          <w:delText>. Let</w:delText>
        </w:r>
      </w:del>
      <w:del w:id="614" w:author="ian" w:date="2020-12-10T13:16:00Z">
        <w:r w:rsidDel="002400A1">
          <w:delText xml:space="preserve"> </w:delText>
        </w:r>
      </w:del>
      <m:oMath>
        <m:sSub>
          <m:sSubPr>
            <m:ctrlPr>
              <w:del w:id="615" w:author="ian" w:date="2020-12-10T13:17:00Z">
                <w:rPr>
                  <w:rFonts w:ascii="Cambria Math" w:hAnsi="Cambria Math"/>
                  <w:i/>
                </w:rPr>
              </w:del>
            </m:ctrlPr>
          </m:sSubPr>
          <m:e>
            <m:r>
              <w:del w:id="616" w:author="ian" w:date="2020-12-10T13:17:00Z">
                <m:rPr>
                  <m:sty m:val="bi"/>
                </m:rPr>
                <w:rPr>
                  <w:rFonts w:ascii="Cambria Math" w:hAnsi="Cambria Math"/>
                </w:rPr>
                <m:t>θ</m:t>
              </w:del>
            </m:r>
          </m:e>
          <m:sub>
            <m:r>
              <w:del w:id="617" w:author="ian" w:date="2020-12-10T13:17:00Z">
                <w:rPr>
                  <w:rFonts w:ascii="Cambria Math" w:hAnsi="Cambria Math"/>
                </w:rPr>
                <m:t>k|k</m:t>
              </w:del>
            </m:r>
          </m:sub>
        </m:sSub>
      </m:oMath>
      <w:del w:id="618" w:author="ian" w:date="2020-12-10T13:17:00Z">
        <w:r w:rsidDel="002400A1">
          <w:delText xml:space="preserve"> and </w:delText>
        </w:r>
      </w:del>
      <m:oMath>
        <m:sSub>
          <m:sSubPr>
            <m:ctrlPr>
              <w:del w:id="619" w:author="ian" w:date="2020-12-10T13:17:00Z">
                <w:rPr>
                  <w:rFonts w:ascii="Cambria Math" w:hAnsi="Cambria Math"/>
                  <w:i/>
                </w:rPr>
              </w:del>
            </m:ctrlPr>
          </m:sSubPr>
          <m:e>
            <m:r>
              <w:del w:id="620" w:author="ian" w:date="2020-12-10T13:17:00Z">
                <m:rPr>
                  <m:sty m:val="bi"/>
                </m:rPr>
                <w:rPr>
                  <w:rFonts w:ascii="Cambria Math" w:hAnsi="Cambria Math"/>
                </w:rPr>
                <m:t>W</m:t>
              </w:del>
            </m:r>
          </m:e>
          <m:sub>
            <m:r>
              <w:del w:id="621" w:author="ian" w:date="2020-12-10T13:17:00Z">
                <w:rPr>
                  <w:rFonts w:ascii="Cambria Math" w:hAnsi="Cambria Math"/>
                </w:rPr>
                <m:t>k|k</m:t>
              </w:del>
            </m:r>
          </m:sub>
        </m:sSub>
      </m:oMath>
      <w:del w:id="622" w:author="ian" w:date="2020-12-10T13:17:00Z">
        <w:r w:rsidDel="002400A1">
          <w:delText xml:space="preserve"> </w:delText>
        </w:r>
      </w:del>
      <w:del w:id="623" w:author="ian" w:date="2020-12-10T13:13:00Z">
        <w:r w:rsidDel="002400A1">
          <w:delText xml:space="preserve">be the adaptive filtering estimated </w:delText>
        </w:r>
      </w:del>
      <w:del w:id="624" w:author="ian" w:date="2020-12-10T13:17:00Z">
        <w:r w:rsidDel="002400A1">
          <w:delText>mean and covariance after observation</w:delText>
        </w:r>
      </w:del>
      <w:del w:id="625" w:author="ian" w:date="2020-12-10T13:14:00Z">
        <w:r w:rsidDel="002400A1">
          <w:delText xml:space="preserve">s, i.e. posterior estimations, </w:delText>
        </w:r>
      </w:del>
      <w:del w:id="626" w:author="ian" w:date="2020-12-10T13:17:00Z">
        <w:r w:rsidDel="002400A1">
          <w:delText xml:space="preserve">at </w:delText>
        </w:r>
      </w:del>
      <m:oMath>
        <m:sSub>
          <m:sSubPr>
            <m:ctrlPr>
              <w:del w:id="627" w:author="ian" w:date="2020-12-10T13:17:00Z">
                <w:rPr>
                  <w:rFonts w:ascii="Cambria Math" w:hAnsi="Cambria Math"/>
                  <w:i/>
                </w:rPr>
              </w:del>
            </m:ctrlPr>
          </m:sSubPr>
          <m:e>
            <m:r>
              <w:del w:id="628" w:author="ian" w:date="2020-12-10T13:17:00Z">
                <w:rPr>
                  <w:rFonts w:ascii="Cambria Math" w:hAnsi="Cambria Math"/>
                </w:rPr>
                <m:t>t</m:t>
              </w:del>
            </m:r>
          </m:e>
          <m:sub>
            <m:r>
              <w:del w:id="629" w:author="ian" w:date="2020-12-10T13:17:00Z">
                <w:rPr>
                  <w:rFonts w:ascii="Cambria Math" w:hAnsi="Cambria Math"/>
                </w:rPr>
                <m:t>k</m:t>
              </w:del>
            </m:r>
          </m:sub>
        </m:sSub>
      </m:oMath>
      <w:del w:id="630" w:author="ian" w:date="2020-12-10T13:17:00Z">
        <w:r w:rsidDel="002400A1">
          <w:delText xml:space="preserve">. </w:delText>
        </w:r>
      </w:del>
      <w:del w:id="631" w:author="ian" w:date="2020-12-10T13:19:00Z">
        <w:r w:rsidDel="003653FC">
          <w:delText xml:space="preserve">Since </w:delText>
        </w:r>
      </w:del>
      <m:oMath>
        <m:sSub>
          <m:sSubPr>
            <m:ctrlPr>
              <w:del w:id="632" w:author="ian" w:date="2020-12-10T13:19:00Z">
                <w:rPr>
                  <w:rFonts w:ascii="Cambria Math" w:hAnsi="Cambria Math"/>
                  <w:i/>
                </w:rPr>
              </w:del>
            </m:ctrlPr>
          </m:sSubPr>
          <m:e>
            <m:r>
              <w:del w:id="633" w:author="ian" w:date="2020-12-10T13:19:00Z">
                <w:rPr>
                  <w:rFonts w:ascii="Cambria Math" w:hAnsi="Cambria Math"/>
                </w:rPr>
                <m:t>λ</m:t>
              </w:del>
            </m:r>
          </m:e>
          <m:sub>
            <m:r>
              <w:del w:id="634" w:author="ian" w:date="2020-12-10T13:19:00Z">
                <w:rPr>
                  <w:rFonts w:ascii="Cambria Math" w:hAnsi="Cambria Math"/>
                </w:rPr>
                <m:t>k</m:t>
              </w:del>
            </m:r>
          </m:sub>
        </m:sSub>
        <m:r>
          <w:del w:id="635" w:author="ian" w:date="2020-12-10T13:19:00Z">
            <w:rPr>
              <w:rFonts w:ascii="Cambria Math" w:hAnsi="Cambria Math"/>
            </w:rPr>
            <m:t>=</m:t>
          </w:del>
        </m:r>
        <m:r>
          <w:del w:id="636" w:author="ian" w:date="2020-12-10T13:19:00Z">
            <m:rPr>
              <m:sty m:val="p"/>
            </m:rPr>
            <w:rPr>
              <w:rFonts w:ascii="Cambria Math" w:hAnsi="Cambria Math"/>
            </w:rPr>
            <m:t>exp⁡</m:t>
          </w:del>
        </m:r>
        <m:r>
          <w:del w:id="637" w:author="ian" w:date="2020-12-10T13:19:00Z">
            <w:rPr>
              <w:rFonts w:ascii="Cambria Math" w:hAnsi="Cambria Math"/>
            </w:rPr>
            <m:t>(</m:t>
          </w:del>
        </m:r>
        <m:sSub>
          <m:sSubPr>
            <m:ctrlPr>
              <w:del w:id="638" w:author="ian" w:date="2020-12-10T13:19:00Z">
                <w:rPr>
                  <w:rFonts w:ascii="Cambria Math" w:hAnsi="Cambria Math"/>
                  <w:b/>
                  <w:bCs/>
                  <w:i/>
                </w:rPr>
              </w:del>
            </m:ctrlPr>
          </m:sSubPr>
          <m:e>
            <m:r>
              <w:del w:id="639" w:author="ian" w:date="2020-12-10T13:19:00Z">
                <m:rPr>
                  <m:sty m:val="bi"/>
                </m:rPr>
                <w:rPr>
                  <w:rFonts w:ascii="Cambria Math" w:hAnsi="Cambria Math"/>
                </w:rPr>
                <m:t>x</m:t>
              </w:del>
            </m:r>
          </m:e>
          <m:sub>
            <m:r>
              <w:del w:id="640" w:author="ian" w:date="2020-12-10T13:19:00Z">
                <w:rPr>
                  <w:rFonts w:ascii="Cambria Math" w:hAnsi="Cambria Math"/>
                </w:rPr>
                <m:t>S,k</m:t>
              </w:del>
            </m:r>
          </m:sub>
        </m:sSub>
        <m:sSub>
          <m:sSubPr>
            <m:ctrlPr>
              <w:del w:id="641" w:author="ian" w:date="2020-12-10T13:19:00Z">
                <w:rPr>
                  <w:rFonts w:ascii="Cambria Math" w:hAnsi="Cambria Math"/>
                  <w:b/>
                  <w:bCs/>
                  <w:i/>
                </w:rPr>
              </w:del>
            </m:ctrlPr>
          </m:sSubPr>
          <m:e>
            <m:r>
              <w:del w:id="642" w:author="ian" w:date="2020-12-10T13:19:00Z">
                <m:rPr>
                  <m:sty m:val="bi"/>
                </m:rPr>
                <w:rPr>
                  <w:rFonts w:ascii="Cambria Math" w:hAnsi="Cambria Math"/>
                </w:rPr>
                <m:t>θ</m:t>
              </w:del>
            </m:r>
          </m:e>
          <m:sub>
            <m:r>
              <w:del w:id="643" w:author="ian" w:date="2020-12-10T13:19:00Z">
                <m:rPr>
                  <m:sty m:val="bi"/>
                </m:rPr>
                <w:rPr>
                  <w:rFonts w:ascii="Cambria Math" w:hAnsi="Cambria Math"/>
                </w:rPr>
                <m:t>k</m:t>
              </w:del>
            </m:r>
          </m:sub>
        </m:sSub>
        <m:r>
          <w:del w:id="644" w:author="ian" w:date="2020-12-10T13:19:00Z">
            <m:rPr>
              <m:sty m:val="bi"/>
            </m:rPr>
            <w:rPr>
              <w:rFonts w:ascii="Cambria Math" w:hAnsi="Cambria Math"/>
            </w:rPr>
            <m:t>)</m:t>
          </w:del>
        </m:r>
      </m:oMath>
      <w:del w:id="645" w:author="ian" w:date="2020-12-10T13:19:00Z">
        <w:r w:rsidDel="003653FC">
          <w:delText xml:space="preserve">, </w:delText>
        </w:r>
      </w:del>
      <m:oMath>
        <m:f>
          <m:fPr>
            <m:ctrlPr>
              <w:del w:id="646" w:author="ian" w:date="2020-12-10T13:19:00Z">
                <w:rPr>
                  <w:rFonts w:ascii="Cambria Math" w:hAnsi="Cambria Math"/>
                  <w:i/>
                </w:rPr>
              </w:del>
            </m:ctrlPr>
          </m:fPr>
          <m:num>
            <m:r>
              <w:del w:id="647" w:author="ian" w:date="2020-12-10T13:19:00Z">
                <w:rPr>
                  <w:rFonts w:ascii="Cambria Math" w:hAnsi="Cambria Math"/>
                </w:rPr>
                <m:t>∂log</m:t>
              </w:del>
            </m:r>
            <m:sSub>
              <m:sSubPr>
                <m:ctrlPr>
                  <w:del w:id="648" w:author="ian" w:date="2020-12-10T13:19:00Z">
                    <w:rPr>
                      <w:rFonts w:ascii="Cambria Math" w:hAnsi="Cambria Math"/>
                      <w:i/>
                    </w:rPr>
                  </w:del>
                </m:ctrlPr>
              </m:sSubPr>
              <m:e>
                <m:r>
                  <w:del w:id="649" w:author="ian" w:date="2020-12-10T13:19:00Z">
                    <w:rPr>
                      <w:rFonts w:ascii="Cambria Math" w:hAnsi="Cambria Math"/>
                    </w:rPr>
                    <m:t>λ</m:t>
                  </w:del>
                </m:r>
              </m:e>
              <m:sub>
                <m:r>
                  <w:del w:id="650" w:author="ian" w:date="2020-12-10T13:19:00Z">
                    <w:rPr>
                      <w:rFonts w:ascii="Cambria Math" w:hAnsi="Cambria Math"/>
                    </w:rPr>
                    <m:t>k</m:t>
                  </w:del>
                </m:r>
              </m:sub>
            </m:sSub>
          </m:num>
          <m:den>
            <m:r>
              <w:del w:id="651" w:author="ian" w:date="2020-12-10T13:19:00Z">
                <w:rPr>
                  <w:rFonts w:ascii="Cambria Math" w:hAnsi="Cambria Math"/>
                </w:rPr>
                <m:t>∂</m:t>
              </w:del>
            </m:r>
            <m:sSub>
              <m:sSubPr>
                <m:ctrlPr>
                  <w:del w:id="652" w:author="ian" w:date="2020-12-10T13:19:00Z">
                    <w:rPr>
                      <w:rFonts w:ascii="Cambria Math" w:hAnsi="Cambria Math"/>
                      <w:b/>
                      <w:bCs/>
                      <w:i/>
                    </w:rPr>
                  </w:del>
                </m:ctrlPr>
              </m:sSubPr>
              <m:e>
                <m:r>
                  <w:del w:id="653" w:author="ian" w:date="2020-12-10T13:19:00Z">
                    <m:rPr>
                      <m:sty m:val="bi"/>
                    </m:rPr>
                    <w:rPr>
                      <w:rFonts w:ascii="Cambria Math" w:hAnsi="Cambria Math"/>
                    </w:rPr>
                    <m:t>θ</m:t>
                  </w:del>
                </m:r>
              </m:e>
              <m:sub>
                <m:r>
                  <w:del w:id="654" w:author="ian" w:date="2020-12-10T13:19:00Z">
                    <m:rPr>
                      <m:sty m:val="bi"/>
                    </m:rPr>
                    <w:rPr>
                      <w:rFonts w:ascii="Cambria Math" w:hAnsi="Cambria Math"/>
                    </w:rPr>
                    <m:t>k</m:t>
                  </w:del>
                </m:r>
              </m:sub>
            </m:sSub>
          </m:den>
        </m:f>
        <m:r>
          <w:del w:id="655" w:author="ian" w:date="2020-12-10T13:19:00Z">
            <w:rPr>
              <w:rFonts w:ascii="Cambria Math" w:hAnsi="Cambria Math"/>
            </w:rPr>
            <m:t>=</m:t>
          </w:del>
        </m:r>
        <m:sSubSup>
          <m:sSubSupPr>
            <m:ctrlPr>
              <w:del w:id="656" w:author="ian" w:date="2020-12-10T13:19:00Z">
                <w:rPr>
                  <w:rFonts w:ascii="Cambria Math" w:hAnsi="Cambria Math"/>
                  <w:bCs/>
                  <w:i/>
                </w:rPr>
              </w:del>
            </m:ctrlPr>
          </m:sSubSupPr>
          <m:e>
            <m:r>
              <w:del w:id="657" w:author="ian" w:date="2020-12-10T13:19:00Z">
                <m:rPr>
                  <m:sty m:val="bi"/>
                </m:rPr>
                <w:rPr>
                  <w:rFonts w:ascii="Cambria Math" w:hAnsi="Cambria Math"/>
                </w:rPr>
                <m:t>x</m:t>
              </w:del>
            </m:r>
            <m:ctrlPr>
              <w:del w:id="658" w:author="ian" w:date="2020-12-10T13:19:00Z">
                <w:rPr>
                  <w:rFonts w:ascii="Cambria Math" w:hAnsi="Cambria Math"/>
                  <w:b/>
                  <w:i/>
                </w:rPr>
              </w:del>
            </m:ctrlPr>
          </m:e>
          <m:sub>
            <m:r>
              <w:del w:id="659" w:author="ian" w:date="2020-12-10T13:19:00Z">
                <w:rPr>
                  <w:rFonts w:ascii="Cambria Math" w:hAnsi="Cambria Math"/>
                </w:rPr>
                <m:t>S,k</m:t>
              </w:del>
            </m:r>
            <m:ctrlPr>
              <w:del w:id="660" w:author="ian" w:date="2020-12-10T13:19:00Z">
                <w:rPr>
                  <w:rFonts w:ascii="Cambria Math" w:hAnsi="Cambria Math"/>
                  <w:i/>
                </w:rPr>
              </w:del>
            </m:ctrlPr>
          </m:sub>
          <m:sup>
            <m:r>
              <w:del w:id="661" w:author="ian" w:date="2020-12-10T13:19:00Z">
                <w:rPr>
                  <w:rFonts w:ascii="Cambria Math" w:hAnsi="Cambria Math"/>
                </w:rPr>
                <m:t>'</m:t>
              </w:del>
            </m:r>
          </m:sup>
        </m:sSubSup>
      </m:oMath>
      <w:del w:id="662" w:author="ian" w:date="2020-12-10T13:19:00Z">
        <w:r w:rsidDel="003653FC">
          <w:delText xml:space="preserve"> and </w:delText>
        </w:r>
      </w:del>
      <m:oMath>
        <m:f>
          <m:fPr>
            <m:ctrlPr>
              <w:del w:id="663" w:author="ian" w:date="2020-12-10T13:19:00Z">
                <w:rPr>
                  <w:rFonts w:ascii="Cambria Math" w:hAnsi="Cambria Math"/>
                  <w:i/>
                </w:rPr>
              </w:del>
            </m:ctrlPr>
          </m:fPr>
          <m:num>
            <m:sSup>
              <m:sSupPr>
                <m:ctrlPr>
                  <w:del w:id="664" w:author="ian" w:date="2020-12-10T13:19:00Z">
                    <w:rPr>
                      <w:rFonts w:ascii="Cambria Math" w:hAnsi="Cambria Math"/>
                      <w:i/>
                    </w:rPr>
                  </w:del>
                </m:ctrlPr>
              </m:sSupPr>
              <m:e>
                <m:r>
                  <w:del w:id="665" w:author="ian" w:date="2020-12-10T13:19:00Z">
                    <w:rPr>
                      <w:rFonts w:ascii="Cambria Math" w:hAnsi="Cambria Math"/>
                    </w:rPr>
                    <m:t>∂</m:t>
                  </w:del>
                </m:r>
              </m:e>
              <m:sup>
                <m:r>
                  <w:del w:id="666" w:author="ian" w:date="2020-12-10T13:19:00Z">
                    <w:rPr>
                      <w:rFonts w:ascii="Cambria Math" w:hAnsi="Cambria Math"/>
                    </w:rPr>
                    <m:t>2</m:t>
                  </w:del>
                </m:r>
              </m:sup>
            </m:sSup>
            <m:r>
              <w:del w:id="667" w:author="ian" w:date="2020-12-10T13:19:00Z">
                <w:rPr>
                  <w:rFonts w:ascii="Cambria Math" w:hAnsi="Cambria Math"/>
                </w:rPr>
                <m:t>log</m:t>
              </w:del>
            </m:r>
            <m:sSub>
              <m:sSubPr>
                <m:ctrlPr>
                  <w:del w:id="668" w:author="ian" w:date="2020-12-10T13:19:00Z">
                    <w:rPr>
                      <w:rFonts w:ascii="Cambria Math" w:hAnsi="Cambria Math"/>
                      <w:i/>
                    </w:rPr>
                  </w:del>
                </m:ctrlPr>
              </m:sSubPr>
              <m:e>
                <m:r>
                  <w:del w:id="669" w:author="ian" w:date="2020-12-10T13:19:00Z">
                    <w:rPr>
                      <w:rFonts w:ascii="Cambria Math" w:hAnsi="Cambria Math"/>
                    </w:rPr>
                    <m:t>λ</m:t>
                  </w:del>
                </m:r>
              </m:e>
              <m:sub>
                <m:r>
                  <w:del w:id="670" w:author="ian" w:date="2020-12-10T13:19:00Z">
                    <w:rPr>
                      <w:rFonts w:ascii="Cambria Math" w:hAnsi="Cambria Math"/>
                    </w:rPr>
                    <m:t>k</m:t>
                  </w:del>
                </m:r>
              </m:sub>
            </m:sSub>
          </m:num>
          <m:den>
            <m:r>
              <w:del w:id="671" w:author="ian" w:date="2020-12-10T13:19:00Z">
                <w:rPr>
                  <w:rFonts w:ascii="Cambria Math" w:hAnsi="Cambria Math"/>
                </w:rPr>
                <m:t>∂</m:t>
              </w:del>
            </m:r>
            <m:sSub>
              <m:sSubPr>
                <m:ctrlPr>
                  <w:del w:id="672" w:author="ian" w:date="2020-12-10T13:19:00Z">
                    <w:rPr>
                      <w:rFonts w:ascii="Cambria Math" w:hAnsi="Cambria Math"/>
                      <w:b/>
                      <w:bCs/>
                      <w:i/>
                    </w:rPr>
                  </w:del>
                </m:ctrlPr>
              </m:sSubPr>
              <m:e>
                <m:r>
                  <w:del w:id="673" w:author="ian" w:date="2020-12-10T13:19:00Z">
                    <m:rPr>
                      <m:sty m:val="bi"/>
                    </m:rPr>
                    <w:rPr>
                      <w:rFonts w:ascii="Cambria Math" w:hAnsi="Cambria Math"/>
                    </w:rPr>
                    <m:t>θ</m:t>
                  </w:del>
                </m:r>
              </m:e>
              <m:sub>
                <m:r>
                  <w:del w:id="674" w:author="ian" w:date="2020-12-10T13:19:00Z">
                    <m:rPr>
                      <m:sty m:val="bi"/>
                    </m:rPr>
                    <w:rPr>
                      <w:rFonts w:ascii="Cambria Math" w:hAnsi="Cambria Math"/>
                    </w:rPr>
                    <m:t>k</m:t>
                  </w:del>
                </m:r>
              </m:sub>
            </m:sSub>
            <m:r>
              <w:del w:id="675" w:author="ian" w:date="2020-12-10T13:19:00Z">
                <w:rPr>
                  <w:rFonts w:ascii="Cambria Math" w:hAnsi="Cambria Math"/>
                </w:rPr>
                <m:t>∂</m:t>
              </w:del>
            </m:r>
            <m:sSubSup>
              <m:sSubSupPr>
                <m:ctrlPr>
                  <w:del w:id="676" w:author="ian" w:date="2020-12-10T13:19:00Z">
                    <w:rPr>
                      <w:rFonts w:ascii="Cambria Math" w:hAnsi="Cambria Math"/>
                      <w:b/>
                      <w:bCs/>
                      <w:i/>
                    </w:rPr>
                  </w:del>
                </m:ctrlPr>
              </m:sSubSupPr>
              <m:e>
                <m:r>
                  <w:del w:id="677" w:author="ian" w:date="2020-12-10T13:19:00Z">
                    <m:rPr>
                      <m:sty m:val="bi"/>
                    </m:rPr>
                    <w:rPr>
                      <w:rFonts w:ascii="Cambria Math" w:hAnsi="Cambria Math"/>
                    </w:rPr>
                    <m:t>θ</m:t>
                  </w:del>
                </m:r>
              </m:e>
              <m:sub>
                <m:r>
                  <w:del w:id="678" w:author="ian" w:date="2020-12-10T13:19:00Z">
                    <m:rPr>
                      <m:sty m:val="bi"/>
                    </m:rPr>
                    <w:rPr>
                      <w:rFonts w:ascii="Cambria Math" w:hAnsi="Cambria Math"/>
                    </w:rPr>
                    <m:t>k</m:t>
                  </w:del>
                </m:r>
              </m:sub>
              <m:sup>
                <m:r>
                  <w:del w:id="679" w:author="ian" w:date="2020-12-10T13:19:00Z">
                    <m:rPr>
                      <m:sty m:val="bi"/>
                    </m:rPr>
                    <w:rPr>
                      <w:rFonts w:ascii="Cambria Math" w:hAnsi="Cambria Math"/>
                    </w:rPr>
                    <m:t>'</m:t>
                  </w:del>
                </m:r>
              </m:sup>
            </m:sSubSup>
          </m:den>
        </m:f>
        <m:r>
          <w:del w:id="680" w:author="ian" w:date="2020-12-10T13:19:00Z">
            <w:rPr>
              <w:rFonts w:ascii="Cambria Math" w:hAnsi="Cambria Math"/>
            </w:rPr>
            <m:t>=</m:t>
          </w:del>
        </m:r>
        <m:r>
          <w:del w:id="681" w:author="ian" w:date="2020-12-10T13:19:00Z">
            <m:rPr>
              <m:sty m:val="bi"/>
            </m:rPr>
            <w:rPr>
              <w:rFonts w:ascii="Cambria Math" w:hAnsi="Cambria Math"/>
            </w:rPr>
            <m:t>0</m:t>
          </w:del>
        </m:r>
      </m:oMath>
      <w:del w:id="682" w:author="ian" w:date="2020-12-10T13:19:00Z">
        <w:r w:rsidDel="003653FC">
          <w:delText>. Therefore, the adaptive filtering is:</w:delText>
        </w:r>
      </w:del>
    </w:p>
    <w:tbl>
      <w:tblPr>
        <w:tblStyle w:val="TableGrid"/>
        <w:tblW w:w="5000" w:type="pct"/>
        <w:jc w:val="center"/>
        <w:tblLook w:val="04A0" w:firstRow="1" w:lastRow="0" w:firstColumn="1" w:lastColumn="0" w:noHBand="0" w:noVBand="1"/>
      </w:tblPr>
      <w:tblGrid>
        <w:gridCol w:w="635"/>
        <w:gridCol w:w="8479"/>
        <w:gridCol w:w="812"/>
      </w:tblGrid>
      <w:tr w:rsidR="0012409E" w14:paraId="3D013984" w14:textId="77777777" w:rsidTr="002400A1">
        <w:trPr>
          <w:jc w:val="center"/>
        </w:trPr>
        <w:tc>
          <w:tcPr>
            <w:tcW w:w="320" w:type="pct"/>
          </w:tcPr>
          <w:p w14:paraId="07A08310" w14:textId="77777777" w:rsidR="0012409E" w:rsidRDefault="0012409E" w:rsidP="000C7168">
            <w:pPr>
              <w:jc w:val="both"/>
            </w:pPr>
          </w:p>
        </w:tc>
        <w:tc>
          <w:tcPr>
            <w:tcW w:w="4271" w:type="pct"/>
          </w:tcPr>
          <w:p w14:paraId="33D0BDA0" w14:textId="7DC04070" w:rsidR="0012409E" w:rsidRDefault="0012409E" w:rsidP="000C7168">
            <w:pPr>
              <w:jc w:val="both"/>
              <w:rPr>
                <w:rFonts w:ascii="Calibri" w:eastAsia="DengXian"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r>
                    <w:ins w:id="683" w:author="ian" w:date="2020-12-10T13:17:00Z">
                      <w:rPr>
                        <w:rFonts w:ascii="Cambria Math" w:hAnsi="Cambria Math"/>
                      </w:rPr>
                      <m:t>|k-1</m:t>
                    </w:ins>
                  </m:r>
                </m:sub>
              </m:sSub>
              <m:sSub>
                <m:sSubPr>
                  <m:ctrlPr>
                    <w:del w:id="684" w:author="ian" w:date="2020-12-10T13:17:00Z">
                      <w:rPr>
                        <w:rFonts w:ascii="Cambria Math" w:hAnsi="Cambria Math"/>
                        <w:i/>
                      </w:rPr>
                    </w:del>
                  </m:ctrlPr>
                </m:sSubPr>
                <m:e>
                  <m:d>
                    <m:dPr>
                      <m:begChr m:val=""/>
                      <m:endChr m:val="|"/>
                      <m:ctrlPr>
                        <w:del w:id="685" w:author="ian" w:date="2020-12-10T13:17:00Z">
                          <w:rPr>
                            <w:rFonts w:ascii="Cambria Math" w:hAnsi="Cambria Math"/>
                            <w:i/>
                          </w:rPr>
                        </w:del>
                      </m:ctrlPr>
                    </m:dPr>
                    <m:e>
                      <m:r>
                        <w:del w:id="686" w:author="ian" w:date="2020-12-10T13:17:00Z">
                          <w:rPr>
                            <w:rFonts w:ascii="Cambria Math" w:hAnsi="Cambria Math"/>
                          </w:rPr>
                          <m:t>​</m:t>
                        </w:del>
                      </m:r>
                    </m:e>
                  </m:d>
                </m:e>
                <m:sub>
                  <m:sSub>
                    <m:sSubPr>
                      <m:ctrlPr>
                        <w:del w:id="687" w:author="ian" w:date="2020-12-10T13:17:00Z">
                          <w:rPr>
                            <w:rFonts w:ascii="Cambria Math" w:hAnsi="Cambria Math"/>
                            <w:i/>
                          </w:rPr>
                        </w:del>
                      </m:ctrlPr>
                    </m:sSubPr>
                    <m:e>
                      <m:r>
                        <w:del w:id="688" w:author="ian" w:date="2020-12-10T13:17:00Z">
                          <m:rPr>
                            <m:sty m:val="bi"/>
                          </m:rPr>
                          <w:rPr>
                            <w:rFonts w:ascii="Cambria Math" w:hAnsi="Cambria Math"/>
                          </w:rPr>
                          <m:t>θ</m:t>
                        </w:del>
                      </m:r>
                    </m:e>
                    <m:sub>
                      <m:r>
                        <w:del w:id="689" w:author="ian" w:date="2020-12-10T13:17:00Z">
                          <w:rPr>
                            <w:rFonts w:ascii="Cambria Math" w:hAnsi="Cambria Math"/>
                          </w:rPr>
                          <m:t>k|k-1</m:t>
                        </w:del>
                      </m:r>
                    </m:sub>
                  </m:sSub>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del w:id="690" w:author="ian" w:date="2020-12-10T13:16:00Z">
                      <w:rPr>
                        <w:rFonts w:ascii="Cambria Math" w:hAnsi="Cambria Math"/>
                      </w:rPr>
                      <m:t>'</m:t>
                    </w:del>
                  </m:r>
                  <m:r>
                    <w:ins w:id="691" w:author="ian" w:date="2020-12-10T13:16:00Z">
                      <w:rPr>
                        <w:rFonts w:ascii="Cambria Math" w:hAnsi="Cambria Math"/>
                      </w:rPr>
                      <m:t>T</m:t>
                    </w:ins>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DengXian" w:hAnsi="Calibri" w:cs="Times New Roman"/>
              </w:rPr>
              <w:t xml:space="preserve"> </w:t>
            </w:r>
          </w:p>
        </w:tc>
        <w:tc>
          <w:tcPr>
            <w:tcW w:w="409" w:type="pct"/>
          </w:tcPr>
          <w:p w14:paraId="6A078188" w14:textId="1376701B" w:rsidR="0012409E" w:rsidRDefault="0012409E" w:rsidP="000C7168">
            <w:pPr>
              <w:jc w:val="both"/>
            </w:pPr>
            <w:r>
              <w:t>(</w:t>
            </w:r>
            <w:r w:rsidR="00175613">
              <w:t>2</w:t>
            </w:r>
            <w:r>
              <w:t>.</w:t>
            </w:r>
            <w:r w:rsidR="00175613">
              <w:t>11</w:t>
            </w:r>
            <w:r>
              <w:t>)</w:t>
            </w:r>
          </w:p>
        </w:tc>
      </w:tr>
      <w:tr w:rsidR="0012409E" w14:paraId="6D52DAD5" w14:textId="77777777" w:rsidTr="002400A1">
        <w:trPr>
          <w:jc w:val="center"/>
        </w:trPr>
        <w:tc>
          <w:tcPr>
            <w:tcW w:w="320" w:type="pct"/>
          </w:tcPr>
          <w:p w14:paraId="73084123" w14:textId="77777777" w:rsidR="0012409E" w:rsidRDefault="0012409E" w:rsidP="000C7168">
            <w:pPr>
              <w:jc w:val="both"/>
            </w:pPr>
          </w:p>
        </w:tc>
        <w:tc>
          <w:tcPr>
            <w:tcW w:w="4271" w:type="pct"/>
          </w:tcPr>
          <w:p w14:paraId="1EB7C0CC" w14:textId="7FEEF16E" w:rsidR="0012409E" w:rsidRDefault="0012409E" w:rsidP="000C7168">
            <w:pPr>
              <w:jc w:val="both"/>
              <w:rPr>
                <w:rFonts w:ascii="Calibri" w:eastAsia="DengXian" w:hAnsi="Calibri" w:cs="Times New Roman"/>
              </w:rPr>
            </w:pPr>
            <w: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r>
                    <w:ins w:id="692" w:author="ian" w:date="2020-12-10T13:18:00Z">
                      <w:rPr>
                        <w:rFonts w:ascii="Cambria Math" w:hAnsi="Cambria Math"/>
                      </w:rPr>
                      <m:t>|k-1</m:t>
                    </w:ins>
                  </m:r>
                </m:sub>
              </m:sSub>
              <m:sSub>
                <m:sSubPr>
                  <m:ctrlPr>
                    <w:del w:id="693" w:author="ian" w:date="2020-12-10T13:18:00Z">
                      <w:rPr>
                        <w:rFonts w:ascii="Cambria Math" w:hAnsi="Cambria Math"/>
                        <w:i/>
                      </w:rPr>
                    </w:del>
                  </m:ctrlPr>
                </m:sSubPr>
                <m:e>
                  <m:d>
                    <m:dPr>
                      <m:begChr m:val=""/>
                      <m:endChr m:val="|"/>
                      <m:ctrlPr>
                        <w:del w:id="694" w:author="ian" w:date="2020-12-10T13:18:00Z">
                          <w:rPr>
                            <w:rFonts w:ascii="Cambria Math" w:hAnsi="Cambria Math"/>
                            <w:i/>
                          </w:rPr>
                        </w:del>
                      </m:ctrlPr>
                    </m:dPr>
                    <m:e>
                      <m:r>
                        <w:del w:id="695" w:author="ian" w:date="2020-12-10T13:18:00Z">
                          <w:rPr>
                            <w:rFonts w:ascii="Cambria Math" w:hAnsi="Cambria Math"/>
                          </w:rPr>
                          <m:t>​</m:t>
                        </w:del>
                      </m:r>
                    </m:e>
                  </m:d>
                </m:e>
                <m:sub>
                  <m:sSub>
                    <m:sSubPr>
                      <m:ctrlPr>
                        <w:del w:id="696" w:author="ian" w:date="2020-12-10T13:18:00Z">
                          <w:rPr>
                            <w:rFonts w:ascii="Cambria Math" w:hAnsi="Cambria Math"/>
                            <w:i/>
                          </w:rPr>
                        </w:del>
                      </m:ctrlPr>
                    </m:sSubPr>
                    <m:e>
                      <m:r>
                        <w:del w:id="697" w:author="ian" w:date="2020-12-10T13:18:00Z">
                          <w:rPr>
                            <w:rFonts w:ascii="Cambria Math" w:hAnsi="Cambria Math"/>
                          </w:rPr>
                          <m:t>θ</m:t>
                        </w:del>
                      </m:r>
                    </m:e>
                    <m:sub>
                      <m:r>
                        <w:del w:id="698" w:author="ian" w:date="2020-12-10T13:18:00Z">
                          <w:rPr>
                            <w:rFonts w:ascii="Cambria Math" w:hAnsi="Cambria Math"/>
                          </w:rPr>
                          <m:t>k|k-1</m:t>
                        </w:del>
                      </m:r>
                    </m:sub>
                  </m:sSub>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del w:id="699" w:author="ian" w:date="2020-12-10T13:16:00Z">
                      <m:rPr>
                        <m:sty m:val="bi"/>
                      </m:rPr>
                      <w:rPr>
                        <w:rFonts w:ascii="Cambria Math" w:hAnsi="Cambria Math"/>
                      </w:rPr>
                      <m:t>'</m:t>
                    </w:del>
                  </m:r>
                  <m:r>
                    <w:ins w:id="700" w:author="ian" w:date="2020-12-10T13:16:00Z">
                      <m:rPr>
                        <m:sty m:val="bi"/>
                      </m:rPr>
                      <w:rPr>
                        <w:rFonts w:ascii="Cambria Math" w:hAnsi="Cambria Math"/>
                      </w:rPr>
                      <m:t>T</m:t>
                    </w:ins>
                  </m:r>
                </m:sup>
              </m:sSubSup>
            </m:oMath>
            <w:r>
              <w:rPr>
                <w:rFonts w:ascii="Calibri" w:eastAsia="DengXian" w:hAnsi="Calibri" w:cs="Times New Roman"/>
                <w:b/>
                <w:bCs/>
              </w:rPr>
              <w:t xml:space="preserve"> </w:t>
            </w:r>
          </w:p>
        </w:tc>
        <w:tc>
          <w:tcPr>
            <w:tcW w:w="409" w:type="pct"/>
          </w:tcPr>
          <w:p w14:paraId="0A6C06F0" w14:textId="359C9089" w:rsidR="0012409E" w:rsidRDefault="0012409E" w:rsidP="000C7168">
            <w:pPr>
              <w:jc w:val="both"/>
            </w:pPr>
            <w:r>
              <w:t>(</w:t>
            </w:r>
            <w:r w:rsidR="00175613">
              <w:t>2</w:t>
            </w:r>
            <w:r>
              <w:t>.</w:t>
            </w:r>
            <w:r w:rsidR="00175613">
              <w:t>12</w:t>
            </w:r>
            <w:r>
              <w:t>)</w:t>
            </w:r>
          </w:p>
        </w:tc>
      </w:tr>
      <w:tr w:rsidR="0012409E" w14:paraId="3EE26714" w14:textId="77777777" w:rsidTr="002400A1">
        <w:trPr>
          <w:jc w:val="center"/>
        </w:trPr>
        <w:tc>
          <w:tcPr>
            <w:tcW w:w="320" w:type="pct"/>
          </w:tcPr>
          <w:p w14:paraId="1EA21FAE" w14:textId="77777777" w:rsidR="0012409E" w:rsidRDefault="0012409E" w:rsidP="000C7168">
            <w:pPr>
              <w:jc w:val="both"/>
            </w:pPr>
          </w:p>
        </w:tc>
        <w:tc>
          <w:tcPr>
            <w:tcW w:w="4271" w:type="pct"/>
          </w:tcPr>
          <w:p w14:paraId="4CA62B41" w14:textId="317C588A" w:rsidR="0012409E" w:rsidRDefault="0012409E" w:rsidP="000C7168">
            <w:pPr>
              <w:jc w:val="both"/>
              <w:rPr>
                <w:rFonts w:ascii="Calibri" w:eastAsia="DengXian"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r>
                    <w:ins w:id="701" w:author="ian" w:date="2020-12-10T13:18:00Z">
                      <w:rPr>
                        <w:rFonts w:ascii="Cambria Math" w:hAnsi="Cambria Math"/>
                      </w:rPr>
                      <m:t>|k-1</m:t>
                    </w:ins>
                  </m:r>
                </m:sub>
              </m:sSub>
              <m:sSub>
                <m:sSubPr>
                  <m:ctrlPr>
                    <w:del w:id="702" w:author="ian" w:date="2020-12-10T13:18:00Z">
                      <w:rPr>
                        <w:rFonts w:ascii="Cambria Math" w:hAnsi="Cambria Math"/>
                        <w:i/>
                      </w:rPr>
                    </w:del>
                  </m:ctrlPr>
                </m:sSubPr>
                <m:e>
                  <m:d>
                    <m:dPr>
                      <m:begChr m:val=""/>
                      <m:endChr m:val="|"/>
                      <m:ctrlPr>
                        <w:del w:id="703" w:author="ian" w:date="2020-12-10T13:18:00Z">
                          <w:rPr>
                            <w:rFonts w:ascii="Cambria Math" w:hAnsi="Cambria Math"/>
                            <w:i/>
                          </w:rPr>
                        </w:del>
                      </m:ctrlPr>
                    </m:dPr>
                    <m:e>
                      <m:r>
                        <w:del w:id="704" w:author="ian" w:date="2020-12-10T13:18:00Z">
                          <w:rPr>
                            <w:rFonts w:ascii="Cambria Math" w:hAnsi="Cambria Math"/>
                          </w:rPr>
                          <m:t>​</m:t>
                        </w:del>
                      </m:r>
                    </m:e>
                  </m:d>
                </m:e>
                <m:sub>
                  <m:sSub>
                    <m:sSubPr>
                      <m:ctrlPr>
                        <w:del w:id="705" w:author="ian" w:date="2020-12-10T13:18:00Z">
                          <w:rPr>
                            <w:rFonts w:ascii="Cambria Math" w:hAnsi="Cambria Math"/>
                            <w:i/>
                          </w:rPr>
                        </w:del>
                      </m:ctrlPr>
                    </m:sSubPr>
                    <m:e>
                      <m:r>
                        <w:del w:id="706" w:author="ian" w:date="2020-12-10T13:18:00Z">
                          <m:rPr>
                            <m:sty m:val="bi"/>
                          </m:rPr>
                          <w:rPr>
                            <w:rFonts w:ascii="Cambria Math" w:hAnsi="Cambria Math"/>
                          </w:rPr>
                          <m:t>θ</m:t>
                        </w:del>
                      </m:r>
                    </m:e>
                    <m:sub>
                      <m:r>
                        <w:del w:id="707" w:author="ian" w:date="2020-12-10T13:18:00Z">
                          <w:rPr>
                            <w:rFonts w:ascii="Cambria Math" w:hAnsi="Cambria Math"/>
                          </w:rPr>
                          <m:t>k|k-1</m:t>
                        </w:del>
                      </m:r>
                    </m:sub>
                  </m:sSub>
                </m:sub>
              </m:sSub>
              <m:r>
                <w:rPr>
                  <w:rFonts w:ascii="Cambria Math" w:hAnsi="Cambria Math"/>
                </w:rPr>
                <m:t>∆t))</m:t>
              </m:r>
            </m:oMath>
            <w:r>
              <w:rPr>
                <w:rFonts w:ascii="Calibri" w:eastAsia="DengXian" w:hAnsi="Calibri" w:cs="Times New Roman"/>
              </w:rPr>
              <w:t xml:space="preserve"> </w:t>
            </w:r>
          </w:p>
        </w:tc>
        <w:tc>
          <w:tcPr>
            <w:tcW w:w="409" w:type="pct"/>
          </w:tcPr>
          <w:p w14:paraId="1DD63CAC" w14:textId="0999B754" w:rsidR="0012409E" w:rsidRDefault="0012409E" w:rsidP="000C7168">
            <w:pPr>
              <w:jc w:val="both"/>
            </w:pPr>
            <w:r>
              <w:t>(</w:t>
            </w:r>
            <w:r w:rsidR="00175613">
              <w:t>2</w:t>
            </w:r>
            <w:r>
              <w:t>.</w:t>
            </w:r>
            <w:r w:rsidR="00175613">
              <w:t>13</w:t>
            </w:r>
            <w:r>
              <w:t>)</w:t>
            </w:r>
          </w:p>
        </w:tc>
      </w:tr>
    </w:tbl>
    <w:p w14:paraId="0E9946E1" w14:textId="723E87F6" w:rsidR="0012409E" w:rsidRDefault="0012409E" w:rsidP="000C7168">
      <w:pPr>
        <w:jc w:val="both"/>
        <w:rPr>
          <w:ins w:id="708" w:author="ian" w:date="2020-12-10T13:17:00Z"/>
        </w:rPr>
      </w:pPr>
    </w:p>
    <w:p w14:paraId="2563B314" w14:textId="7F32664D" w:rsidR="002400A1" w:rsidRDefault="002400A1" w:rsidP="002400A1">
      <w:pPr>
        <w:jc w:val="both"/>
        <w:rPr>
          <w:ins w:id="709" w:author="ian" w:date="2020-12-10T13:17:00Z"/>
        </w:rPr>
      </w:pPr>
      <w:ins w:id="710" w:author="ian" w:date="2020-12-10T13:17:00Z">
        <w:r>
          <w:t xml:space="preserve">Here </w:t>
        </w:r>
      </w:ins>
      <m:oMath>
        <m:sSub>
          <m:sSubPr>
            <m:ctrlPr>
              <w:ins w:id="711" w:author="ian" w:date="2020-12-10T13:17:00Z">
                <w:rPr>
                  <w:rFonts w:ascii="Cambria Math" w:hAnsi="Cambria Math"/>
                  <w:i/>
                </w:rPr>
              </w:ins>
            </m:ctrlPr>
          </m:sSubPr>
          <m:e>
            <m:r>
              <w:ins w:id="712" w:author="ian" w:date="2020-12-10T13:17:00Z">
                <m:rPr>
                  <m:sty m:val="bi"/>
                </m:rPr>
                <w:rPr>
                  <w:rFonts w:ascii="Cambria Math" w:hAnsi="Cambria Math"/>
                </w:rPr>
                <m:t>θ</m:t>
              </w:ins>
            </m:r>
          </m:e>
          <m:sub>
            <m:r>
              <w:ins w:id="713" w:author="ian" w:date="2020-12-10T13:17:00Z">
                <w:rPr>
                  <w:rFonts w:ascii="Cambria Math" w:hAnsi="Cambria Math"/>
                </w:rPr>
                <m:t>k|k</m:t>
              </w:ins>
            </m:r>
          </m:sub>
        </m:sSub>
      </m:oMath>
      <w:ins w:id="714" w:author="ian" w:date="2020-12-10T13:17:00Z">
        <w:r>
          <w:t xml:space="preserve"> and </w:t>
        </w:r>
      </w:ins>
      <m:oMath>
        <m:sSub>
          <m:sSubPr>
            <m:ctrlPr>
              <w:ins w:id="715" w:author="ian" w:date="2020-12-10T13:17:00Z">
                <w:rPr>
                  <w:rFonts w:ascii="Cambria Math" w:hAnsi="Cambria Math"/>
                  <w:i/>
                </w:rPr>
              </w:ins>
            </m:ctrlPr>
          </m:sSubPr>
          <m:e>
            <m:r>
              <w:ins w:id="716" w:author="ian" w:date="2020-12-10T13:17:00Z">
                <m:rPr>
                  <m:sty m:val="bi"/>
                </m:rPr>
                <w:rPr>
                  <w:rFonts w:ascii="Cambria Math" w:hAnsi="Cambria Math"/>
                </w:rPr>
                <m:t>W</m:t>
              </w:ins>
            </m:r>
          </m:e>
          <m:sub>
            <m:r>
              <w:ins w:id="717" w:author="ian" w:date="2020-12-10T13:17:00Z">
                <w:rPr>
                  <w:rFonts w:ascii="Cambria Math" w:hAnsi="Cambria Math"/>
                </w:rPr>
                <m:t>k|k</m:t>
              </w:ins>
            </m:r>
          </m:sub>
        </m:sSub>
      </m:oMath>
      <w:ins w:id="718" w:author="ian" w:date="2020-12-10T13:17:00Z">
        <w:r>
          <w:t xml:space="preserve"> are the resulting mean and covariance after incorporating the observation at </w:t>
        </w:r>
      </w:ins>
      <m:oMath>
        <m:sSub>
          <m:sSubPr>
            <m:ctrlPr>
              <w:ins w:id="719" w:author="ian" w:date="2020-12-10T13:17:00Z">
                <w:rPr>
                  <w:rFonts w:ascii="Cambria Math" w:hAnsi="Cambria Math"/>
                  <w:i/>
                </w:rPr>
              </w:ins>
            </m:ctrlPr>
          </m:sSubPr>
          <m:e>
            <m:r>
              <w:ins w:id="720" w:author="ian" w:date="2020-12-10T13:17:00Z">
                <w:rPr>
                  <w:rFonts w:ascii="Cambria Math" w:hAnsi="Cambria Math"/>
                </w:rPr>
                <m:t>t</m:t>
              </w:ins>
            </m:r>
          </m:e>
          <m:sub>
            <m:r>
              <w:ins w:id="721" w:author="ian" w:date="2020-12-10T13:17:00Z">
                <w:rPr>
                  <w:rFonts w:ascii="Cambria Math" w:hAnsi="Cambria Math"/>
                </w:rPr>
                <m:t>k</m:t>
              </w:ins>
            </m:r>
          </m:sub>
        </m:sSub>
      </m:oMath>
      <w:ins w:id="722" w:author="ian" w:date="2020-12-10T13:17:00Z">
        <w:r>
          <w:t xml:space="preserve">. </w:t>
        </w:r>
      </w:ins>
      <w:ins w:id="723" w:author="ian" w:date="2020-12-10T13:19:00Z">
        <w:r w:rsidR="003653FC">
          <w:t xml:space="preserve">These updates were previously </w:t>
        </w:r>
      </w:ins>
      <w:ins w:id="724" w:author="ian" w:date="2020-12-10T13:20:00Z">
        <w:r w:rsidR="003653FC">
          <w:t xml:space="preserve">derived for a general Poisson model here </w:t>
        </w:r>
        <w:r w:rsidR="003653FC">
          <w:fldChar w:fldCharType="begin" w:fldLock="1"/>
        </w:r>
        <w:r w:rsidR="003653FC">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3653FC">
          <w:fldChar w:fldCharType="separate"/>
        </w:r>
        <w:r w:rsidR="003653FC" w:rsidRPr="00D42487">
          <w:rPr>
            <w:noProof/>
            <w:vertAlign w:val="superscript"/>
          </w:rPr>
          <w:t>15</w:t>
        </w:r>
        <w:r w:rsidR="003653FC">
          <w:fldChar w:fldCharType="end"/>
        </w:r>
        <w:r w:rsidR="003653FC">
          <w:t>.</w:t>
        </w:r>
      </w:ins>
    </w:p>
    <w:p w14:paraId="63F2E532" w14:textId="77777777" w:rsidR="002400A1" w:rsidRDefault="002400A1" w:rsidP="000C7168">
      <w:pPr>
        <w:jc w:val="both"/>
      </w:pPr>
    </w:p>
    <w:p w14:paraId="2940ECB2" w14:textId="2537B42C" w:rsidR="0012409E" w:rsidDel="002400A1" w:rsidRDefault="0012409E" w:rsidP="000C7168">
      <w:pPr>
        <w:jc w:val="both"/>
        <w:rPr>
          <w:del w:id="725" w:author="ian" w:date="2020-12-10T13:16:00Z"/>
        </w:rPr>
      </w:pPr>
      <w:del w:id="726" w:author="ian" w:date="2020-12-10T13:16:00Z">
        <w:r w:rsidDel="002400A1">
          <w:delText>Equations (</w:delText>
        </w:r>
        <w:r w:rsidR="00DC1D95" w:rsidDel="002400A1">
          <w:delText>2</w:delText>
        </w:r>
        <w:r w:rsidDel="002400A1">
          <w:delText>.</w:delText>
        </w:r>
        <w:r w:rsidR="00DC1D95" w:rsidDel="002400A1">
          <w:delText>9</w:delText>
        </w:r>
        <w:r w:rsidDel="002400A1">
          <w:delText>) – (</w:delText>
        </w:r>
        <w:r w:rsidR="00DC1D95" w:rsidDel="002400A1">
          <w:delText>2.11</w:delText>
        </w:r>
        <w:r w:rsidDel="002400A1">
          <w:delText>) are prior predictions, while equations (</w:delText>
        </w:r>
        <w:r w:rsidR="00DC1D95" w:rsidDel="002400A1">
          <w:delText>2</w:delText>
        </w:r>
        <w:r w:rsidDel="002400A1">
          <w:delText>.</w:delText>
        </w:r>
        <w:r w:rsidR="00DC1D95" w:rsidDel="002400A1">
          <w:delText>12</w:delText>
        </w:r>
        <w:r w:rsidDel="002400A1">
          <w:delText>) and (</w:delText>
        </w:r>
        <w:r w:rsidR="00DC1D95" w:rsidDel="002400A1">
          <w:delText>2</w:delText>
        </w:r>
        <w:r w:rsidDel="002400A1">
          <w:delText>.</w:delText>
        </w:r>
        <w:r w:rsidR="00DC1D95" w:rsidDel="002400A1">
          <w:delText>13</w:delText>
        </w:r>
        <w:r w:rsidDel="002400A1">
          <w:delText xml:space="preserve">) are posterior corrections. </w:delText>
        </w:r>
      </w:del>
    </w:p>
    <w:p w14:paraId="3AC54307" w14:textId="77777777" w:rsidR="0012409E" w:rsidRDefault="0012409E" w:rsidP="000C7168">
      <w:pPr>
        <w:jc w:val="both"/>
      </w:pPr>
    </w:p>
    <w:p w14:paraId="3CA93FA1" w14:textId="4C02A9E1" w:rsidR="0012409E" w:rsidRPr="008F4FC0" w:rsidDel="003653FC" w:rsidRDefault="0012409E" w:rsidP="000C7168">
      <w:pPr>
        <w:jc w:val="both"/>
        <w:rPr>
          <w:del w:id="727" w:author="ian" w:date="2020-12-10T13:21:00Z"/>
        </w:rPr>
      </w:pPr>
      <w:del w:id="728" w:author="ian" w:date="2020-12-10T13:20:00Z">
        <w:r w:rsidRPr="008F4FC0" w:rsidDel="003653FC">
          <w:delText>Step Two: Backward Algorithm (RTS Smoothing)</w:delText>
        </w:r>
      </w:del>
      <w:ins w:id="729" w:author="ian" w:date="2020-12-10T13:20:00Z">
        <w:r w:rsidR="003653FC">
          <w:t xml:space="preserve">Given the </w:t>
        </w:r>
      </w:ins>
      <w:ins w:id="730" w:author="ian" w:date="2020-12-10T13:21:00Z">
        <w:r w:rsidR="003653FC">
          <w:t>estimates from adaptive filtering we then step backwards to find smooth estimates of the parameters.</w:t>
        </w:r>
      </w:ins>
      <w:ins w:id="731" w:author="ian" w:date="2020-12-10T13:22:00Z">
        <w:r w:rsidR="003653FC">
          <w:t xml:space="preserve"> Here we use updated based on the RTS method</w:t>
        </w:r>
      </w:ins>
      <w:ins w:id="732" w:author="ian" w:date="2020-12-10T13:21:00Z">
        <w:r w:rsidR="003653FC">
          <w:t xml:space="preserve"> </w:t>
        </w:r>
      </w:ins>
    </w:p>
    <w:p w14:paraId="43FAE665" w14:textId="405E37C1" w:rsidR="0012409E" w:rsidRDefault="0012409E" w:rsidP="003653FC">
      <w:pPr>
        <w:jc w:val="both"/>
      </w:pPr>
      <w:moveFromRangeStart w:id="733" w:author="ian" w:date="2020-12-10T13:22:00Z" w:name="move58498960"/>
      <w:moveFrom w:id="734" w:author="ian" w:date="2020-12-10T13:22:00Z">
        <w:r w:rsidDel="003653FC">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moveFrom w:id="735" w:author="ian" w:date="2020-12-10T13:22:00Z">
          <w:r w:rsidDel="003653FC">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moveFrom w:id="736" w:author="ian" w:date="2020-12-10T13:22:00Z">
            <w:r w:rsidDel="003653FC">
              <w:t xml:space="preserve"> be RTS smoothing estimates for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moveFrom w:id="737" w:author="ian" w:date="2020-12-10T13:22:00Z">
              <w:r w:rsidDel="003653FC">
                <w:t>. The RTS smoothing is:</w:t>
              </w:r>
            </w:moveFrom>
            <w:moveFromRangeEnd w:id="733"/>
          </w:moveFrom>
        </w:moveFrom>
      </w:moveFrom>
    </w:p>
    <w:tbl>
      <w:tblPr>
        <w:tblStyle w:val="TableGrid"/>
        <w:tblW w:w="5000" w:type="pct"/>
        <w:jc w:val="center"/>
        <w:tblLook w:val="04A0" w:firstRow="1" w:lastRow="0" w:firstColumn="1" w:lastColumn="0" w:noHBand="0" w:noVBand="1"/>
      </w:tblPr>
      <w:tblGrid>
        <w:gridCol w:w="636"/>
        <w:gridCol w:w="8478"/>
        <w:gridCol w:w="812"/>
      </w:tblGrid>
      <w:tr w:rsidR="0012409E" w14:paraId="65B597EC" w14:textId="77777777" w:rsidTr="00DC1D95">
        <w:trPr>
          <w:jc w:val="center"/>
        </w:trPr>
        <w:tc>
          <w:tcPr>
            <w:tcW w:w="350" w:type="pct"/>
          </w:tcPr>
          <w:p w14:paraId="0B65818B" w14:textId="77777777" w:rsidR="0012409E" w:rsidRDefault="0012409E" w:rsidP="000C7168">
            <w:pPr>
              <w:jc w:val="both"/>
            </w:pPr>
          </w:p>
        </w:tc>
        <w:tc>
          <w:tcPr>
            <w:tcW w:w="4300" w:type="pct"/>
          </w:tcPr>
          <w:p w14:paraId="50276499"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1693D195" w:rsidR="0012409E" w:rsidRDefault="0012409E" w:rsidP="000C7168">
            <w:pPr>
              <w:jc w:val="both"/>
            </w:pPr>
            <w:r>
              <w:t>(</w:t>
            </w:r>
            <w:r w:rsidR="00DC1D95">
              <w:t>2</w:t>
            </w:r>
            <w:r>
              <w:t>.1</w:t>
            </w:r>
            <w:r w:rsidR="00DC1D95">
              <w:t>4</w:t>
            </w:r>
            <w:r>
              <w:t>)</w:t>
            </w:r>
          </w:p>
        </w:tc>
      </w:tr>
      <w:tr w:rsidR="0012409E" w14:paraId="7BAB8ACA" w14:textId="77777777" w:rsidTr="00DC1D95">
        <w:trPr>
          <w:jc w:val="center"/>
        </w:trPr>
        <w:tc>
          <w:tcPr>
            <w:tcW w:w="350" w:type="pct"/>
          </w:tcPr>
          <w:p w14:paraId="02922B74" w14:textId="77777777" w:rsidR="0012409E" w:rsidRDefault="0012409E" w:rsidP="000C7168">
            <w:pPr>
              <w:jc w:val="both"/>
            </w:pPr>
          </w:p>
        </w:tc>
        <w:tc>
          <w:tcPr>
            <w:tcW w:w="4300" w:type="pct"/>
          </w:tcPr>
          <w:p w14:paraId="3C99B823"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76FE308D" w:rsidR="0012409E" w:rsidRDefault="0012409E" w:rsidP="000C7168">
            <w:pPr>
              <w:jc w:val="both"/>
            </w:pPr>
            <w:r>
              <w:t>(</w:t>
            </w:r>
            <w:r w:rsidR="00DC1D95">
              <w:t>2</w:t>
            </w:r>
            <w:r>
              <w:t>.1</w:t>
            </w:r>
            <w:r w:rsidR="00DC1D95">
              <w:t>5</w:t>
            </w:r>
            <w:r>
              <w:t>)</w:t>
            </w:r>
          </w:p>
        </w:tc>
      </w:tr>
      <w:tr w:rsidR="0012409E" w14:paraId="34F3332E" w14:textId="77777777" w:rsidTr="00DC1D95">
        <w:trPr>
          <w:jc w:val="center"/>
        </w:trPr>
        <w:tc>
          <w:tcPr>
            <w:tcW w:w="350" w:type="pct"/>
          </w:tcPr>
          <w:p w14:paraId="7EF86496" w14:textId="77777777" w:rsidR="0012409E" w:rsidRDefault="0012409E" w:rsidP="000C7168">
            <w:pPr>
              <w:jc w:val="both"/>
            </w:pPr>
          </w:p>
        </w:tc>
        <w:tc>
          <w:tcPr>
            <w:tcW w:w="4300" w:type="pct"/>
          </w:tcPr>
          <w:p w14:paraId="1A37BC6A" w14:textId="77777777" w:rsidR="0012409E" w:rsidRPr="00C16B2F" w:rsidRDefault="009419EC" w:rsidP="000C7168">
            <w:pPr>
              <w:jc w:val="both"/>
            </w:pPr>
            <m:oMathPara>
              <m:oMathParaPr>
                <m:jc m:val="center"/>
              </m:oMathParaP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m:oMathPara>
          </w:p>
        </w:tc>
        <w:tc>
          <w:tcPr>
            <w:tcW w:w="350" w:type="pct"/>
          </w:tcPr>
          <w:p w14:paraId="6743F3F7" w14:textId="75DDCCE7" w:rsidR="0012409E" w:rsidRDefault="0012409E" w:rsidP="000C7168">
            <w:pPr>
              <w:jc w:val="both"/>
            </w:pPr>
            <w:r>
              <w:t>(</w:t>
            </w:r>
            <w:r w:rsidR="00DC1D95">
              <w:t>2</w:t>
            </w:r>
            <w:r>
              <w:t>.1</w:t>
            </w:r>
            <w:r w:rsidR="00DC1D95">
              <w:t>6</w:t>
            </w:r>
            <w:r>
              <w:t>)</w:t>
            </w:r>
          </w:p>
        </w:tc>
      </w:tr>
    </w:tbl>
    <w:p w14:paraId="70FF4D7D" w14:textId="6883307F" w:rsidR="0012409E" w:rsidRDefault="0012409E" w:rsidP="000C7168">
      <w:pPr>
        <w:jc w:val="both"/>
        <w:rPr>
          <w:ins w:id="738" w:author="ian" w:date="2020-12-10T13:22:00Z"/>
        </w:rPr>
      </w:pPr>
    </w:p>
    <w:p w14:paraId="0BE871C0" w14:textId="7B2110B5" w:rsidR="003653FC" w:rsidDel="003653FC" w:rsidRDefault="003653FC" w:rsidP="000C7168">
      <w:pPr>
        <w:jc w:val="both"/>
        <w:rPr>
          <w:del w:id="739" w:author="ian" w:date="2020-12-10T13:22:00Z"/>
        </w:rPr>
      </w:pPr>
      <w:ins w:id="740" w:author="ian" w:date="2020-12-10T13:22:00Z">
        <w:r>
          <w:t xml:space="preserve">where </w:t>
        </w:r>
      </w:ins>
      <w:moveToRangeStart w:id="741" w:author="ian" w:date="2020-12-10T13:22:00Z" w:name="move58498960"/>
      <w:moveTo w:id="742" w:author="ian" w:date="2020-12-10T13:22:00Z">
        <w:del w:id="743" w:author="ian" w:date="2020-12-10T13:22:00Z">
          <w:r w:rsidDel="003653FC">
            <w:delText xml:space="preserve">Let </w:delText>
          </w:r>
        </w:del>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moveTo w:id="744" w:author="ian" w:date="2020-12-10T13:22:00Z">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moveTo w:id="745" w:author="ian" w:date="2020-12-10T13:22:00Z">
            <w:r>
              <w:t xml:space="preserve"> </w:t>
            </w:r>
            <w:del w:id="746" w:author="ian" w:date="2020-12-10T13:22:00Z">
              <w:r w:rsidDel="003653FC">
                <w:delText xml:space="preserve">be RTS </w:delText>
              </w:r>
            </w:del>
          </w:moveTo>
          <w:ins w:id="747" w:author="ian" w:date="2020-12-10T13:22:00Z">
            <w:r>
              <w:t xml:space="preserve">denote </w:t>
            </w:r>
          </w:ins>
          <w:moveTo w:id="748" w:author="ian" w:date="2020-12-10T13:22:00Z">
            <w:r>
              <w:t>smooth</w:t>
            </w:r>
            <w:del w:id="749" w:author="ian" w:date="2020-12-10T13:22:00Z">
              <w:r w:rsidDel="003653FC">
                <w:delText>ing</w:delText>
              </w:r>
            </w:del>
          </w:moveTo>
          <w:ins w:id="750" w:author="ian" w:date="2020-12-10T13:22:00Z">
            <w:r>
              <w:t>ed</w:t>
            </w:r>
          </w:ins>
          <w:moveTo w:id="751" w:author="ian" w:date="2020-12-10T13:22:00Z">
            <w:r>
              <w:t xml:space="preserve"> estimates for </w:t>
            </w:r>
          </w:moveTo>
          <w:ins w:id="752" w:author="ian" w:date="2020-12-10T13:22:00Z">
            <w:r>
              <w:t xml:space="preserve">the </w:t>
            </w:r>
          </w:ins>
          <w:moveTo w:id="753" w:author="ian" w:date="2020-12-10T13:22:00Z">
            <w:r>
              <w:t xml:space="preserve">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moveTo w:id="754" w:author="ian" w:date="2020-12-10T13:22:00Z">
              <w:del w:id="755" w:author="ian" w:date="2020-12-10T13:22:00Z">
                <w:r w:rsidDel="003653FC">
                  <w:delText>.</w:delText>
                </w:r>
              </w:del>
            </w:moveTo>
            <w:ins w:id="756" w:author="ian" w:date="2020-12-10T13:22:00Z">
              <w:r>
                <w:t xml:space="preserve">, and </w:t>
              </w:r>
            </w:ins>
            <w:moveTo w:id="757" w:author="ian" w:date="2020-12-10T13:22:00Z">
              <w:del w:id="758" w:author="ian" w:date="2020-12-10T13:22:00Z">
                <w:r w:rsidDel="003653FC">
                  <w:delText xml:space="preserve"> The RTS smoothing is:</w:delText>
                </w:r>
              </w:del>
            </w:moveTo>
            <w:moveToRangeEnd w:id="741"/>
          </w:moveTo>
        </w:moveTo>
      </w:moveTo>
    </w:p>
    <w:p w14:paraId="0D4CB630" w14:textId="2DAA8C08" w:rsidR="0012409E" w:rsidRDefault="0012409E" w:rsidP="000C7168">
      <w:pPr>
        <w:jc w:val="both"/>
      </w:pPr>
      <w:del w:id="759" w:author="ian" w:date="2020-12-10T13:22:00Z">
        <w:r w:rsidDel="003653FC">
          <w:delText>T</w:delText>
        </w:r>
      </w:del>
      <w:ins w:id="760" w:author="ian" w:date="2020-12-10T13:22:00Z">
        <w:r w:rsidR="003653FC">
          <w:t>t</w:t>
        </w:r>
      </w:ins>
      <w:r>
        <w:t xml:space="preserve">o make the algorithm numerically stable, </w:t>
      </w:r>
      <w:ins w:id="761" w:author="ian" w:date="2020-12-10T13:23:00Z">
        <w:r w:rsidR="003653FC">
          <w:t>we use an equivalent update</w:t>
        </w:r>
      </w:ins>
      <w:del w:id="762" w:author="ian" w:date="2020-12-10T13:23:00Z">
        <w:r w:rsidDel="003653FC">
          <w:delText>the estimation of mean can be equivalently written as:</w:delText>
        </w:r>
      </w:del>
    </w:p>
    <w:tbl>
      <w:tblPr>
        <w:tblStyle w:val="TableGrid"/>
        <w:tblW w:w="5000" w:type="pct"/>
        <w:jc w:val="center"/>
        <w:tblLook w:val="04A0" w:firstRow="1" w:lastRow="0" w:firstColumn="1" w:lastColumn="0" w:noHBand="0" w:noVBand="1"/>
      </w:tblPr>
      <w:tblGrid>
        <w:gridCol w:w="636"/>
        <w:gridCol w:w="8478"/>
        <w:gridCol w:w="812"/>
      </w:tblGrid>
      <w:tr w:rsidR="00DC1D95" w14:paraId="7600CDA8" w14:textId="77777777" w:rsidTr="00C809D9">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9419EC"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7B37EDAD" w:rsidR="00DC1D95" w:rsidRDefault="00DC1D95" w:rsidP="00C809D9">
            <w:pPr>
              <w:jc w:val="both"/>
            </w:pPr>
            <w:r>
              <w:t>(2.17)</w:t>
            </w:r>
          </w:p>
        </w:tc>
      </w:tr>
    </w:tbl>
    <w:p w14:paraId="2F42A211" w14:textId="77777777" w:rsidR="00DC1D95" w:rsidRPr="00DC1D95" w:rsidRDefault="00DC1D95" w:rsidP="000C7168">
      <w:pPr>
        <w:jc w:val="both"/>
      </w:pPr>
    </w:p>
    <w:p w14:paraId="464FF4D9" w14:textId="2E800653" w:rsidR="0012409E" w:rsidRDefault="0012409E" w:rsidP="000C7168">
      <w:pPr>
        <w:jc w:val="both"/>
      </w:pPr>
      <w:r>
        <w:t>In</w:t>
      </w:r>
      <w:ins w:id="763" w:author="ian" w:date="2020-12-10T13:23:00Z">
        <w:r w:rsidR="003653FC">
          <w:t xml:space="preserve"> the results that follow we </w:t>
        </w:r>
      </w:ins>
      <w:del w:id="764" w:author="ian" w:date="2020-12-10T13:23:00Z">
        <w:r w:rsidDel="003653FC">
          <w:delText xml:space="preserve"> this ana</w:delText>
        </w:r>
      </w:del>
      <w:del w:id="765" w:author="ian" w:date="2020-12-10T13:24:00Z">
        <w:r w:rsidDel="003653FC">
          <w:delText>lysis,</w:delText>
        </w:r>
      </w:del>
      <w:ins w:id="766" w:author="ian" w:date="2020-12-10T13:24:00Z">
        <w:r w:rsidR="003653FC">
          <w:t>assume that the process covariance</w:t>
        </w:r>
      </w:ins>
      <w:del w:id="767" w:author="ian" w:date="2020-12-10T13:24:00Z">
        <w:r w:rsidDel="003653FC">
          <w:delText xml:space="preserve"> </w:delText>
        </w:r>
      </w:del>
      <m:oMath>
        <m:sSub>
          <m:sSubPr>
            <m:ctrlPr>
              <w:del w:id="768" w:author="ian" w:date="2020-12-10T13:24:00Z">
                <w:rPr>
                  <w:rFonts w:ascii="Cambria Math" w:hAnsi="Cambria Math"/>
                  <w:i/>
                </w:rPr>
              </w:del>
            </m:ctrlPr>
          </m:sSubPr>
          <m:e>
            <m:r>
              <w:del w:id="769" w:author="ian" w:date="2020-12-10T13:24:00Z">
                <m:rPr>
                  <m:sty m:val="bi"/>
                </m:rPr>
                <w:rPr>
                  <w:rFonts w:ascii="Cambria Math" w:hAnsi="Cambria Math"/>
                </w:rPr>
                <m:t>Q</m:t>
              </w:del>
            </m:r>
          </m:e>
          <m:sub>
            <m:r>
              <w:del w:id="770" w:author="ian" w:date="2020-12-10T13:24:00Z">
                <w:rPr>
                  <w:rFonts w:ascii="Cambria Math" w:hAnsi="Cambria Math"/>
                </w:rPr>
                <m:t>k</m:t>
              </w:del>
            </m:r>
          </m:sub>
        </m:sSub>
      </m:oMath>
      <w:r>
        <w:t xml:space="preserve"> is </w:t>
      </w:r>
      <w:del w:id="771" w:author="ian" w:date="2020-12-10T13:24:00Z">
        <w:r w:rsidDel="003653FC">
          <w:delText>set as</w:delText>
        </w:r>
        <w:r w:rsidR="00731821" w:rsidDel="003653FC">
          <w:delText xml:space="preserve"> a time </w:delText>
        </w:r>
      </w:del>
      <w:r w:rsidR="00731821">
        <w:t>constant</w:t>
      </w:r>
      <w:ins w:id="772" w:author="ian" w:date="2020-12-10T13:23:00Z">
        <w:r w:rsidR="003653FC">
          <w:t xml:space="preserve"> </w:t>
        </w:r>
      </w:ins>
      <m:oMath>
        <m:sSub>
          <m:sSubPr>
            <m:ctrlPr>
              <w:ins w:id="773" w:author="ian" w:date="2020-12-10T13:24:00Z">
                <w:rPr>
                  <w:rFonts w:ascii="Cambria Math" w:hAnsi="Cambria Math"/>
                  <w:i/>
                </w:rPr>
              </w:ins>
            </m:ctrlPr>
          </m:sSubPr>
          <m:e>
            <m:r>
              <w:ins w:id="774" w:author="ian" w:date="2020-12-10T13:24:00Z">
                <m:rPr>
                  <m:sty m:val="bi"/>
                </m:rPr>
                <w:rPr>
                  <w:rFonts w:ascii="Cambria Math" w:hAnsi="Cambria Math"/>
                </w:rPr>
                <m:t>Q</m:t>
              </w:ins>
            </m:r>
          </m:e>
          <m:sub>
            <m:r>
              <w:ins w:id="775" w:author="ian" w:date="2020-12-10T13:24:00Z">
                <w:rPr>
                  <w:rFonts w:ascii="Cambria Math" w:hAnsi="Cambria Math"/>
                </w:rPr>
                <m:t>k</m:t>
              </w:ins>
            </m:r>
          </m:sub>
        </m:sSub>
        <m:r>
          <w:ins w:id="776" w:author="ian" w:date="2020-12-10T13:24:00Z">
            <m:rPr>
              <m:sty m:val="bi"/>
            </m:rPr>
            <w:rPr>
              <w:rFonts w:ascii="Cambria Math" w:hAnsi="Cambria Math"/>
            </w:rPr>
            <m:t>=</m:t>
          </w:ins>
        </m:r>
        <m:r>
          <m:rPr>
            <m:sty m:val="bi"/>
          </m:rPr>
          <w:rPr>
            <w:rFonts w:ascii="Cambria Math" w:hAnsi="Cambria Math"/>
          </w:rPr>
          <m:t>Q</m:t>
        </m:r>
      </m:oMath>
      <w:ins w:id="777" w:author="ian" w:date="2020-12-10T13:24:00Z">
        <w:r w:rsidR="003653FC">
          <w:t xml:space="preserve">, and that </w:t>
        </w:r>
      </w:ins>
      <w:del w:id="778" w:author="ian" w:date="2020-12-10T13:24:00Z">
        <w:r w:rsidDel="003653FC">
          <w:delText xml:space="preserve">. To give unbiased estimations, </w:delText>
        </w:r>
      </w:del>
      <w:ins w:id="779" w:author="ian" w:date="2020-12-10T13:24:00Z">
        <w:r w:rsidR="003653FC">
          <w:t>the parameter</w:t>
        </w:r>
      </w:ins>
      <w:ins w:id="780" w:author="ian" w:date="2020-12-10T13:25:00Z">
        <w:r w:rsidR="003653FC">
          <w:t xml:space="preserve"> evolution is a random walk</w:t>
        </w:r>
      </w:ins>
      <w:ins w:id="781" w:author="ian" w:date="2020-12-10T13:24:00Z">
        <w:r w:rsidR="003653FC">
          <w:t xml:space="preserve"> </w:t>
        </w:r>
      </w:ins>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ins w:id="782" w:author="ian" w:date="2020-12-10T13:25:00Z">
            <w:rPr>
              <w:rFonts w:ascii="Cambria Math" w:hAnsi="Cambria Math"/>
            </w:rPr>
            <m:t>=</m:t>
          </w:ins>
        </m:r>
        <m:r>
          <w:ins w:id="783" w:author="ian" w:date="2020-12-10T13:25:00Z">
            <m:rPr>
              <m:sty m:val="bi"/>
            </m:rPr>
            <w:rPr>
              <w:rFonts w:ascii="Cambria Math" w:hAnsi="Cambria Math"/>
            </w:rPr>
            <m:t>I</m:t>
          </w:ins>
        </m:r>
      </m:oMath>
      <w:del w:id="784" w:author="ian" w:date="2020-12-10T13:25:00Z">
        <w:r w:rsidDel="003653FC">
          <w:delText xml:space="preserve"> is set as</w:delText>
        </w:r>
        <w:r w:rsidR="00731821" w:rsidDel="003653FC">
          <w:delText xml:space="preserve"> the</w:delText>
        </w:r>
        <w:r w:rsidDel="003653FC">
          <w:delText xml:space="preserve"> identity </w:delText>
        </w:r>
        <w:r w:rsidR="00731821" w:rsidDel="003653FC">
          <w:delText>matrix</w:delText>
        </w:r>
      </w:del>
      <m:oMath>
        <m:r>
          <w:del w:id="785" w:author="ian" w:date="2020-12-10T13:25:00Z">
            <m:rPr>
              <m:sty m:val="bi"/>
            </m:rPr>
            <w:rPr>
              <w:rFonts w:ascii="Cambria Math" w:hAnsi="Cambria Math"/>
            </w:rPr>
            <m:t>I</m:t>
          </w:del>
        </m:r>
      </m:oMath>
      <w:r>
        <w:t>.</w:t>
      </w:r>
    </w:p>
    <w:p w14:paraId="0470FEEE" w14:textId="4CF49A0B" w:rsidR="0012409E" w:rsidDel="003653FC" w:rsidRDefault="0012409E" w:rsidP="000C7168">
      <w:pPr>
        <w:jc w:val="both"/>
        <w:rPr>
          <w:del w:id="786" w:author="ian" w:date="2020-12-10T13:25:00Z"/>
        </w:rPr>
      </w:pPr>
    </w:p>
    <w:p w14:paraId="7DF0989E" w14:textId="1BBCD005" w:rsidR="0012409E" w:rsidRPr="008F4FC0" w:rsidDel="003653FC" w:rsidRDefault="0012409E" w:rsidP="000C7168">
      <w:pPr>
        <w:jc w:val="both"/>
        <w:rPr>
          <w:del w:id="787" w:author="ian" w:date="2020-12-10T13:25:00Z"/>
        </w:rPr>
      </w:pPr>
      <w:del w:id="788" w:author="ian" w:date="2020-12-10T13:25:00Z">
        <w:r w:rsidRPr="008F4FC0" w:rsidDel="003653FC">
          <w:delText xml:space="preserve">Selection of </w:delText>
        </w:r>
      </w:del>
      <m:oMath>
        <m:r>
          <w:del w:id="789" w:author="ian" w:date="2020-12-10T13:25:00Z">
            <m:rPr>
              <m:sty m:val="bi"/>
            </m:rPr>
            <w:rPr>
              <w:rFonts w:ascii="Cambria Math" w:hAnsi="Cambria Math"/>
            </w:rPr>
            <m:t>Q</m:t>
          </w:del>
        </m:r>
      </m:oMath>
    </w:p>
    <w:p w14:paraId="121BF364" w14:textId="4B3B2277" w:rsidR="0012409E" w:rsidDel="00585EAF" w:rsidRDefault="0012409E" w:rsidP="000C7168">
      <w:pPr>
        <w:jc w:val="both"/>
        <w:rPr>
          <w:del w:id="790" w:author="ian" w:date="2020-12-10T13:32:00Z"/>
        </w:rPr>
      </w:pPr>
      <w:r>
        <w:t xml:space="preserve">The performance of adaptive smoothing is highly affected by </w:t>
      </w:r>
      <m:oMath>
        <m:r>
          <m:rPr>
            <m:sty m:val="bi"/>
          </m:rPr>
          <w:rPr>
            <w:rFonts w:ascii="Cambria Math" w:hAnsi="Cambria Math"/>
          </w:rPr>
          <m:t>Q</m:t>
        </m:r>
      </m:oMath>
      <w:r>
        <w:t xml:space="preserve">, and </w:t>
      </w:r>
      <w:ins w:id="791" w:author="ian" w:date="2020-12-10T13:25:00Z">
        <w:r w:rsidR="003653FC">
          <w:t xml:space="preserve">choosing </w:t>
        </w:r>
      </w:ins>
      <w:del w:id="792" w:author="ian" w:date="2020-12-10T13:25:00Z">
        <w:r w:rsidDel="003653FC">
          <w:delText xml:space="preserve">improper </w:delText>
        </w:r>
      </w:del>
      <m:oMath>
        <m:r>
          <m:rPr>
            <m:sty m:val="bi"/>
          </m:rPr>
          <w:rPr>
            <w:rFonts w:ascii="Cambria Math" w:hAnsi="Cambria Math"/>
          </w:rPr>
          <m:t>Q</m:t>
        </m:r>
      </m:oMath>
      <w:r>
        <w:t xml:space="preserve"> </w:t>
      </w:r>
      <w:ins w:id="793" w:author="ian" w:date="2020-12-10T13:25:00Z">
        <w:r w:rsidR="003653FC">
          <w:t>impro</w:t>
        </w:r>
      </w:ins>
      <w:ins w:id="794" w:author="ian" w:date="2020-12-10T13:26:00Z">
        <w:r w:rsidR="003653FC">
          <w:t xml:space="preserve">perly </w:t>
        </w:r>
      </w:ins>
      <w:del w:id="795" w:author="ian" w:date="2020-12-10T13:26:00Z">
        <w:r w:rsidDel="003653FC">
          <w:delText xml:space="preserve">will </w:delText>
        </w:r>
      </w:del>
      <w:ins w:id="796" w:author="ian" w:date="2020-12-10T13:26:00Z">
        <w:r w:rsidR="003653FC">
          <w:t>can prevent the</w:t>
        </w:r>
      </w:ins>
      <w:del w:id="797" w:author="ian" w:date="2020-12-10T13:26:00Z">
        <w:r w:rsidDel="003653FC">
          <w:delText>even make the</w:delText>
        </w:r>
      </w:del>
      <w:r>
        <w:t xml:space="preserve"> algorithm</w:t>
      </w:r>
      <w:ins w:id="798" w:author="ian" w:date="2020-12-10T13:26:00Z">
        <w:r w:rsidR="003653FC">
          <w:t xml:space="preserve"> from converging</w:t>
        </w:r>
      </w:ins>
      <w:del w:id="799" w:author="ian" w:date="2020-12-10T13:26:00Z">
        <w:r w:rsidDel="003653FC">
          <w:delText xml:space="preserve"> diverge</w:delText>
        </w:r>
      </w:del>
      <w:r>
        <w:t xml:space="preserve">. </w:t>
      </w:r>
      <w:del w:id="800" w:author="ian" w:date="2020-12-10T13:27:00Z">
        <w:r w:rsidDel="003653FC">
          <w:delText>Usually</w:delText>
        </w:r>
      </w:del>
      <w:del w:id="801" w:author="ian" w:date="2020-12-10T13:31:00Z">
        <w:r w:rsidDel="00585EAF">
          <w:delText xml:space="preserve">, </w:delText>
        </w:r>
      </w:del>
      <w:del w:id="802" w:author="ian" w:date="2020-12-10T13:27:00Z">
        <w:r w:rsidDel="003653FC">
          <w:delText xml:space="preserve">the </w:delText>
        </w:r>
      </w:del>
      <m:oMath>
        <m:r>
          <w:del w:id="803" w:author="ian" w:date="2020-12-10T13:31:00Z">
            <m:rPr>
              <m:sty m:val="bi"/>
            </m:rPr>
            <w:rPr>
              <w:rFonts w:ascii="Cambria Math" w:hAnsi="Cambria Math"/>
            </w:rPr>
            <m:t>Q</m:t>
          </w:del>
        </m:r>
      </m:oMath>
      <w:del w:id="804" w:author="ian" w:date="2020-12-10T13:31:00Z">
        <w:r w:rsidDel="00585EAF">
          <w:delText xml:space="preserve"> </w:delText>
        </w:r>
      </w:del>
      <w:del w:id="805" w:author="ian" w:date="2020-12-10T13:27:00Z">
        <w:r w:rsidDel="003653FC">
          <w:delText>is</w:delText>
        </w:r>
      </w:del>
      <w:del w:id="806" w:author="ian" w:date="2020-12-10T13:31:00Z">
        <w:r w:rsidDel="00585EAF">
          <w:delText xml:space="preserve"> chosen based on previous knowledge</w:delText>
        </w:r>
      </w:del>
      <w:del w:id="807" w:author="ian" w:date="2020-12-10T13:28:00Z">
        <w:r w:rsidDel="003653FC">
          <w:delText>.</w:delText>
        </w:r>
      </w:del>
      <w:ins w:id="808" w:author="ian" w:date="2020-12-10T13:28:00Z">
        <w:r w:rsidR="003653FC">
          <w:t xml:space="preserve">Estimating </w:t>
        </w:r>
      </w:ins>
      <w:del w:id="809" w:author="ian" w:date="2020-12-10T13:28:00Z">
        <w:r w:rsidRPr="003653FC" w:rsidDel="003653FC">
          <w:rPr>
            <w:b/>
            <w:bCs/>
            <w:rPrChange w:id="810" w:author="ian" w:date="2020-12-10T13:28:00Z">
              <w:rPr/>
            </w:rPrChange>
          </w:rPr>
          <w:delText xml:space="preserve"> When there’s no sufficient knowledge for </w:delText>
        </w:r>
      </w:del>
      <m:oMath>
        <m:r>
          <w:del w:id="811" w:author="ian" w:date="2020-12-10T13:28:00Z">
            <m:rPr>
              <m:sty m:val="bi"/>
            </m:rPr>
            <w:rPr>
              <w:rFonts w:ascii="Cambria Math" w:hAnsi="Cambria Math"/>
              <w:rPrChange w:id="812" w:author="ian" w:date="2020-12-10T13:28:00Z">
                <w:rPr>
                  <w:rFonts w:ascii="Cambria Math" w:hAnsi="Cambria Math"/>
                </w:rPr>
              </w:rPrChange>
            </w:rPr>
            <m:t>Q</m:t>
          </w:del>
        </m:r>
      </m:oMath>
      <w:del w:id="813" w:author="ian" w:date="2020-12-10T13:28:00Z">
        <w:r w:rsidRPr="003653FC" w:rsidDel="003653FC">
          <w:rPr>
            <w:b/>
            <w:bCs/>
            <w:rPrChange w:id="814" w:author="ian" w:date="2020-12-10T13:28:00Z">
              <w:rPr/>
            </w:rPrChange>
          </w:rPr>
          <w:delText>, it is usually adjusted by manual trial-and-error approaches. Although we ca</w:delText>
        </w:r>
      </w:del>
      <m:oMath>
        <m:r>
          <w:ins w:id="815" w:author="ian" w:date="2020-12-10T13:28:00Z">
            <m:rPr>
              <m:sty m:val="bi"/>
            </m:rPr>
            <w:rPr>
              <w:rFonts w:ascii="Cambria Math" w:hAnsi="Cambria Math"/>
            </w:rPr>
            <m:t>Q</m:t>
          </w:ins>
        </m:r>
      </m:oMath>
      <w:del w:id="816" w:author="ian" w:date="2020-12-10T13:28:00Z">
        <w:r w:rsidDel="003653FC">
          <w:delText>n</w:delText>
        </w:r>
      </w:del>
      <w:r>
        <w:t xml:space="preserve"> </w:t>
      </w:r>
      <w:ins w:id="817" w:author="ian" w:date="2020-12-10T13:32:00Z">
        <w:r w:rsidR="00585EAF">
          <w:t xml:space="preserve">from the data itself </w:t>
        </w:r>
      </w:ins>
      <w:r>
        <w:t>us</w:t>
      </w:r>
      <w:del w:id="818" w:author="ian" w:date="2020-12-10T13:28:00Z">
        <w:r w:rsidDel="003653FC">
          <w:delText>e</w:delText>
        </w:r>
      </w:del>
      <w:ins w:id="819" w:author="ian" w:date="2020-12-10T13:28:00Z">
        <w:r w:rsidR="003653FC">
          <w:t>ing</w:t>
        </w:r>
      </w:ins>
      <w:ins w:id="820" w:author="ian" w:date="2020-12-10T13:29:00Z">
        <w:r w:rsidR="005259C7">
          <w:t xml:space="preserve"> the</w:t>
        </w:r>
      </w:ins>
      <w:r>
        <w:t xml:space="preserve"> </w:t>
      </w:r>
      <w:del w:id="821" w:author="ian" w:date="2020-12-10T13:28:00Z">
        <w:r w:rsidDel="003653FC">
          <w:delText xml:space="preserve">the </w:delText>
        </w:r>
      </w:del>
      <w:r>
        <w:t>EM algorithm</w:t>
      </w:r>
      <w:r>
        <w:fldChar w:fldCharType="begin" w:fldLock="1"/>
      </w:r>
      <w:r w:rsidR="006D79F1">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lt;sup&gt;20&lt;/sup&gt;","plainTextFormattedCitation":"20","previouslyFormattedCitation":"&lt;sup&gt;20&lt;/sup&gt;"},"properties":{"noteIndex":0},"schema":"https://github.com/citation-style-language/schema/raw/master/csl-citation.json"}</w:instrText>
      </w:r>
      <w:r>
        <w:fldChar w:fldCharType="separate"/>
      </w:r>
      <w:r w:rsidR="00FB3229" w:rsidRPr="00FB3229">
        <w:rPr>
          <w:noProof/>
          <w:vertAlign w:val="superscript"/>
        </w:rPr>
        <w:t>20</w:t>
      </w:r>
      <w:r>
        <w:fldChar w:fldCharType="end"/>
      </w:r>
      <w:del w:id="822" w:author="ian" w:date="2020-12-10T13:28:00Z">
        <w:r w:rsidDel="003653FC">
          <w:delText xml:space="preserve"> to estimate </w:delText>
        </w:r>
      </w:del>
      <m:oMath>
        <m:r>
          <w:del w:id="823" w:author="ian" w:date="2020-12-10T13:28:00Z">
            <m:rPr>
              <m:sty m:val="bi"/>
            </m:rPr>
            <w:rPr>
              <w:rFonts w:ascii="Cambria Math" w:hAnsi="Cambria Math"/>
            </w:rPr>
            <m:t>Q</m:t>
          </w:del>
        </m:r>
      </m:oMath>
      <w:del w:id="824" w:author="ian" w:date="2020-12-10T13:28:00Z">
        <w:r w:rsidDel="003653FC">
          <w:delText>,</w:delText>
        </w:r>
      </w:del>
      <w:r>
        <w:t xml:space="preserve"> </w:t>
      </w:r>
      <w:del w:id="825" w:author="ian" w:date="2020-12-10T13:28:00Z">
        <w:r w:rsidDel="003653FC">
          <w:delText xml:space="preserve">the convergence </w:delText>
        </w:r>
      </w:del>
      <w:r>
        <w:t>is notoriously slow, even with an accelerator</w:t>
      </w:r>
      <w:r>
        <w:fldChar w:fldCharType="begin" w:fldLock="1"/>
      </w:r>
      <w:r w:rsidR="006D79F1">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lt;sup&gt;21&lt;/sup&gt;","plainTextFormattedCitation":"21","previouslyFormattedCitation":"&lt;sup&gt;21&lt;/sup&gt;"},"properties":{"noteIndex":0},"schema":"https://github.com/citation-style-language/schema/raw/master/csl-citation.json"}</w:instrText>
      </w:r>
      <w:r>
        <w:fldChar w:fldCharType="separate"/>
      </w:r>
      <w:r w:rsidR="00FB3229" w:rsidRPr="00FB3229">
        <w:rPr>
          <w:noProof/>
          <w:vertAlign w:val="superscript"/>
        </w:rPr>
        <w:t>21</w:t>
      </w:r>
      <w:r>
        <w:fldChar w:fldCharType="end"/>
      </w:r>
      <w:r>
        <w:t xml:space="preserve">. </w:t>
      </w:r>
    </w:p>
    <w:p w14:paraId="1D2A2337" w14:textId="77777777" w:rsidR="00585EAF" w:rsidRDefault="0012409E" w:rsidP="000C7168">
      <w:pPr>
        <w:jc w:val="both"/>
        <w:rPr>
          <w:ins w:id="826" w:author="ian" w:date="2020-12-10T13:34:00Z"/>
        </w:rPr>
      </w:pPr>
      <w:r>
        <w:t xml:space="preserve">Here we choose to estimate </w:t>
      </w:r>
      <m:oMath>
        <m:r>
          <m:rPr>
            <m:sty m:val="bi"/>
          </m:rPr>
          <w:rPr>
            <w:rFonts w:ascii="Cambria Math" w:hAnsi="Cambria Math"/>
          </w:rPr>
          <m:t>Q</m:t>
        </m:r>
      </m:oMath>
      <w:r>
        <w:rPr>
          <w:b/>
          <w:bCs/>
        </w:rPr>
        <w:t xml:space="preserve"> </w:t>
      </w:r>
      <w:r>
        <w:t xml:space="preserve">by maximizing prediction likelihood, </w:t>
      </w:r>
      <w:proofErr w:type="gramStart"/>
      <w:r>
        <w:t>i.e.</w:t>
      </w:r>
      <w:proofErr w:type="gramEnd"/>
      <w:r>
        <w:t xml:space="preserv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ins w:id="827" w:author="ian" w:date="2020-12-10T13:33:00Z">
        <w:r w:rsidR="00585EAF">
          <w:t xml:space="preserve">To simplify, we assume that </w:t>
        </w:r>
      </w:ins>
      <w:del w:id="828" w:author="ian" w:date="2020-12-10T13:33:00Z">
        <w:r w:rsidR="00CC7F21" w:rsidDel="00585EAF">
          <w:delText xml:space="preserve">The </w:delText>
        </w:r>
      </w:del>
      <m:oMath>
        <m:r>
          <m:rPr>
            <m:sty m:val="bi"/>
          </m:rPr>
          <w:rPr>
            <w:rFonts w:ascii="Cambria Math" w:hAnsi="Cambria Math"/>
          </w:rPr>
          <m:t>Q</m:t>
        </m:r>
      </m:oMath>
      <w:r w:rsidR="00CC7F21">
        <w:t xml:space="preserve"> is </w:t>
      </w:r>
      <w:del w:id="829" w:author="ian" w:date="2020-12-10T13:33:00Z">
        <w:r w:rsidR="00CC7F21" w:rsidDel="00585EAF">
          <w:delText xml:space="preserve">assumed to be </w:delText>
        </w:r>
      </w:del>
      <w:r w:rsidR="00CC7F21">
        <w:t>diagonal</w:t>
      </w:r>
      <w:ins w:id="830" w:author="ian" w:date="2020-12-10T13:33:00Z">
        <w:r w:rsidR="00585EAF">
          <w:t xml:space="preserve"> with independent </w:t>
        </w:r>
      </w:ins>
      <w:del w:id="831" w:author="ian" w:date="2020-12-10T13:33:00Z">
        <w:r w:rsidR="00CC7F21" w:rsidDel="00585EAF">
          <w:delText xml:space="preserve">, i.e. </w:delText>
        </w:r>
      </w:del>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w:t>
      </w:r>
      <w:del w:id="832" w:author="ian" w:date="2020-12-10T13:33:00Z">
        <w:r w:rsidR="00CC7F21" w:rsidDel="00585EAF">
          <w:delText>are unconditionally independent</w:delText>
        </w:r>
      </w:del>
      <w:r w:rsidR="00CC7F21">
        <w:t>.</w:t>
      </w:r>
      <w:del w:id="833" w:author="ian" w:date="2020-12-10T13:34:00Z">
        <w:r w:rsidR="00CC7F21" w:rsidDel="00585EAF">
          <w:delText xml:space="preserve"> </w:delText>
        </w:r>
      </w:del>
    </w:p>
    <w:p w14:paraId="3F2716CF" w14:textId="3C33755C" w:rsidR="0012409E" w:rsidDel="005259C7" w:rsidRDefault="00CC7F21" w:rsidP="000C7168">
      <w:pPr>
        <w:jc w:val="both"/>
        <w:rPr>
          <w:del w:id="834" w:author="ian" w:date="2020-12-10T13:30:00Z"/>
        </w:rPr>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w:t>
      </w:r>
    </w:p>
    <w:p w14:paraId="59A2D385" w14:textId="77777777" w:rsidR="0012409E" w:rsidRDefault="0012409E" w:rsidP="000C7168">
      <w:pPr>
        <w:jc w:val="both"/>
      </w:pPr>
    </w:p>
    <w:p w14:paraId="56998ABA" w14:textId="4E8FAA58" w:rsidR="0012409E" w:rsidRPr="008F4FC0" w:rsidRDefault="0012409E" w:rsidP="000C7168">
      <w:pPr>
        <w:pStyle w:val="Heading3"/>
        <w:jc w:val="both"/>
        <w:rPr>
          <w:u w:val="single"/>
        </w:rPr>
      </w:pPr>
      <w:r w:rsidRPr="008F4FC0">
        <w:rPr>
          <w:u w:val="single"/>
        </w:rPr>
        <w:t>Estimati</w:t>
      </w:r>
      <w:del w:id="835" w:author="ian" w:date="2020-12-10T13:36:00Z">
        <w:r w:rsidRPr="008F4FC0" w:rsidDel="00585EAF">
          <w:rPr>
            <w:u w:val="single"/>
          </w:rPr>
          <w:delText>o</w:delText>
        </w:r>
      </w:del>
      <w:r w:rsidRPr="008F4FC0">
        <w:rPr>
          <w:u w:val="single"/>
        </w:rPr>
        <w:t>n</w:t>
      </w:r>
      <w:ins w:id="836" w:author="ian" w:date="2020-12-10T13:36:00Z">
        <w:r w:rsidR="00585EAF">
          <w:rPr>
            <w:u w:val="single"/>
          </w:rPr>
          <w:t>g</w:t>
        </w:r>
      </w:ins>
      <w:r w:rsidRPr="008F4FC0">
        <w:rPr>
          <w:u w:val="single"/>
        </w:rPr>
        <w:t xml:space="preserve"> </w:t>
      </w:r>
      <w:del w:id="837" w:author="ian" w:date="2020-12-10T13:36:00Z">
        <w:r w:rsidRPr="008F4FC0" w:rsidDel="00585EAF">
          <w:rPr>
            <w:u w:val="single"/>
          </w:rPr>
          <w:delText>of</w:delText>
        </w:r>
      </w:del>
      <w:r w:rsidRPr="008F4FC0">
        <w:rPr>
          <w:u w:val="single"/>
        </w:rPr>
        <w:t xml:space="preserve"> Short-Term Effect</w:t>
      </w:r>
      <w:ins w:id="838" w:author="ian" w:date="2020-12-10T13:36:00Z">
        <w:r w:rsidR="00585EAF">
          <w:rPr>
            <w:u w:val="single"/>
          </w:rPr>
          <w:t>s</w:t>
        </w:r>
      </w:ins>
      <w:del w:id="839" w:author="ian" w:date="2020-12-10T13:36:00Z">
        <w:r w:rsidRPr="008F4FC0" w:rsidDel="00585EAF">
          <w:rPr>
            <w:u w:val="single"/>
          </w:rPr>
          <w:delText xml:space="preserve">: </w:delText>
        </w:r>
        <w:r w:rsidR="000615A7" w:rsidRPr="008F4FC0" w:rsidDel="00585EAF">
          <w:rPr>
            <w:u w:val="single"/>
          </w:rPr>
          <w:delText>Additive Effects Depending on presynaptic ISIs</w:delText>
        </w:r>
      </w:del>
      <w:r w:rsidR="000615A7" w:rsidRPr="008F4FC0">
        <w:rPr>
          <w:u w:val="single"/>
        </w:rPr>
        <w:t xml:space="preserve"> </w:t>
      </w:r>
    </w:p>
    <w:p w14:paraId="5B6BF39C" w14:textId="19FC75A1" w:rsidR="0012409E" w:rsidRDefault="00585EAF" w:rsidP="00782FC4">
      <w:pPr>
        <w:jc w:val="both"/>
      </w:pPr>
      <w:ins w:id="840" w:author="ian" w:date="2020-12-10T13:36:00Z">
        <w:r>
          <w:t>In</w:t>
        </w:r>
      </w:ins>
      <w:ins w:id="841" w:author="ian" w:date="2020-12-10T13:37:00Z">
        <w:r>
          <w:t xml:space="preserve"> addition to the slow changes in baseline firing and the synaptic weight, we also aim to model fast changes in synaptic weights due to short-term synaptic plasticity. These changes occur on timescales </w:t>
        </w:r>
      </w:ins>
      <w:ins w:id="842" w:author="ian" w:date="2020-12-10T13:38:00Z">
        <w:r w:rsidR="00782FC4">
          <w:t xml:space="preserve">much faster than the typical </w:t>
        </w:r>
      </w:ins>
      <w:ins w:id="843" w:author="ian" w:date="2020-12-10T13:39:00Z">
        <w:r w:rsidR="00782FC4">
          <w:t xml:space="preserve">postsynaptic ISI </w:t>
        </w:r>
        <w:r w:rsidR="00782FC4">
          <w:t xml:space="preserve">(~10 </w:t>
        </w:r>
        <w:proofErr w:type="spellStart"/>
        <w:r w:rsidR="00782FC4">
          <w:t>ms</w:t>
        </w:r>
        <w:proofErr w:type="spellEnd"/>
        <w:proofErr w:type="gramStart"/>
        <w:r w:rsidR="00782FC4">
          <w:t>)</w:t>
        </w:r>
        <w:r w:rsidR="00782FC4">
          <w:t>, and</w:t>
        </w:r>
        <w:proofErr w:type="gramEnd"/>
        <w:r w:rsidR="00782FC4">
          <w:t xml:space="preserve"> cannot be accurately tracked by </w:t>
        </w:r>
      </w:ins>
      <w:del w:id="844" w:author="ian" w:date="2020-12-10T13:39:00Z">
        <w:r w:rsidR="001F3C2B" w:rsidDel="00782FC4">
          <w:delText xml:space="preserve">Since the short-term effects are changing too fast, it’s impossible to track them by </w:delText>
        </w:r>
      </w:del>
      <w:r w:rsidR="001F3C2B">
        <w:t xml:space="preserve">adaptive smoothing. </w:t>
      </w:r>
      <w:del w:id="845" w:author="ian" w:date="2020-12-10T13:40:00Z">
        <w:r w:rsidR="001F3C2B" w:rsidDel="00782FC4">
          <w:delText>Here</w:delText>
        </w:r>
      </w:del>
      <w:ins w:id="846" w:author="ian" w:date="2020-12-10T13:40:00Z">
        <w:r w:rsidR="00782FC4">
          <w:t>Rather than using smoothing</w:t>
        </w:r>
      </w:ins>
      <w:r w:rsidR="001F3C2B">
        <w:t>, we</w:t>
      </w:r>
      <w:ins w:id="847" w:author="ian" w:date="2020-12-10T13:40:00Z">
        <w:r w:rsidR="00782FC4">
          <w:t xml:space="preserve"> thus</w:t>
        </w:r>
      </w:ins>
      <w:r w:rsidR="001F3C2B">
        <w:t xml:space="preserve"> model </w:t>
      </w:r>
      <w:del w:id="848" w:author="ian" w:date="2020-12-10T13:40:00Z">
        <w:r w:rsidR="001F3C2B" w:rsidDel="00782FC4">
          <w:delText>t</w:delText>
        </w:r>
        <w:r w:rsidR="0012409E" w:rsidDel="00782FC4">
          <w:delText xml:space="preserve">he </w:delText>
        </w:r>
      </w:del>
      <w:r w:rsidR="0012409E">
        <w:t xml:space="preserve">short-term synaptic plasticity </w:t>
      </w:r>
      <w:del w:id="849" w:author="ian" w:date="2020-12-10T13:40:00Z">
        <w:r w:rsidR="0012409E" w:rsidDel="00782FC4">
          <w:delText>by</w:delText>
        </w:r>
      </w:del>
      <w:ins w:id="850" w:author="ian" w:date="2020-12-10T13:40:00Z">
        <w:r w:rsidR="00782FC4">
          <w:t>using</w:t>
        </w:r>
      </w:ins>
      <w:r w:rsidR="001F3C2B">
        <w:t xml:space="preserve"> </w:t>
      </w:r>
      <w:del w:id="851" w:author="ian" w:date="2020-12-10T13:41:00Z">
        <w:r w:rsidR="001F3C2B" w:rsidDel="00782FC4">
          <w:delText>the</w:delText>
        </w:r>
        <w:r w:rsidR="0012409E" w:rsidDel="00782FC4">
          <w:delText xml:space="preserve"> </w:delText>
        </w:r>
        <w:r w:rsidR="00AA7AD0" w:rsidDel="00782FC4">
          <w:delText>following</w:delText>
        </w:r>
      </w:del>
      <w:ins w:id="852" w:author="ian" w:date="2020-12-10T13:41:00Z">
        <w:r w:rsidR="00782FC4">
          <w:t>a</w:t>
        </w:r>
      </w:ins>
      <w:r w:rsidR="0012409E">
        <w:t xml:space="preserve"> </w:t>
      </w:r>
      <w:del w:id="853" w:author="ian" w:date="2020-12-10T13:40:00Z">
        <w:r w:rsidR="0012409E" w:rsidDel="00782FC4">
          <w:delText xml:space="preserve">linear </w:delText>
        </w:r>
      </w:del>
      <w:ins w:id="854" w:author="ian" w:date="2020-12-10T13:40:00Z">
        <w:r w:rsidR="00782FC4">
          <w:t>parametric</w:t>
        </w:r>
        <w:r w:rsidR="00782FC4">
          <w:t xml:space="preserve"> </w:t>
        </w:r>
      </w:ins>
      <w:r w:rsidR="0012409E">
        <w:t>model</w:t>
      </w:r>
      <w:ins w:id="855" w:author="ian" w:date="2020-12-10T13:43:00Z">
        <w:r w:rsidR="00782FC4">
          <w:t xml:space="preserve"> previously introduced in </w:t>
        </w:r>
        <w:proofErr w:type="spellStart"/>
        <w:r w:rsidR="00782FC4">
          <w:t>Ghanbari</w:t>
        </w:r>
        <w:proofErr w:type="spellEnd"/>
        <w:r w:rsidR="00782FC4">
          <w:t xml:space="preserve"> et al.</w:t>
        </w:r>
      </w:ins>
      <w:r w:rsidR="002A7F83">
        <w:fldChar w:fldCharType="begin" w:fldLock="1"/>
      </w:r>
      <w:r w:rsidR="002E74FA">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D42487" w:rsidRPr="00D42487">
        <w:rPr>
          <w:noProof/>
          <w:vertAlign w:val="superscript"/>
        </w:rPr>
        <w:t>10</w:t>
      </w:r>
      <w:r w:rsidR="002A7F83">
        <w:fldChar w:fldCharType="end"/>
      </w:r>
      <w:del w:id="856" w:author="ian" w:date="2020-12-10T13:41:00Z">
        <w:r w:rsidR="00D21F0E" w:rsidDel="00782FC4">
          <w:delText>:</w:delText>
        </w:r>
      </w:del>
    </w:p>
    <w:tbl>
      <w:tblPr>
        <w:tblStyle w:val="TableGrid"/>
        <w:tblW w:w="5000" w:type="pct"/>
        <w:jc w:val="center"/>
        <w:tblLook w:val="04A0" w:firstRow="1" w:lastRow="0" w:firstColumn="1" w:lastColumn="0" w:noHBand="0" w:noVBand="1"/>
      </w:tblPr>
      <w:tblGrid>
        <w:gridCol w:w="635"/>
        <w:gridCol w:w="8479"/>
        <w:gridCol w:w="812"/>
      </w:tblGrid>
      <w:tr w:rsidR="0012409E" w14:paraId="7F396A9A" w14:textId="77777777" w:rsidTr="00DC1D95">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45EE9823" w:rsidR="0012409E" w:rsidRDefault="0012409E" w:rsidP="000C7168">
            <w:pPr>
              <w:jc w:val="both"/>
            </w:pPr>
            <w:r>
              <w:t>(</w:t>
            </w:r>
            <w:r w:rsidR="00DC1D95">
              <w:t>2</w:t>
            </w:r>
            <w:r>
              <w:t>.1</w:t>
            </w:r>
            <w:r w:rsidR="00DC1D95">
              <w:t>8</w:t>
            </w:r>
            <w:r>
              <w:t>)</w:t>
            </w:r>
          </w:p>
        </w:tc>
      </w:tr>
      <w:tr w:rsidR="0012409E" w14:paraId="17FDB40D" w14:textId="77777777" w:rsidTr="00DC1D95">
        <w:trPr>
          <w:jc w:val="center"/>
        </w:trPr>
        <w:tc>
          <w:tcPr>
            <w:tcW w:w="331" w:type="pct"/>
          </w:tcPr>
          <w:p w14:paraId="58BB9BFE" w14:textId="77777777" w:rsidR="0012409E" w:rsidRDefault="0012409E" w:rsidP="000C7168">
            <w:pPr>
              <w:jc w:val="both"/>
            </w:pPr>
          </w:p>
        </w:tc>
        <w:tc>
          <w:tcPr>
            <w:tcW w:w="4282" w:type="pct"/>
          </w:tcPr>
          <w:p w14:paraId="305C3777" w14:textId="1C1A903C"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84790CA" w:rsidR="0012409E" w:rsidRDefault="0012409E" w:rsidP="000C7168">
            <w:pPr>
              <w:jc w:val="both"/>
            </w:pPr>
            <w:r>
              <w:t>(</w:t>
            </w:r>
            <w:r w:rsidR="00DC1D95">
              <w:t>2</w:t>
            </w:r>
            <w:r>
              <w:t>.1</w:t>
            </w:r>
            <w:r w:rsidR="00DC1D95">
              <w:t>9</w:t>
            </w:r>
            <w:r>
              <w:t>)</w:t>
            </w:r>
          </w:p>
        </w:tc>
      </w:tr>
    </w:tbl>
    <w:p w14:paraId="7AF11CB4" w14:textId="77777777" w:rsidR="0012409E" w:rsidRDefault="0012409E" w:rsidP="000C7168">
      <w:pPr>
        <w:jc w:val="both"/>
      </w:pPr>
    </w:p>
    <w:p w14:paraId="2716779D" w14:textId="29DA6D63" w:rsidR="00D7662B" w:rsidDel="00A01225" w:rsidRDefault="000E6306" w:rsidP="00A01225">
      <w:pPr>
        <w:jc w:val="both"/>
        <w:rPr>
          <w:del w:id="857" w:author="ian" w:date="2020-12-10T13:52:00Z"/>
        </w:rPr>
        <w:pPrChange w:id="858" w:author="ian" w:date="2020-12-10T13:58:00Z">
          <w:pPr>
            <w:jc w:val="both"/>
          </w:pPr>
        </w:pPrChange>
      </w:pPr>
      <w:del w:id="859" w:author="ian" w:date="2020-12-10T13:44:00Z">
        <w:r w:rsidDel="00782FC4">
          <w:delText xml:space="preserve">where </w:delText>
        </w:r>
      </w:del>
      <w:ins w:id="860" w:author="ian" w:date="2020-12-10T13:44:00Z">
        <w:r w:rsidR="00782FC4">
          <w:t xml:space="preserve">Here </w:t>
        </w:r>
      </w:ins>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presynaptic firing time and </w:t>
      </w:r>
      <w:r w:rsidR="00D7662B">
        <w:t xml:space="preserve">the </w:t>
      </w:r>
      <m:oMath>
        <m:r>
          <w:ins w:id="861" w:author="ian" w:date="2020-12-10T13:41:00Z">
            <m:rPr>
              <m:sty m:val="p"/>
            </m:rPr>
            <w:rPr>
              <w:rFonts w:ascii="Cambria Math" w:hAnsi="Cambria Math"/>
              <w:rPrChange w:id="862" w:author="ian" w:date="2020-12-10T13:41:00Z">
                <w:rPr>
                  <w:rFonts w:ascii="Cambria Math" w:hAnsi="Cambria Math"/>
                </w:rPr>
              </w:rPrChange>
            </w:rPr>
            <m:t>Δ</m:t>
          </w:ins>
        </m:r>
        <m:sSub>
          <m:sSubPr>
            <m:ctrlPr>
              <w:ins w:id="863" w:author="ian" w:date="2020-12-10T13:41:00Z">
                <w:rPr>
                  <w:rFonts w:ascii="Cambria Math" w:hAnsi="Cambria Math"/>
                  <w:i/>
                </w:rPr>
              </w:ins>
            </m:ctrlPr>
          </m:sSubPr>
          <m:e>
            <m:r>
              <w:ins w:id="864" w:author="ian" w:date="2020-12-10T13:41:00Z">
                <w:rPr>
                  <w:rFonts w:ascii="Cambria Math" w:hAnsi="Cambria Math"/>
                </w:rPr>
                <m:t>s</m:t>
              </w:ins>
            </m:r>
          </m:e>
          <m:sub>
            <m:r>
              <w:ins w:id="865" w:author="ian" w:date="2020-12-10T13:41:00Z">
                <w:rPr>
                  <w:rFonts w:ascii="Cambria Math" w:hAnsi="Cambria Math"/>
                </w:rPr>
                <m:t>i</m:t>
              </w:ins>
            </m:r>
          </m:sub>
        </m:sSub>
      </m:oMath>
      <w:ins w:id="866" w:author="ian" w:date="2020-12-10T13:41:00Z">
        <w:r w:rsidR="00782FC4">
          <w:t xml:space="preserve"> denotes the </w:t>
        </w:r>
      </w:ins>
      <w:r w:rsidR="00D7662B">
        <w:t>inter-spike interval</w:t>
      </w:r>
      <w:r w:rsidR="00DC1D95">
        <w:t xml:space="preserve"> (ISI)</w:t>
      </w:r>
      <w:r w:rsidR="00D7662B">
        <w:t xml:space="preserve"> between</w:t>
      </w:r>
      <w:ins w:id="867" w:author="ian" w:date="2020-12-10T13:41:00Z">
        <w:r w:rsidR="00782FC4">
          <w:t xml:space="preserve"> the</w:t>
        </w:r>
      </w:ins>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ins w:id="868" w:author="ian" w:date="2020-12-10T13:42:00Z">
        <w:r w:rsidR="00782FC4">
          <w:t xml:space="preserve">presynaptic </w:t>
        </w:r>
      </w:ins>
      <w:r w:rsidR="00D7662B">
        <w:t>spikes</w:t>
      </w:r>
      <w:ins w:id="869" w:author="ian" w:date="2020-12-10T13:44:00Z">
        <w:r w:rsidR="00782FC4">
          <w:t>,</w:t>
        </w:r>
      </w:ins>
      <w:del w:id="870" w:author="ian" w:date="2020-12-10T13:42:00Z">
        <w:r w:rsidR="00D7662B" w:rsidDel="00782FC4">
          <w:delText xml:space="preserve"> is </w:delText>
        </w:r>
      </w:del>
      <m:oMath>
        <m:r>
          <w:del w:id="871" w:author="ian" w:date="2020-12-10T13:42:00Z">
            <m:rPr>
              <m:sty m:val="p"/>
            </m:rPr>
            <w:rPr>
              <w:rFonts w:ascii="Cambria Math" w:hAnsi="Cambria Math"/>
            </w:rPr>
            <m:t>Δ</m:t>
          </w:del>
        </m:r>
        <m:sSub>
          <m:sSubPr>
            <m:ctrlPr>
              <w:del w:id="872" w:author="ian" w:date="2020-12-10T13:42:00Z">
                <w:rPr>
                  <w:rFonts w:ascii="Cambria Math" w:hAnsi="Cambria Math"/>
                  <w:i/>
                </w:rPr>
              </w:del>
            </m:ctrlPr>
          </m:sSubPr>
          <m:e>
            <m:r>
              <w:del w:id="873" w:author="ian" w:date="2020-12-10T13:42:00Z">
                <w:rPr>
                  <w:rFonts w:ascii="Cambria Math" w:hAnsi="Cambria Math"/>
                </w:rPr>
                <m:t>s</m:t>
              </w:del>
            </m:r>
          </m:e>
          <m:sub>
            <m:r>
              <w:del w:id="874" w:author="ian" w:date="2020-12-10T13:42:00Z">
                <w:rPr>
                  <w:rFonts w:ascii="Cambria Math" w:hAnsi="Cambria Math"/>
                </w:rPr>
                <m:t>i</m:t>
              </w:del>
            </m:r>
          </m:sub>
        </m:sSub>
        <m:r>
          <w:del w:id="875" w:author="ian" w:date="2020-12-10T13:42:00Z">
            <w:rPr>
              <w:rFonts w:ascii="Cambria Math" w:hAnsi="Cambria Math"/>
            </w:rPr>
            <m:t>=</m:t>
          </w:del>
        </m:r>
        <m:sSub>
          <m:sSubPr>
            <m:ctrlPr>
              <w:del w:id="876" w:author="ian" w:date="2020-12-10T13:42:00Z">
                <w:rPr>
                  <w:rFonts w:ascii="Cambria Math" w:hAnsi="Cambria Math"/>
                  <w:i/>
                </w:rPr>
              </w:del>
            </m:ctrlPr>
          </m:sSubPr>
          <m:e>
            <m:r>
              <w:del w:id="877" w:author="ian" w:date="2020-12-10T13:42:00Z">
                <w:rPr>
                  <w:rFonts w:ascii="Cambria Math" w:hAnsi="Cambria Math"/>
                </w:rPr>
                <m:t>s</m:t>
              </w:del>
            </m:r>
          </m:e>
          <m:sub>
            <m:r>
              <w:del w:id="878" w:author="ian" w:date="2020-12-10T13:42:00Z">
                <w:rPr>
                  <w:rFonts w:ascii="Cambria Math" w:hAnsi="Cambria Math"/>
                </w:rPr>
                <m:t>i</m:t>
              </w:del>
            </m:r>
          </m:sub>
        </m:sSub>
        <m:r>
          <w:del w:id="879" w:author="ian" w:date="2020-12-10T13:42:00Z">
            <w:rPr>
              <w:rFonts w:ascii="Cambria Math" w:hAnsi="Cambria Math"/>
            </w:rPr>
            <m:t>-</m:t>
          </w:del>
        </m:r>
        <m:sSub>
          <m:sSubPr>
            <m:ctrlPr>
              <w:del w:id="880" w:author="ian" w:date="2020-12-10T13:42:00Z">
                <w:rPr>
                  <w:rFonts w:ascii="Cambria Math" w:hAnsi="Cambria Math"/>
                  <w:i/>
                </w:rPr>
              </w:del>
            </m:ctrlPr>
          </m:sSubPr>
          <m:e>
            <m:r>
              <w:del w:id="881" w:author="ian" w:date="2020-12-10T13:42:00Z">
                <w:rPr>
                  <w:rFonts w:ascii="Cambria Math" w:hAnsi="Cambria Math"/>
                </w:rPr>
                <m:t>s</m:t>
              </w:del>
            </m:r>
          </m:e>
          <m:sub>
            <m:r>
              <w:del w:id="882" w:author="ian" w:date="2020-12-10T13:42:00Z">
                <w:rPr>
                  <w:rFonts w:ascii="Cambria Math" w:hAnsi="Cambria Math"/>
                </w:rPr>
                <m:t>i-1</m:t>
              </w:del>
            </m:r>
          </m:sub>
        </m:sSub>
      </m:oMath>
      <w:del w:id="883" w:author="ian" w:date="2020-12-10T13:44:00Z">
        <w:r w:rsidR="00D7662B" w:rsidDel="00782FC4">
          <w:delText>.</w:delText>
        </w:r>
      </w:del>
      <w:ins w:id="884" w:author="ian" w:date="2020-12-10T13:44:00Z">
        <w:r w:rsidR="00782FC4">
          <w:t xml:space="preserve"> and</w:t>
        </w:r>
      </w:ins>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ins w:id="885" w:author="ian" w:date="2020-12-10T13:44:00Z">
        <w:r w:rsidR="00782FC4">
          <w:lastRenderedPageBreak/>
          <w:t xml:space="preserve">describes how the </w:t>
        </w:r>
      </w:ins>
      <w:del w:id="886" w:author="ian" w:date="2020-12-10T13:44:00Z">
        <w:r w:rsidR="0089520B" w:rsidDel="00782FC4">
          <w:delText xml:space="preserve">gives </w:delText>
        </w:r>
      </w:del>
      <w:ins w:id="887" w:author="ian" w:date="2020-12-10T13:44:00Z">
        <w:r w:rsidR="00782FC4">
          <w:t xml:space="preserve">synaptic strength </w:t>
        </w:r>
      </w:ins>
      <w:ins w:id="888" w:author="ian" w:date="2020-12-10T13:45:00Z">
        <w:r w:rsidR="00782FC4">
          <w:t>increases or decreases</w:t>
        </w:r>
      </w:ins>
      <w:ins w:id="889" w:author="ian" w:date="2020-12-10T13:44:00Z">
        <w:r w:rsidR="00782FC4">
          <w:t xml:space="preserve"> following </w:t>
        </w:r>
      </w:ins>
      <w:del w:id="890" w:author="ian" w:date="2020-12-10T13:44:00Z">
        <w:r w:rsidR="0089520B" w:rsidDel="00782FC4">
          <w:delText xml:space="preserve">amplitude of short-term effect under </w:delText>
        </w:r>
      </w:del>
      <w:del w:id="891" w:author="ian" w:date="2020-12-10T13:45:00Z">
        <w:r w:rsidR="0089520B" w:rsidDel="00782FC4">
          <w:delText>different</w:delText>
        </w:r>
      </w:del>
      <w:ins w:id="892" w:author="ian" w:date="2020-12-10T13:45:00Z">
        <w:r w:rsidR="00782FC4">
          <w:t>the a pair of presyna</w:t>
        </w:r>
      </w:ins>
      <w:ins w:id="893" w:author="ian" w:date="2020-12-10T13:46:00Z">
        <w:r w:rsidR="00782FC4">
          <w:t xml:space="preserve">ptic spikes with a specific </w:t>
        </w:r>
      </w:ins>
      <w:del w:id="894" w:author="ian" w:date="2020-12-10T13:46:00Z">
        <w:r w:rsidR="0089520B" w:rsidDel="00782FC4">
          <w:delText xml:space="preserve"> </w:delText>
        </w:r>
      </w:del>
      <w:r w:rsidR="0089520B">
        <w:t>ISI</w:t>
      </w:r>
      <w:del w:id="895" w:author="ian" w:date="2020-12-10T13:45:00Z">
        <w:r w:rsidR="0089520B" w:rsidDel="00782FC4">
          <w:delText>s</w:delText>
        </w:r>
      </w:del>
      <w:r w:rsidR="0089520B">
        <w:t>.</w:t>
      </w:r>
      <w:del w:id="896" w:author="ian" w:date="2020-12-10T13:46:00Z">
        <w:r w:rsidR="0089520B" w:rsidDel="00782FC4">
          <w:delText xml:space="preserve"> </w:delText>
        </w:r>
      </w:del>
      <w:ins w:id="897" w:author="ian" w:date="2020-12-10T13:46:00Z">
        <w:r w:rsidR="00782FC4">
          <w:t xml:space="preserve"> </w:t>
        </w:r>
      </w:ins>
      <m:oMath>
        <m:r>
          <w:ins w:id="898" w:author="ian" w:date="2020-12-10T13:46:00Z">
            <m:rPr>
              <m:sty m:val="p"/>
            </m:rPr>
            <w:rPr>
              <w:rFonts w:ascii="Cambria Math" w:hAnsi="Cambria Math"/>
              <w:rPrChange w:id="899" w:author="ian" w:date="2020-12-10T13:46:00Z">
                <w:rPr>
                  <w:rFonts w:ascii="Cambria Math" w:hAnsi="Cambria Math"/>
                </w:rPr>
              </w:rPrChange>
            </w:rPr>
            <m:t>Δ</m:t>
          </w:ins>
        </m:r>
        <m:sSub>
          <m:sSubPr>
            <m:ctrlPr>
              <w:ins w:id="900" w:author="ian" w:date="2020-12-10T13:46:00Z">
                <w:rPr>
                  <w:rFonts w:ascii="Cambria Math" w:hAnsi="Cambria Math"/>
                  <w:i/>
                </w:rPr>
              </w:ins>
            </m:ctrlPr>
          </m:sSubPr>
          <m:e>
            <m:r>
              <w:ins w:id="901" w:author="ian" w:date="2020-12-10T13:46:00Z">
                <w:rPr>
                  <w:rFonts w:ascii="Cambria Math" w:hAnsi="Cambria Math"/>
                </w:rPr>
                <m:t>w</m:t>
              </w:ins>
            </m:r>
          </m:e>
          <m:sub>
            <m:r>
              <w:ins w:id="902" w:author="ian" w:date="2020-12-10T13:46:00Z">
                <w:rPr>
                  <w:rFonts w:ascii="Cambria Math" w:hAnsi="Cambria Math"/>
                </w:rPr>
                <m:t>S</m:t>
              </w:ins>
            </m:r>
          </m:sub>
        </m:sSub>
        <m:r>
          <w:ins w:id="903" w:author="ian" w:date="2020-12-10T13:46:00Z">
            <w:rPr>
              <w:rFonts w:ascii="Cambria Math" w:hAnsi="Cambria Math"/>
            </w:rPr>
            <m:t>&lt;0</m:t>
          </w:ins>
        </m:r>
      </m:oMath>
      <w:ins w:id="904" w:author="ian" w:date="2020-12-10T13:46:00Z">
        <w:r w:rsidR="00782FC4">
          <w:t xml:space="preserve"> decreases synaptic strength</w:t>
        </w:r>
      </w:ins>
      <w:ins w:id="905" w:author="ian" w:date="2020-12-10T13:47:00Z">
        <w:r w:rsidR="00782FC4">
          <w:t xml:space="preserve"> and mimic</w:t>
        </w:r>
      </w:ins>
      <w:ins w:id="906" w:author="ian" w:date="2020-12-10T13:48:00Z">
        <w:r w:rsidR="00782FC4">
          <w:t>k</w:t>
        </w:r>
      </w:ins>
      <w:ins w:id="907" w:author="ian" w:date="2020-12-10T13:47:00Z">
        <w:r w:rsidR="00782FC4">
          <w:t xml:space="preserve">ing short-term synaptic depression, while </w:t>
        </w:r>
      </w:ins>
      <m:oMath>
        <m:r>
          <w:ins w:id="908" w:author="ian" w:date="2020-12-10T13:47:00Z">
            <m:rPr>
              <m:sty m:val="p"/>
            </m:rPr>
            <w:rPr>
              <w:rFonts w:ascii="Cambria Math" w:hAnsi="Cambria Math"/>
              <w:rPrChange w:id="909" w:author="ian" w:date="2020-12-10T13:47:00Z">
                <w:rPr>
                  <w:rFonts w:ascii="Cambria Math" w:hAnsi="Cambria Math"/>
                </w:rPr>
              </w:rPrChange>
            </w:rPr>
            <m:t>Δ</m:t>
          </w:ins>
        </m:r>
        <m:sSub>
          <m:sSubPr>
            <m:ctrlPr>
              <w:ins w:id="910" w:author="ian" w:date="2020-12-10T13:47:00Z">
                <w:rPr>
                  <w:rFonts w:ascii="Cambria Math" w:hAnsi="Cambria Math"/>
                  <w:i/>
                </w:rPr>
              </w:ins>
            </m:ctrlPr>
          </m:sSubPr>
          <m:e>
            <m:r>
              <w:ins w:id="911" w:author="ian" w:date="2020-12-10T13:47:00Z">
                <w:rPr>
                  <w:rFonts w:ascii="Cambria Math" w:hAnsi="Cambria Math"/>
                </w:rPr>
                <m:t>w</m:t>
              </w:ins>
            </m:r>
          </m:e>
          <m:sub>
            <m:r>
              <w:ins w:id="912" w:author="ian" w:date="2020-12-10T13:47:00Z">
                <w:rPr>
                  <w:rFonts w:ascii="Cambria Math" w:hAnsi="Cambria Math"/>
                </w:rPr>
                <m:t>S</m:t>
              </w:ins>
            </m:r>
          </m:sub>
        </m:sSub>
        <m:r>
          <w:ins w:id="913" w:author="ian" w:date="2020-12-10T13:47:00Z">
            <w:rPr>
              <w:rFonts w:ascii="Cambria Math" w:hAnsi="Cambria Math"/>
            </w:rPr>
            <m:t>&gt;0</m:t>
          </w:ins>
        </m:r>
      </m:oMath>
      <w:ins w:id="914" w:author="ian" w:date="2020-12-10T13:47:00Z">
        <w:r w:rsidR="00782FC4">
          <w:t xml:space="preserve"> </w:t>
        </w:r>
      </w:ins>
      <w:ins w:id="915" w:author="ian" w:date="2020-12-10T13:48:00Z">
        <w:r w:rsidR="00782FC4">
          <w:t xml:space="preserve">creates </w:t>
        </w:r>
      </w:ins>
      <w:ins w:id="916" w:author="ian" w:date="2020-12-10T13:47:00Z">
        <w:r w:rsidR="00782FC4">
          <w:t>increases in synaptic strength akin to facilitation.</w:t>
        </w:r>
      </w:ins>
      <w:ins w:id="917" w:author="ian" w:date="2020-12-10T13:48:00Z">
        <w:r w:rsidR="00782FC4">
          <w:t xml:space="preserve"> </w:t>
        </w:r>
      </w:ins>
      <w:r w:rsidR="0089520B">
        <w:t>The</w:t>
      </w:r>
      <w:ins w:id="918" w:author="ian" w:date="2020-12-10T13:48:00Z">
        <w:r w:rsidR="00A01225">
          <w:t xml:space="preserve"> cumulative effects of </w:t>
        </w:r>
      </w:ins>
      <w:del w:id="919" w:author="ian" w:date="2020-12-10T13:48:00Z">
        <w:r w:rsidR="0089520B" w:rsidDel="00A01225">
          <w:delText xml:space="preserve"> </w:delText>
        </w:r>
      </w:del>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w:t>
      </w:r>
      <w:del w:id="920" w:author="ian" w:date="2020-12-10T13:49:00Z">
        <w:r w:rsidR="0089520B" w:rsidDel="00A01225">
          <w:delText>is</w:delText>
        </w:r>
      </w:del>
      <w:ins w:id="921" w:author="ian" w:date="2020-12-10T13:49:00Z">
        <w:r w:rsidR="00A01225">
          <w:t>are</w:t>
        </w:r>
      </w:ins>
      <w:r w:rsidR="0089520B">
        <w:t xml:space="preserve"> modeled by </w:t>
      </w:r>
      <w:ins w:id="922" w:author="ian" w:date="2020-12-10T13:49:00Z">
        <w:r w:rsidR="00A01225">
          <w:t xml:space="preserve">a </w:t>
        </w:r>
      </w:ins>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del w:id="923" w:author="ian" w:date="2020-12-10T13:49:00Z">
        <w:r w:rsidR="0089520B" w:rsidDel="00A01225">
          <w:delText xml:space="preserve">on </w:delText>
        </w:r>
      </w:del>
      <w:ins w:id="924" w:author="ian" w:date="2020-12-10T13:49:00Z">
        <w:r w:rsidR="00A01225">
          <w:t>with the</w:t>
        </w:r>
        <w:r w:rsidR="00A01225">
          <w:t xml:space="preserve"> </w:t>
        </w:r>
      </w:ins>
      <w:r w:rsidR="0089520B">
        <w:t>presynaptic spikes,</w:t>
      </w:r>
      <w:ins w:id="925" w:author="ian" w:date="2020-12-10T13:49:00Z">
        <w:r w:rsidR="00A01225">
          <w:t xml:space="preserve"> and we assume that the effects </w:t>
        </w:r>
      </w:ins>
      <w:del w:id="926" w:author="ian" w:date="2020-12-10T13:49:00Z">
        <w:r w:rsidR="0089520B" w:rsidDel="00A01225">
          <w:delText xml:space="preserve"> with exponentially decay</w:delText>
        </w:r>
        <w:r w:rsidR="00AA7AD0" w:rsidDel="00A01225">
          <w:delText>ing o</w:delText>
        </w:r>
        <w:r w:rsidR="00F71CBD" w:rsidDel="00A01225">
          <w:delText>f</w:delText>
        </w:r>
        <w:r w:rsidR="0089520B" w:rsidDel="00A01225">
          <w:delText xml:space="preserve"> </w:delText>
        </w:r>
      </w:del>
      <w:ins w:id="927" w:author="ian" w:date="2020-12-10T13:49:00Z">
        <w:r w:rsidR="00A01225">
          <w:t xml:space="preserve">decay exponentially with </w:t>
        </w:r>
      </w:ins>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del w:id="928" w:author="ian" w:date="2020-12-10T13:50:00Z">
        <w:r w:rsidR="00AA7AD0" w:rsidDel="00A01225">
          <w:delText xml:space="preserve">The </w:delText>
        </w:r>
      </w:del>
      <w:ins w:id="929" w:author="ian" w:date="2020-12-10T13:50:00Z">
        <w:r w:rsidR="00A01225">
          <w:t>We parametrize the</w:t>
        </w:r>
        <w:r w:rsidR="00A01225">
          <w:t xml:space="preserve"> </w:t>
        </w:r>
      </w:ins>
      <w:del w:id="930" w:author="ian" w:date="2020-12-10T13:50:00Z">
        <w:r w:rsidR="00AA7AD0" w:rsidDel="00A01225">
          <w:delText xml:space="preserve">nonlinearity </w:delText>
        </w:r>
      </w:del>
      <w:ins w:id="931" w:author="ian" w:date="2020-12-10T13:50:00Z">
        <w:r w:rsidR="00A01225">
          <w:t>shape</w:t>
        </w:r>
        <w:r w:rsidR="00A01225">
          <w:t xml:space="preserve"> </w:t>
        </w:r>
      </w:ins>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ins w:id="932" w:author="ian" w:date="2020-12-10T13:50:00Z">
        <w:r w:rsidR="00A01225">
          <w:t xml:space="preserve"> </w:t>
        </w:r>
      </w:ins>
      <w:del w:id="933" w:author="ian" w:date="2020-12-10T13:50:00Z">
        <w:r w:rsidR="00AA7AD0" w:rsidDel="00A01225">
          <w:delText xml:space="preserve"> is</w:delText>
        </w:r>
      </w:del>
      <w:ins w:id="934" w:author="ian" w:date="2020-12-10T13:50:00Z">
        <w:r w:rsidR="00A01225">
          <w:t xml:space="preserve">using a </w:t>
        </w:r>
      </w:ins>
      <w:del w:id="935" w:author="ian" w:date="2020-12-10T13:50:00Z">
        <w:r w:rsidR="00AA7AD0" w:rsidDel="00A01225">
          <w:delText xml:space="preserve"> captured by </w:delText>
        </w:r>
      </w:del>
      <w:r w:rsidR="00AA7AD0">
        <w:t>linear combination</w:t>
      </w:r>
      <w:del w:id="936" w:author="ian" w:date="2020-12-10T13:50:00Z">
        <w:r w:rsidR="00AA7AD0" w:rsidDel="00A01225">
          <w:delText>s</w:delText>
        </w:r>
      </w:del>
      <w:r w:rsidR="00AA7AD0">
        <w:t xml:space="preserve"> of raised-cosine basis functions </w:t>
      </w:r>
      <m:oMath>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m:rPr>
            <m:sty m:val="bi"/>
          </m:rPr>
          <w:rPr>
            <w:rFonts w:ascii="Cambria Math" w:hAnsi="Cambria Math"/>
          </w:rPr>
          <m:t>(⋅)</m:t>
        </m:r>
      </m:oMath>
      <w:ins w:id="937" w:author="ian" w:date="2020-12-10T13:52:00Z">
        <w:r w:rsidR="00A01225" w:rsidRPr="00A01225">
          <w:rPr>
            <w:bCs/>
            <w:rPrChange w:id="938" w:author="ian" w:date="2020-12-10T13:52:00Z">
              <w:rPr>
                <w:b/>
              </w:rPr>
            </w:rPrChange>
          </w:rPr>
          <w:t>.</w:t>
        </w:r>
        <w:r w:rsidR="00A01225">
          <w:rPr>
            <w:b/>
          </w:rPr>
          <w:t xml:space="preserve"> </w:t>
        </w:r>
      </w:ins>
      <w:ins w:id="939" w:author="ian" w:date="2020-12-10T13:57:00Z">
        <w:r w:rsidR="00A01225" w:rsidRPr="00A01225">
          <w:rPr>
            <w:bCs/>
            <w:rPrChange w:id="940" w:author="ian" w:date="2020-12-10T13:57:00Z">
              <w:rPr>
                <w:b/>
              </w:rPr>
            </w:rPrChange>
          </w:rPr>
          <w:t>Note that</w:t>
        </w:r>
        <w:r w:rsidR="00A01225">
          <w:t xml:space="preserve">, since </w:t>
        </w:r>
      </w:ins>
      <w:del w:id="941" w:author="ian" w:date="2020-12-10T13:50:00Z">
        <w:r w:rsidR="00AA7AD0" w:rsidDel="00A01225">
          <w:delText>, which are functions of presynaptic ISI</w:delText>
        </w:r>
      </w:del>
      <w:del w:id="942" w:author="ian" w:date="2020-12-10T13:51:00Z">
        <w:r w:rsidR="00AA7AD0" w:rsidDel="00A01225">
          <w:delText xml:space="preserve">. </w:delText>
        </w:r>
      </w:del>
    </w:p>
    <w:p w14:paraId="545CB45B" w14:textId="5BEE7BA1" w:rsidR="00D7662B" w:rsidDel="00782FC4" w:rsidRDefault="00D7662B" w:rsidP="00A01225">
      <w:pPr>
        <w:jc w:val="both"/>
        <w:rPr>
          <w:del w:id="943" w:author="ian" w:date="2020-12-10T13:42:00Z"/>
        </w:rPr>
        <w:pPrChange w:id="944" w:author="ian" w:date="2020-12-10T13:58:00Z">
          <w:pPr>
            <w:jc w:val="both"/>
          </w:pPr>
        </w:pPrChange>
      </w:pPr>
    </w:p>
    <w:p w14:paraId="6A982DEB" w14:textId="40E39C1B" w:rsidR="00A01225" w:rsidRDefault="0012409E" w:rsidP="00A01225">
      <w:pPr>
        <w:jc w:val="both"/>
        <w:rPr>
          <w:ins w:id="945" w:author="ian" w:date="2020-12-10T13:53:00Z"/>
        </w:rPr>
      </w:pPr>
      <w:del w:id="946" w:author="ian" w:date="2020-12-10T13:52:00Z">
        <w:r w:rsidDel="00A01225">
          <w:delText>T</w:delText>
        </w:r>
      </w:del>
      <w:del w:id="947" w:author="ian" w:date="2020-12-10T13:58:00Z">
        <w:r w:rsidDel="00A01225">
          <w:delText>o simplify</w:delText>
        </w:r>
      </w:del>
      <w:del w:id="948" w:author="ian" w:date="2020-12-10T13:52:00Z">
        <w:r w:rsidDel="00A01225">
          <w:delText xml:space="preserve"> notations</w:delText>
        </w:r>
      </w:del>
      <w:del w:id="949" w:author="ian" w:date="2020-12-10T13:58:00Z">
        <w:r w:rsidDel="00A01225">
          <w:delText xml:space="preserve">, </w:delText>
        </w:r>
      </w:del>
      <w:ins w:id="950" w:author="ian" w:date="2020-12-10T13:52:00Z">
        <w:r w:rsidR="00A01225">
          <w:t>we can rewrite the short-term synaptic effect</w:t>
        </w:r>
      </w:ins>
      <w:moveFromRangeStart w:id="951" w:author="ian" w:date="2020-12-10T13:52:00Z" w:name="move58500791"/>
      <w:moveFrom w:id="952" w:author="ian" w:date="2020-12-10T13:52:00Z">
        <w:r w:rsidDel="00A01225">
          <w:t>define</w:t>
        </w:r>
        <w:r w:rsidR="00AA7AD0" w:rsidDel="00A01225">
          <w:t xml:space="preserve"> </w:t>
        </w:r>
        <m:oMath>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w:moveFromRangeEnd w:id="951"/>
          <m:r>
            <w:del w:id="953" w:author="ian" w:date="2020-12-10T13:58:00Z">
              <m:rPr>
                <m:sty m:val="p"/>
              </m:rPr>
              <w:rPr>
                <w:rFonts w:ascii="Cambria Math" w:hAnsi="Cambria Math"/>
                <w:rPrChange w:id="954" w:author="ian" w:date="2020-12-10T13:58:00Z">
                  <w:rPr>
                    <w:rFonts w:ascii="Cambria Math" w:hAnsi="Cambria Math"/>
                  </w:rPr>
                </w:rPrChange>
              </w:rPr>
              <m:t>,</m:t>
            </w:del>
          </m:r>
        </m:oMath>
        <w:r>
          <w:t xml:space="preserve"> </w:t>
        </w:r>
        <w:del w:id="955" w:author="ian" w:date="2020-12-10T13:52:00Z">
          <w:r w:rsidDel="00A01225">
            <w:delText>and hence</w:delText>
          </w:r>
        </w:del>
        <w:ins w:id="956" w:author="ian" w:date="2020-12-10T13:52:00Z">
          <w:r w:rsidR="00A01225">
            <w:t>as</w:t>
          </w:r>
        </w:ins>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=1+</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ins w:id="957" w:author="ian" w:date="2020-12-10T13:52:00Z">
          <w:r w:rsidR="00A01225" w:rsidRPr="00A01225">
            <w:rPr>
              <w:rPrChange w:id="958" w:author="ian" w:date="2020-12-10T13:53:00Z">
                <w:rPr>
                  <w:b/>
                  <w:bCs/>
                </w:rPr>
              </w:rPrChange>
            </w:rPr>
            <w:t xml:space="preserve"> where </w:t>
          </w:r>
        </w:ins>
        <w:moveToRangeStart w:id="959" w:author="ian" w:date="2020-12-10T13:52:00Z" w:name="move58500791"/>
        <w:moveTo w:id="960" w:author="ian" w:date="2020-12-10T13:52:00Z">
          <w:del w:id="961" w:author="ian" w:date="2020-12-10T13:53:00Z">
            <w:r w:rsidR="00A01225" w:rsidDel="00A01225">
              <w:delText xml:space="preserve">define </w:delText>
            </w:r>
          </w:del>
          <m:oMath>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moveToRangeEnd w:id="959"/>
          <w:ins w:id="962" w:author="ian" w:date="2020-12-10T13:58:00Z">
            <w:r w:rsidR="00A01225">
              <w:t xml:space="preserve">, optimizing </w:t>
            </w:r>
          </w:ins>
          <m:oMath>
            <m:sSub>
              <m:sSubPr>
                <m:ctrlPr>
                  <w:ins w:id="963" w:author="ian" w:date="2020-12-10T13:58:00Z">
                    <w:rPr>
                      <w:rFonts w:ascii="Cambria Math" w:hAnsi="Cambria Math"/>
                      <w:i/>
                    </w:rPr>
                  </w:ins>
                </m:ctrlPr>
              </m:sSubPr>
              <m:e>
                <m:r>
                  <w:ins w:id="964" w:author="ian" w:date="2020-12-10T13:58:00Z">
                    <m:rPr>
                      <m:sty m:val="bi"/>
                    </m:rPr>
                    <w:rPr>
                      <w:rFonts w:ascii="Cambria Math" w:hAnsi="Cambria Math"/>
                    </w:rPr>
                    <m:t>α</m:t>
                  </w:ins>
                </m:r>
              </m:e>
              <m:sub>
                <m:r>
                  <w:ins w:id="965" w:author="ian" w:date="2020-12-10T13:58:00Z">
                    <w:rPr>
                      <w:rFonts w:ascii="Cambria Math" w:hAnsi="Cambria Math"/>
                    </w:rPr>
                    <m:t>Sm</m:t>
                  </w:ins>
                </m:r>
              </m:sub>
            </m:sSub>
          </m:oMath>
          <w:ins w:id="966" w:author="ian" w:date="2020-12-10T13:58:00Z">
            <w:r w:rsidR="00A01225">
              <w:t xml:space="preserve"> (when the long-term </w:t>
            </w:r>
          </w:ins>
          <w:ins w:id="967" w:author="ian" w:date="2020-12-10T13:59:00Z">
            <w:r w:rsidR="00A01225">
              <w:t>effects are fixed) is simply a matter of fitting a GLM</w:t>
            </w:r>
          </w:ins>
          <w:del w:id="968" w:author="ian" w:date="2020-12-10T13:53:00Z">
            <w:r w:rsidDel="00A01225">
              <w:delText>.</w:delText>
            </w:r>
          </w:del>
          <w:ins w:id="969" w:author="ian" w:date="2020-12-10T13:53:00Z">
            <w:r w:rsidR="00A01225">
              <w:t>.</w:t>
            </w:r>
          </w:ins>
          <w:del w:id="970" w:author="ian" w:date="2020-12-10T13:53:00Z">
            <w:r w:rsidDel="00A01225">
              <w:delText xml:space="preserve"> </w:delText>
            </w:r>
          </w:del>
        </w:moveTo>
      </w:moveFrom>
    </w:p>
    <w:p w14:paraId="529A60FC" w14:textId="5940304F" w:rsidR="0012409E" w:rsidRDefault="00827302" w:rsidP="000C7168">
      <w:pPr>
        <w:jc w:val="both"/>
      </w:pPr>
      <w:ins w:id="971" w:author="ian" w:date="2020-12-10T13:59:00Z">
        <w:r>
          <w:t xml:space="preserve">Additionally, assuming that the </w:t>
        </w:r>
      </w:ins>
      <w:ins w:id="972" w:author="ian" w:date="2020-12-10T14:00:00Z">
        <w:r>
          <w:t>long-term effects are fixed allows us to approximate standard errors for the cumulative effects of STP and the modification function itself</w:t>
        </w:r>
      </w:ins>
      <w:del w:id="973" w:author="ian" w:date="2020-12-10T13:59:00Z">
        <w:r w:rsidR="0012409E" w:rsidDel="00827302">
          <w:delText>T</w:delText>
        </w:r>
      </w:del>
      <w:del w:id="974" w:author="ian" w:date="2020-12-10T14:00:00Z">
        <w:r w:rsidR="0012409E" w:rsidDel="00827302">
          <w:delText xml:space="preserve">he short-term modification function </w:delText>
        </w:r>
        <w:r w:rsidR="00F43973" w:rsidDel="00827302">
          <w:delText xml:space="preserve">is defined as </w:delText>
        </w:r>
      </w:del>
      <m:oMath>
        <m:r>
          <w:del w:id="975" w:author="ian" w:date="2020-12-10T14:00:00Z">
            <w:rPr>
              <w:rFonts w:ascii="Cambria Math" w:hAnsi="Cambria Math"/>
            </w:rPr>
            <m:t>1+</m:t>
          </w:del>
        </m:r>
        <m:sSub>
          <m:sSubPr>
            <m:ctrlPr>
              <w:del w:id="976" w:author="ian" w:date="2020-12-10T14:00:00Z">
                <w:rPr>
                  <w:rFonts w:ascii="Cambria Math" w:hAnsi="Cambria Math"/>
                  <w:i/>
                </w:rPr>
              </w:del>
            </m:ctrlPr>
          </m:sSubPr>
          <m:e>
            <m:r>
              <w:del w:id="977" w:author="ian" w:date="2020-12-10T14:00:00Z">
                <w:rPr>
                  <w:rFonts w:ascii="Cambria Math" w:hAnsi="Cambria Math"/>
                </w:rPr>
                <m:t>∆w</m:t>
              </w:del>
            </m:r>
          </m:e>
          <m:sub>
            <m:r>
              <w:del w:id="978" w:author="ian" w:date="2020-12-10T14:00:00Z">
                <w:rPr>
                  <w:rFonts w:ascii="Cambria Math" w:hAnsi="Cambria Math"/>
                </w:rPr>
                <m:t>S</m:t>
              </w:del>
            </m:r>
          </m:sub>
        </m:sSub>
      </m:oMath>
      <w:del w:id="979" w:author="ian" w:date="2020-12-10T14:00:00Z">
        <w:r w:rsidR="0012409E" w:rsidDel="00827302">
          <w:delText xml:space="preserve">. </w:delText>
        </w:r>
        <w:r w:rsidR="00F43973" w:rsidDel="00827302">
          <w:delText>T</w:delText>
        </w:r>
        <w:r w:rsidR="0012409E" w:rsidDel="00827302">
          <w:delText>he variance</w:delText>
        </w:r>
        <w:r w:rsidR="000E2DA7" w:rsidDel="00827302">
          <w:delText>s</w:delText>
        </w:r>
        <w:r w:rsidR="0012409E" w:rsidDel="00827302">
          <w:delText xml:space="preserve"> for </w:delText>
        </w:r>
        <w:r w:rsidR="00F71CBD" w:rsidDel="00827302">
          <w:delText>STP</w:delText>
        </w:r>
        <w:r w:rsidR="0012409E" w:rsidDel="00827302">
          <w:delText xml:space="preserve"> and modification function can be </w:delText>
        </w:r>
        <w:r w:rsidR="00F43973" w:rsidDel="00827302">
          <w:delText>calculated</w:delText>
        </w:r>
        <w:r w:rsidR="0012409E" w:rsidDel="00827302">
          <w:delText xml:space="preserve"> as</w:delText>
        </w:r>
      </w:del>
      <w:del w:id="980" w:author="ian" w:date="2020-12-10T14:26:00Z">
        <w:r w:rsidR="0012409E" w:rsidDel="000A7F0B">
          <w:delText>:</w:delText>
        </w:r>
      </w:del>
    </w:p>
    <w:tbl>
      <w:tblPr>
        <w:tblStyle w:val="TableGrid"/>
        <w:tblW w:w="5000" w:type="pct"/>
        <w:jc w:val="center"/>
        <w:tblLook w:val="04A0" w:firstRow="1" w:lastRow="0" w:firstColumn="1" w:lastColumn="0" w:noHBand="0" w:noVBand="1"/>
      </w:tblPr>
      <w:tblGrid>
        <w:gridCol w:w="635"/>
        <w:gridCol w:w="8479"/>
        <w:gridCol w:w="812"/>
      </w:tblGrid>
      <w:tr w:rsidR="0012409E" w14:paraId="3DCBB4E5" w14:textId="77777777" w:rsidTr="00DC1D95">
        <w:trPr>
          <w:jc w:val="center"/>
        </w:trPr>
        <w:tc>
          <w:tcPr>
            <w:tcW w:w="323" w:type="pct"/>
          </w:tcPr>
          <w:p w14:paraId="0787888E" w14:textId="77777777" w:rsidR="0012409E" w:rsidRDefault="0012409E" w:rsidP="000C7168">
            <w:pPr>
              <w:jc w:val="both"/>
            </w:pPr>
          </w:p>
        </w:tc>
        <w:tc>
          <w:tcPr>
            <w:tcW w:w="4274" w:type="pct"/>
          </w:tcPr>
          <w:p w14:paraId="758E5D5D" w14:textId="77777777"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4300F22A" w:rsidR="0012409E" w:rsidRDefault="0012409E" w:rsidP="000C7168">
            <w:pPr>
              <w:jc w:val="both"/>
            </w:pPr>
            <w:r>
              <w:t>(</w:t>
            </w:r>
            <w:r w:rsidR="00DC1D95">
              <w:t>2</w:t>
            </w:r>
            <w:r>
              <w:t>.</w:t>
            </w:r>
            <w:r w:rsidR="00DC1D95">
              <w:t>20</w:t>
            </w:r>
            <w:r>
              <w:t>)</w:t>
            </w:r>
          </w:p>
        </w:tc>
      </w:tr>
      <w:tr w:rsidR="0012409E" w14:paraId="14ECA803" w14:textId="77777777" w:rsidTr="00DC1D95">
        <w:trPr>
          <w:jc w:val="center"/>
        </w:trPr>
        <w:tc>
          <w:tcPr>
            <w:tcW w:w="323" w:type="pct"/>
          </w:tcPr>
          <w:p w14:paraId="4AE79B51" w14:textId="77777777" w:rsidR="0012409E" w:rsidRDefault="0012409E" w:rsidP="000C7168">
            <w:pPr>
              <w:jc w:val="both"/>
            </w:pPr>
          </w:p>
        </w:tc>
        <w:tc>
          <w:tcPr>
            <w:tcW w:w="4274" w:type="pct"/>
          </w:tcPr>
          <w:p w14:paraId="323E625F" w14:textId="18DBAB7D"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16B878EF" w:rsidR="0012409E" w:rsidRDefault="0012409E" w:rsidP="000C7168">
            <w:pPr>
              <w:jc w:val="both"/>
            </w:pPr>
            <w:r>
              <w:t>(</w:t>
            </w:r>
            <w:r w:rsidR="00DC1D95">
              <w:t>2</w:t>
            </w:r>
            <w:r>
              <w:t>.</w:t>
            </w:r>
            <w:r w:rsidR="00DC1D95">
              <w:t>21</w:t>
            </w:r>
            <w:r>
              <w:t>)</w:t>
            </w:r>
          </w:p>
        </w:tc>
      </w:tr>
    </w:tbl>
    <w:p w14:paraId="1E1F9082" w14:textId="77777777" w:rsidR="00605286" w:rsidRDefault="00605286" w:rsidP="00923D2E">
      <w:pPr>
        <w:jc w:val="both"/>
      </w:pPr>
    </w:p>
    <w:p w14:paraId="088593CF" w14:textId="2462B997" w:rsidR="00D7662B" w:rsidRPr="004A5EE6" w:rsidDel="00827302" w:rsidRDefault="00A01225" w:rsidP="000C7168">
      <w:pPr>
        <w:jc w:val="both"/>
        <w:rPr>
          <w:del w:id="981" w:author="ian" w:date="2020-12-10T14:01:00Z"/>
        </w:rPr>
      </w:pPr>
      <w:ins w:id="982" w:author="ian" w:date="2020-12-10T13:55:00Z">
        <w:r>
          <w:t xml:space="preserve">To summarize, </w:t>
        </w:r>
      </w:ins>
      <w:del w:id="983" w:author="ian" w:date="2020-12-10T13:55:00Z">
        <w:r w:rsidR="00D7662B" w:rsidDel="00A01225">
          <w:delText>A</w:delText>
        </w:r>
      </w:del>
      <w:ins w:id="984" w:author="ian" w:date="2020-12-10T13:55:00Z">
        <w:r>
          <w:t>a</w:t>
        </w:r>
      </w:ins>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the hyper-parameter</w:t>
      </w:r>
      <w:r w:rsidR="00F7115A">
        <w:t>s</w:t>
      </w:r>
      <w:ins w:id="985" w:author="ian" w:date="2020-12-10T13:56:00Z">
        <w:r>
          <w:t xml:space="preserve"> </w:t>
        </w:r>
        <w:r>
          <w:rPr>
            <w:bCs/>
          </w:rPr>
          <w:t xml:space="preserve">defining raised-cosine basis </w:t>
        </w:r>
      </w:ins>
      <m:oMath>
        <m:sSubSup>
          <m:sSubSupPr>
            <m:ctrlPr>
              <w:ins w:id="986" w:author="ian" w:date="2020-12-10T13:56:00Z">
                <w:rPr>
                  <w:rFonts w:ascii="Cambria Math" w:hAnsi="Cambria Math"/>
                  <w:b/>
                  <w:i/>
                </w:rPr>
              </w:ins>
            </m:ctrlPr>
          </m:sSubSupPr>
          <m:e>
            <m:r>
              <w:ins w:id="987" w:author="ian" w:date="2020-12-10T13:56:00Z">
                <m:rPr>
                  <m:sty m:val="bi"/>
                </m:rPr>
                <w:rPr>
                  <w:rFonts w:ascii="Cambria Math" w:hAnsi="Cambria Math"/>
                </w:rPr>
                <m:t>b</m:t>
              </w:ins>
            </m:r>
          </m:e>
          <m:sub>
            <m:r>
              <w:ins w:id="988" w:author="ian" w:date="2020-12-10T13:56:00Z">
                <w:rPr>
                  <w:rFonts w:ascii="Cambria Math" w:hAnsi="Cambria Math"/>
                </w:rPr>
                <m:t>Sm</m:t>
              </w:ins>
            </m:r>
          </m:sub>
          <m:sup>
            <m:r>
              <w:ins w:id="989" w:author="ian" w:date="2020-12-10T13:56:00Z">
                <m:rPr>
                  <m:sty m:val="bi"/>
                </m:rPr>
                <w:rPr>
                  <w:rFonts w:ascii="Cambria Math" w:hAnsi="Cambria Math"/>
                </w:rPr>
                <m:t>'</m:t>
              </w:ins>
            </m:r>
          </m:sup>
        </m:sSubSup>
        <m:r>
          <w:ins w:id="990" w:author="ian" w:date="2020-12-10T13:56:00Z">
            <m:rPr>
              <m:sty m:val="bi"/>
            </m:rPr>
            <w:rPr>
              <w:rFonts w:ascii="Cambria Math" w:hAnsi="Cambria Math"/>
            </w:rPr>
            <m:t>(⋅)</m:t>
          </w:ins>
        </m:r>
      </m:oMath>
      <w:ins w:id="991" w:author="ian" w:date="2020-12-10T13:56:00Z">
        <w:r>
          <w:rPr>
            <w:b/>
          </w:rPr>
          <w:t xml:space="preserve"> </w:t>
        </w:r>
        <w:r>
          <w:rPr>
            <w:bCs/>
          </w:rPr>
          <w:t>and the process covariance</w:t>
        </w:r>
      </w:ins>
      <w:r w:rsidR="004A5EE6">
        <w:t xml:space="preserve"> </w:t>
      </w:r>
      <m:oMath>
        <m:r>
          <m:rPr>
            <m:sty m:val="bi"/>
          </m:rPr>
          <w:rPr>
            <w:rFonts w:ascii="Cambria Math" w:hAnsi="Cambria Math"/>
          </w:rPr>
          <m:t>Q</m:t>
        </m:r>
      </m:oMath>
      <w:del w:id="992" w:author="ian" w:date="2020-12-10T13:56:00Z">
        <w:r w:rsidR="00A878E9" w:rsidDel="00A01225">
          <w:rPr>
            <w:bCs/>
          </w:rPr>
          <w:delText xml:space="preserve"> and</w:delText>
        </w:r>
        <w:r w:rsidR="00F7115A" w:rsidDel="00A01225">
          <w:rPr>
            <w:bCs/>
          </w:rPr>
          <w:delText xml:space="preserve"> parameters</w:delText>
        </w:r>
      </w:del>
      <w:del w:id="993" w:author="ian" w:date="2020-12-10T13:55:00Z">
        <w:r w:rsidR="00F7115A" w:rsidDel="00A01225">
          <w:rPr>
            <w:bCs/>
          </w:rPr>
          <w:delText xml:space="preserve"> defining raised-cosine basis </w:delText>
        </w:r>
      </w:del>
      <m:oMath>
        <m:sSubSup>
          <m:sSubSupPr>
            <m:ctrlPr>
              <w:del w:id="994" w:author="ian" w:date="2020-12-10T13:55:00Z">
                <w:rPr>
                  <w:rFonts w:ascii="Cambria Math" w:hAnsi="Cambria Math"/>
                  <w:b/>
                  <w:i/>
                </w:rPr>
              </w:del>
            </m:ctrlPr>
          </m:sSubSupPr>
          <m:e>
            <m:r>
              <w:del w:id="995" w:author="ian" w:date="2020-12-10T13:55:00Z">
                <m:rPr>
                  <m:sty m:val="bi"/>
                </m:rPr>
                <w:rPr>
                  <w:rFonts w:ascii="Cambria Math" w:hAnsi="Cambria Math"/>
                </w:rPr>
                <m:t>b</m:t>
              </w:del>
            </m:r>
          </m:e>
          <m:sub>
            <m:r>
              <w:del w:id="996" w:author="ian" w:date="2020-12-10T13:55:00Z">
                <w:rPr>
                  <w:rFonts w:ascii="Cambria Math" w:hAnsi="Cambria Math"/>
                </w:rPr>
                <m:t>Sm</m:t>
              </w:del>
            </m:r>
          </m:sub>
          <m:sup>
            <m:r>
              <w:del w:id="997" w:author="ian" w:date="2020-12-10T13:55:00Z">
                <m:rPr>
                  <m:sty m:val="bi"/>
                </m:rPr>
                <w:rPr>
                  <w:rFonts w:ascii="Cambria Math" w:hAnsi="Cambria Math"/>
                </w:rPr>
                <m:t>'</m:t>
              </w:del>
            </m:r>
          </m:sup>
        </m:sSubSup>
        <m:r>
          <w:del w:id="998" w:author="ian" w:date="2020-12-10T13:55:00Z">
            <m:rPr>
              <m:sty m:val="bi"/>
            </m:rPr>
            <w:rPr>
              <w:rFonts w:ascii="Cambria Math" w:hAnsi="Cambria Math"/>
            </w:rPr>
            <m:t>(⋅)</m:t>
          </w:del>
        </m:r>
      </m:oMath>
      <w:r w:rsidR="00F7115A">
        <w:t>.</w:t>
      </w:r>
      <w:r w:rsidR="004A5EE6">
        <w:t xml:space="preserve"> </w:t>
      </w:r>
      <w:ins w:id="999" w:author="ian" w:date="2020-12-10T13:56:00Z">
        <w:r>
          <w:t xml:space="preserve">To fit these parameters </w:t>
        </w:r>
      </w:ins>
      <w:del w:id="1000" w:author="ian" w:date="2020-12-10T13:56:00Z">
        <w:r w:rsidR="004A5EE6" w:rsidDel="00A01225">
          <w:delText>W</w:delText>
        </w:r>
      </w:del>
      <w:ins w:id="1001" w:author="ian" w:date="2020-12-10T13:56:00Z">
        <w:r>
          <w:t>w</w:t>
        </w:r>
      </w:ins>
      <w:r w:rsidR="004A5EE6">
        <w:t xml:space="preserve">e </w:t>
      </w:r>
      <w:ins w:id="1002" w:author="ian" w:date="2020-12-10T13:56:00Z">
        <w:r>
          <w:t xml:space="preserve">first </w:t>
        </w:r>
      </w:ins>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ins w:id="1003" w:author="ian" w:date="2020-12-10T13:56:00Z">
        <w:r>
          <w:t xml:space="preserve"> we</w:t>
        </w:r>
      </w:ins>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w:t>
      </w:r>
      <w:del w:id="1004" w:author="ian" w:date="2020-12-10T13:57:00Z">
        <w:r w:rsidR="004A5EE6" w:rsidDel="00A01225">
          <w:delText>,</w:delText>
        </w:r>
      </w:del>
      <w:r w:rsidR="004A5EE6">
        <w:t xml:space="preserve">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55BE7B46" w14:textId="4A802E66" w:rsidR="00E94301" w:rsidRDefault="00E94301" w:rsidP="000C7168">
      <w:pPr>
        <w:jc w:val="both"/>
      </w:pPr>
    </w:p>
    <w:p w14:paraId="40437A44" w14:textId="27859288" w:rsidR="00781EBC" w:rsidRDefault="00E94301" w:rsidP="00A503CF">
      <w:pPr>
        <w:pStyle w:val="Heading2"/>
      </w:pPr>
      <w:r>
        <w:t>Simulations</w:t>
      </w:r>
    </w:p>
    <w:p w14:paraId="069AAEB8" w14:textId="4AFCDB63" w:rsidR="00622BF3" w:rsidRDefault="00E94301" w:rsidP="000C7168">
      <w:pPr>
        <w:jc w:val="both"/>
      </w:pPr>
      <w:r>
        <w:t xml:space="preserve">Here we validate </w:t>
      </w:r>
      <w:r w:rsidR="00D7778E">
        <w:t xml:space="preserve">the model using simulated pre- and postsynaptic spiking. </w:t>
      </w:r>
      <w:ins w:id="1005" w:author="ian" w:date="2020-12-10T14:02:00Z">
        <w:r w:rsidR="00827302">
          <w:t xml:space="preserve">If not otherwise specified, </w:t>
        </w:r>
      </w:ins>
      <w:del w:id="1006" w:author="ian" w:date="2020-12-10T14:02:00Z">
        <w:r w:rsidR="00D7778E" w:rsidDel="00827302">
          <w:delText>P</w:delText>
        </w:r>
      </w:del>
      <w:ins w:id="1007" w:author="ian" w:date="2020-12-10T14:02:00Z">
        <w:r w:rsidR="00827302">
          <w:t>p</w:t>
        </w:r>
      </w:ins>
      <w:r w:rsidR="00D7778E">
        <w:t>resynaptic spike times are generated</w:t>
      </w:r>
      <w:r w:rsidR="004C7489">
        <w:t xml:space="preserve"> by </w:t>
      </w:r>
      <w:ins w:id="1008" w:author="ian" w:date="2020-12-10T14:02:00Z">
        <w:r w:rsidR="00827302">
          <w:t xml:space="preserve">a </w:t>
        </w:r>
      </w:ins>
      <w:r w:rsidR="004C7489">
        <w:t>homogeneous Poisson process with a firing rate of 5Hz</w:t>
      </w:r>
      <w:del w:id="1009" w:author="ian" w:date="2020-12-10T14:03:00Z">
        <w:r w:rsidR="004C7489" w:rsidDel="00827302">
          <w:delText>, if not specified</w:delText>
        </w:r>
      </w:del>
      <w:r w:rsidR="004C7489">
        <w:t>.</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2.5 and 2.6</w:t>
      </w:r>
      <w:r w:rsidR="00A503CF">
        <w:t xml:space="preserve">. The observed time length is 20min if not specified, </w:t>
      </w:r>
      <w:ins w:id="1010" w:author="ian" w:date="2020-12-10T14:03:00Z">
        <w:r w:rsidR="00827302">
          <w:t xml:space="preserve">and we use </w:t>
        </w:r>
      </w:ins>
      <w:del w:id="1011" w:author="ian" w:date="2020-12-10T14:03:00Z">
        <w:r w:rsidR="00A503CF" w:rsidDel="00827302">
          <w:delText xml:space="preserve">with </w:delText>
        </w:r>
      </w:del>
      <w:proofErr w:type="spellStart"/>
      <w:r w:rsidR="00A503CF">
        <w:t>binsize</w:t>
      </w:r>
      <w:proofErr w:type="spellEnd"/>
      <w:r w:rsidR="00A503CF">
        <w:t xml:space="preserve"> </w:t>
      </w:r>
      <m:oMath>
        <m:r>
          <m:rPr>
            <m:sty m:val="p"/>
          </m:rPr>
          <w:rPr>
            <w:rFonts w:ascii="Cambria Math" w:hAnsi="Cambria Math"/>
          </w:rPr>
          <m:t>Δ</m:t>
        </m:r>
        <m:r>
          <w:rPr>
            <w:rFonts w:ascii="Cambria Math" w:hAnsi="Cambria Math"/>
          </w:rPr>
          <m:t>t</m:t>
        </m:r>
        <m:r>
          <w:ins w:id="1012" w:author="ian" w:date="2020-12-10T14:03:00Z">
            <w:rPr>
              <w:rFonts w:ascii="Cambria Math" w:hAnsi="Cambria Math"/>
            </w:rPr>
            <m:t>=</m:t>
          </w:ins>
        </m:r>
      </m:oMath>
      <w:r w:rsidR="00A503CF">
        <w:t xml:space="preserve"> </w:t>
      </w:r>
      <w:del w:id="1013" w:author="ian" w:date="2020-12-10T14:03:00Z">
        <w:r w:rsidR="00A503CF" w:rsidDel="00827302">
          <w:delText xml:space="preserve">be </w:delText>
        </w:r>
      </w:del>
      <w:r w:rsidR="00A503CF">
        <w:t>1ms</w:t>
      </w:r>
      <w:ins w:id="1014" w:author="ian" w:date="2020-12-10T14:03:00Z">
        <w:r w:rsidR="00827302">
          <w:t>, throughout</w:t>
        </w:r>
      </w:ins>
      <w:r w:rsidR="00A503CF">
        <w:t xml:space="preserve">. </w:t>
      </w:r>
    </w:p>
    <w:p w14:paraId="560A823C" w14:textId="2246A3B7" w:rsidR="004C7489" w:rsidRDefault="00A503CF" w:rsidP="000C7168">
      <w:pPr>
        <w:jc w:val="both"/>
      </w:pPr>
      <w:r>
        <w:t>For simulating spike-timing-dependent plasticity (STDP)</w:t>
      </w:r>
      <w:del w:id="1015" w:author="ian" w:date="2020-12-10T14:04:00Z">
        <w:r w:rsidR="00622BF3" w:rsidDel="00827302">
          <w:delText xml:space="preserve">, a </w:delText>
        </w:r>
      </w:del>
      <w:del w:id="1016" w:author="ian" w:date="2020-12-10T14:03:00Z">
        <w:r w:rsidR="00622BF3" w:rsidDel="00827302">
          <w:delText xml:space="preserve">special and </w:delText>
        </w:r>
      </w:del>
      <w:del w:id="1017" w:author="ian" w:date="2020-12-10T14:04:00Z">
        <w:r w:rsidR="00622BF3" w:rsidDel="00827302">
          <w:delText>more realistic model for LTP</w:delText>
        </w:r>
        <w:r w:rsidDel="00827302">
          <w:delText>,</w:delText>
        </w:r>
      </w:del>
      <w:r>
        <w:t xml:space="preserve"> the </w:t>
      </w:r>
      <w:ins w:id="1018" w:author="ian" w:date="2020-12-10T14:04:00Z">
        <w:r w:rsidR="00827302">
          <w:t xml:space="preserve">use a long-term </w:t>
        </w:r>
      </w:ins>
      <w:r>
        <w:t>modification function</w:t>
      </w:r>
      <w:ins w:id="1019" w:author="ian" w:date="2020-12-10T14:04:00Z">
        <w:r w:rsidR="00827302">
          <w:t xml:space="preserve"> that depends on the relative timing of pre- and postsynaptic spikes. Here </w:t>
        </w:r>
      </w:ins>
      <w:del w:id="1020" w:author="ian" w:date="2020-12-10T14:04:00Z">
        <w:r w:rsidDel="00827302">
          <w:delText xml:space="preserve"> is</w:delText>
        </w:r>
      </w:del>
      <w:ins w:id="1021" w:author="ian" w:date="2020-12-10T14:04:00Z">
        <w:r w:rsidR="00827302">
          <w:t xml:space="preserve">we use </w:t>
        </w:r>
      </w:ins>
      <w:del w:id="1022" w:author="ian" w:date="2020-12-10T14:04:00Z">
        <w:r w:rsidDel="00827302">
          <w:delText xml:space="preserve"> set as </w:delText>
        </w:r>
      </w:del>
      <w:r>
        <w:t xml:space="preserve">a double-exponential </w:t>
      </w:r>
      <w:ins w:id="1023" w:author="ian" w:date="2020-12-10T14:04:00Z">
        <w:r w:rsidR="00827302">
          <w:t xml:space="preserve">modification </w:t>
        </w:r>
      </w:ins>
      <w:r>
        <w:t xml:space="preserve">function, </w:t>
      </w:r>
      <w:del w:id="1024" w:author="ian" w:date="2020-12-10T14:05:00Z">
        <w:r w:rsidDel="00827302">
          <w:delText>which can accurately model</w:delText>
        </w:r>
      </w:del>
      <w:ins w:id="1025" w:author="ian" w:date="2020-12-10T14:05:00Z">
        <w:r w:rsidR="00827302">
          <w:t xml:space="preserve">based on the </w:t>
        </w:r>
      </w:ins>
      <w:del w:id="1026" w:author="ian" w:date="2020-12-10T14:05:00Z">
        <w:r w:rsidDel="00827302">
          <w:delText xml:space="preserve"> </w:delText>
        </w:r>
      </w:del>
      <w:r>
        <w:t xml:space="preserve">STDP </w:t>
      </w:r>
      <w:ins w:id="1027" w:author="ian" w:date="2020-12-10T14:05:00Z">
        <w:r w:rsidR="00827302">
          <w:t xml:space="preserve">observed </w:t>
        </w:r>
      </w:ins>
      <w:r>
        <w:t xml:space="preserve">in cortical and hippocampal slices. In this case, each pair </w:t>
      </w:r>
      <w:r w:rsidR="00055883">
        <w:t>of pre- and post-synaptic spikes modifies the synapse by</w:t>
      </w:r>
    </w:p>
    <w:tbl>
      <w:tblPr>
        <w:tblStyle w:val="TableGrid"/>
        <w:tblW w:w="5000" w:type="pct"/>
        <w:jc w:val="center"/>
        <w:tblLook w:val="04A0" w:firstRow="1" w:lastRow="0" w:firstColumn="1" w:lastColumn="0" w:noHBand="0" w:noVBand="1"/>
      </w:tblPr>
      <w:tblGrid>
        <w:gridCol w:w="636"/>
        <w:gridCol w:w="8478"/>
        <w:gridCol w:w="812"/>
      </w:tblGrid>
      <w:tr w:rsidR="006D79F1" w14:paraId="50256DE5" w14:textId="77777777" w:rsidTr="00C809D9">
        <w:trPr>
          <w:jc w:val="center"/>
        </w:trPr>
        <w:tc>
          <w:tcPr>
            <w:tcW w:w="350" w:type="pct"/>
          </w:tcPr>
          <w:p w14:paraId="38F7B4F2" w14:textId="77777777" w:rsidR="006D79F1" w:rsidRDefault="006D79F1" w:rsidP="00C809D9">
            <w:pPr>
              <w:jc w:val="both"/>
            </w:pPr>
          </w:p>
        </w:tc>
        <w:tc>
          <w:tcPr>
            <w:tcW w:w="4300" w:type="pct"/>
          </w:tcPr>
          <w:p w14:paraId="11E5837B" w14:textId="23976849" w:rsidR="006D79F1" w:rsidRPr="000137D3" w:rsidRDefault="006D79F1"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350" w:type="pct"/>
          </w:tcPr>
          <w:p w14:paraId="2CF1B7D0" w14:textId="30E8B7DF" w:rsidR="006D79F1" w:rsidRDefault="006D79F1" w:rsidP="00C809D9">
            <w:pPr>
              <w:jc w:val="both"/>
            </w:pPr>
            <w:r>
              <w:t>(2.22)</w:t>
            </w:r>
          </w:p>
        </w:tc>
      </w:tr>
    </w:tbl>
    <w:p w14:paraId="131399FD" w14:textId="720DCCE0" w:rsidR="00A503CF" w:rsidRDefault="00A503CF" w:rsidP="000C7168">
      <w:pPr>
        <w:jc w:val="both"/>
      </w:pPr>
    </w:p>
    <w:p w14:paraId="64E4D8CB" w14:textId="6E71192B" w:rsidR="00622BF3" w:rsidRDefault="00055883" w:rsidP="000C7168">
      <w:pPr>
        <w:jc w:val="both"/>
      </w:pPr>
      <w:del w:id="1028" w:author="ian" w:date="2020-12-10T14:05:00Z">
        <w:r w:rsidDel="00827302">
          <w:delText>In our case,</w:delText>
        </w:r>
      </w:del>
      <w:ins w:id="1029" w:author="ian" w:date="2020-12-10T14:05:00Z">
        <w:r w:rsidR="00827302">
          <w:t>And we set</w:t>
        </w:r>
      </w:ins>
      <w:r>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t>.</w:t>
      </w:r>
      <w:r w:rsidR="004827E5">
        <w:t xml:space="preserve"> </w:t>
      </w:r>
      <w:r w:rsidR="006D79F1">
        <w:t>We further add an additional long-term decaying factor that pushes the synaptic weights back to 1, as in Stevenson</w:t>
      </w:r>
      <w:ins w:id="1030" w:author="ian" w:date="2020-12-10T14:23:00Z">
        <w:r w:rsidR="008E3133">
          <w:t xml:space="preserve"> and Kording</w:t>
        </w:r>
      </w:ins>
      <w:del w:id="1031" w:author="ian" w:date="2020-12-10T14:23:00Z">
        <w:r w:rsidR="006D79F1" w:rsidDel="008E3133">
          <w:delText xml:space="preserve"> et al</w:delText>
        </w:r>
      </w:del>
      <w:r w:rsidR="006D79F1">
        <w:fldChar w:fldCharType="begin" w:fldLock="1"/>
      </w:r>
      <w:r w:rsidR="006D79F1">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operties":{"noteIndex":0},"schema":"https://github.com/citation-style-language/schema/raw/master/csl-citation.json"}</w:instrText>
      </w:r>
      <w:r w:rsidR="006D79F1">
        <w:fldChar w:fldCharType="separate"/>
      </w:r>
      <w:r w:rsidR="006D79F1" w:rsidRPr="006D79F1">
        <w:rPr>
          <w:noProof/>
          <w:vertAlign w:val="superscript"/>
        </w:rPr>
        <w:t>10</w:t>
      </w:r>
      <w:r w:rsidR="006D79F1">
        <w:fldChar w:fldCharType="end"/>
      </w:r>
      <w:r w:rsidR="006D79F1">
        <w:t>.</w:t>
      </w:r>
      <w:r w:rsidR="00622BF3">
        <w:t xml:space="preserve"> Namely,</w:t>
      </w:r>
    </w:p>
    <w:tbl>
      <w:tblPr>
        <w:tblStyle w:val="TableGrid"/>
        <w:tblW w:w="5000" w:type="pct"/>
        <w:jc w:val="center"/>
        <w:tblLook w:val="04A0" w:firstRow="1" w:lastRow="0" w:firstColumn="1" w:lastColumn="0" w:noHBand="0" w:noVBand="1"/>
      </w:tblPr>
      <w:tblGrid>
        <w:gridCol w:w="636"/>
        <w:gridCol w:w="8478"/>
        <w:gridCol w:w="812"/>
      </w:tblGrid>
      <w:tr w:rsidR="00A878E9" w14:paraId="75833499" w14:textId="77777777" w:rsidTr="00A22220">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9419EC"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77777777" w:rsidR="00A878E9" w:rsidRDefault="00A878E9" w:rsidP="00A22220">
            <w:pPr>
              <w:jc w:val="both"/>
            </w:pPr>
            <w:r>
              <w:t>(2.23)</w:t>
            </w:r>
          </w:p>
        </w:tc>
      </w:tr>
    </w:tbl>
    <w:p w14:paraId="2F822C7E" w14:textId="516B4732" w:rsidR="00A878E9" w:rsidRDefault="00A878E9" w:rsidP="000C7168">
      <w:pPr>
        <w:jc w:val="both"/>
      </w:pPr>
    </w:p>
    <w:p w14:paraId="1B971F09" w14:textId="57C9FD61" w:rsidR="00A878E9" w:rsidRDefault="00A878E9" w:rsidP="000C7168">
      <w:pPr>
        <w:jc w:val="both"/>
      </w:pPr>
      <w:r>
        <w:lastRenderedPageBreak/>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r>
        <w:t xml:space="preserve"> </w:t>
      </w:r>
      <w:commentRangeStart w:id="1032"/>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025D9F">
        <w:t xml:space="preserve">, if not specified. </w:t>
      </w:r>
      <w:commentRangeEnd w:id="1032"/>
      <w:r w:rsidR="00827302">
        <w:rPr>
          <w:rStyle w:val="CommentReference"/>
        </w:rPr>
        <w:commentReference w:id="1032"/>
      </w:r>
    </w:p>
    <w:p w14:paraId="2BDE2BCC" w14:textId="09EBB76A" w:rsidR="00A878E9" w:rsidRDefault="00A878E9" w:rsidP="000C7168">
      <w:pPr>
        <w:jc w:val="both"/>
      </w:pPr>
    </w:p>
    <w:p w14:paraId="33C84FED" w14:textId="53E2B98B" w:rsidR="000361CA" w:rsidRDefault="00975073" w:rsidP="000C7168">
      <w:pPr>
        <w:pStyle w:val="Heading1"/>
        <w:jc w:val="both"/>
      </w:pPr>
      <w:r>
        <w:t xml:space="preserve">3 </w:t>
      </w:r>
      <w:r w:rsidR="000361CA">
        <w:t>Results</w:t>
      </w:r>
    </w:p>
    <w:p w14:paraId="6E854FA1" w14:textId="5DDF1619" w:rsidR="004B2C7B" w:rsidRDefault="00CA2AE3" w:rsidP="000C7168">
      <w:pPr>
        <w:jc w:val="both"/>
      </w:pPr>
      <w:r>
        <w:t xml:space="preserve">In this </w:t>
      </w:r>
      <w:r w:rsidR="004B2C7B">
        <w:t>study</w:t>
      </w:r>
      <w:r w:rsidR="0098310B">
        <w:t>,</w:t>
      </w:r>
      <w:r>
        <w:t xml:space="preserve"> </w:t>
      </w:r>
      <w:r w:rsidR="0098310B">
        <w:t xml:space="preserve">1) </w:t>
      </w:r>
      <w:r>
        <w:t xml:space="preserve">we </w:t>
      </w:r>
      <w:r w:rsidR="00D637F8">
        <w:t>implemented commonly used methods (</w:t>
      </w:r>
      <w:proofErr w:type="gramStart"/>
      <w:r w:rsidR="00D637F8">
        <w:t>i.e.</w:t>
      </w:r>
      <w:proofErr w:type="gramEnd"/>
      <w:r w:rsidR="00D637F8">
        <w:t xml:space="preserve"> cross-correlogram and efficac</w:t>
      </w:r>
      <w:r w:rsidR="0098310B">
        <w:t>y plots</w:t>
      </w:r>
      <w:r w:rsidR="00D637F8">
        <w:t>) to analysis th</w:t>
      </w:r>
      <w:r w:rsidR="004B2C7B">
        <w:t>e</w:t>
      </w:r>
      <w:r w:rsidR="00D637F8">
        <w:t xml:space="preserve"> simulated data.</w:t>
      </w:r>
      <w:r w:rsidR="0098310B">
        <w:t xml:space="preserve"> 2) Then we implemented our estimation method into several simulations, to see the fitting results under different situation. 3) </w:t>
      </w:r>
      <w:r w:rsidR="004B2C7B">
        <w:t>W</w:t>
      </w:r>
      <w:r w:rsidR="0098310B">
        <w:t xml:space="preserve">e further </w:t>
      </w:r>
      <w:r w:rsidR="0052625E">
        <w:t>discussed</w:t>
      </w:r>
      <w:r w:rsidR="004B2C7B">
        <w:t xml:space="preserve"> influence of</w:t>
      </w:r>
      <w:r w:rsidR="00FB3010">
        <w:t xml:space="preserve"> presynaptic</w:t>
      </w:r>
      <w:r w:rsidR="004B2C7B">
        <w:t xml:space="preserve"> firing rate</w:t>
      </w:r>
      <w:r w:rsidR="00FB3010">
        <w:t>s</w:t>
      </w:r>
      <w:r w:rsidR="004B2C7B">
        <w:t>,</w:t>
      </w:r>
      <w:r w:rsidR="0052625E">
        <w:t xml:space="preserve"> model misspecification and hyper-parameter selection for long-term effects tracking (</w:t>
      </w:r>
      <w:proofErr w:type="gramStart"/>
      <w:r w:rsidR="0052625E">
        <w:t>i.e.</w:t>
      </w:r>
      <w:proofErr w:type="gramEnd"/>
      <w:r w:rsidR="0052625E">
        <w:t xml:space="preserve"> </w:t>
      </w:r>
      <m:oMath>
        <m:r>
          <m:rPr>
            <m:sty m:val="bi"/>
          </m:rPr>
          <w:rPr>
            <w:rFonts w:ascii="Cambria Math" w:hAnsi="Cambria Math"/>
          </w:rPr>
          <m:t>Q</m:t>
        </m:r>
      </m:oMath>
      <w:r w:rsidR="0052625E">
        <w:t xml:space="preserve"> in point process adaptive smoothing, see details in Method).</w:t>
      </w:r>
      <w:r w:rsidR="00D375A1">
        <w:t xml:space="preserve"> </w:t>
      </w:r>
    </w:p>
    <w:p w14:paraId="348BCFCE" w14:textId="4A32F18C" w:rsidR="004B2C7B" w:rsidRDefault="004B2C7B" w:rsidP="000C7168">
      <w:pPr>
        <w:jc w:val="both"/>
      </w:pPr>
    </w:p>
    <w:p w14:paraId="1F696B11" w14:textId="0F50C252" w:rsidR="004B2C7B" w:rsidRDefault="004B2C7B" w:rsidP="000C7168">
      <w:pPr>
        <w:pStyle w:val="Heading2"/>
        <w:jc w:val="both"/>
      </w:pPr>
      <w:r>
        <w:t>Traditional Methods for Synaptic Weight Inference</w:t>
      </w:r>
    </w:p>
    <w:p w14:paraId="283B8700" w14:textId="73022455" w:rsidR="004B2C7B" w:rsidRDefault="004B2C7B" w:rsidP="000C7168">
      <w:pPr>
        <w:jc w:val="both"/>
      </w:pPr>
      <w:r>
        <w:t xml:space="preserve">In this section, </w:t>
      </w:r>
      <w:r w:rsidR="00C83123">
        <w:t>t</w:t>
      </w:r>
      <w:r w:rsidR="009313AC">
        <w:t>he baseline firing rate for postsynaptic neuron is</w:t>
      </w:r>
      <w:r w:rsidR="008E58AC">
        <w:t xml:space="preserve"> constantly</w:t>
      </w:r>
      <w:r w:rsidR="009313AC">
        <w:t xml:space="preserve"> 20Hz. The </w:t>
      </w:r>
      <w:r w:rsidR="004C7B0D">
        <w:t>LTP</w:t>
      </w:r>
      <w:r w:rsidR="009313AC">
        <w:t xml:space="preserve"> is step-changing at 10min, while keeping synaptic weight constantly as 3 before 10min and 5 after 10min. The </w:t>
      </w:r>
      <w:r w:rsidR="004C7B0D">
        <w:t>STP</w:t>
      </w:r>
      <w:r w:rsidR="009313AC">
        <w:t xml:space="preserve"> is depression. Traditionally, the baseline firing rate and </w:t>
      </w:r>
      <w:r w:rsidR="004C7B0D">
        <w:t>LTP</w:t>
      </w:r>
      <w:r w:rsidR="009313AC">
        <w:t xml:space="preserve"> are detected by splitting cross-correlogram by recording time, and the </w:t>
      </w:r>
      <w:r w:rsidR="004C7B0D">
        <w:t>STP</w:t>
      </w:r>
      <w:r w:rsidR="009313AC">
        <w:t xml:space="preserve"> is </w:t>
      </w:r>
      <w:r w:rsidR="0081391D">
        <w:t xml:space="preserve">detected by splitting cross-correlogram according to presynaptic inter-spike intervals (ISIs). Plotting post-synaptic firing efficacy against presynaptic ISIs can also show </w:t>
      </w:r>
      <w:r w:rsidR="004C7B0D">
        <w:t>STP</w:t>
      </w:r>
      <w:r w:rsidR="0081391D">
        <w:t xml:space="preserve">. Figure 1 shows the analysis results by implementing these traditional methods. These methods are easy to implement and can give powerful insight about synaptic weights. </w:t>
      </w:r>
      <w:r w:rsidR="00C83123">
        <w:t>However, through</w:t>
      </w:r>
      <w:r w:rsidR="0081391D">
        <w:t xml:space="preserve"> traditional </w:t>
      </w:r>
      <w:r w:rsidR="00E6262B">
        <w:t>we cannot give accurate and detailed inferences on the synaptic weights</w:t>
      </w:r>
      <w:r w:rsidR="00D61526">
        <w:t xml:space="preserve">. </w:t>
      </w:r>
      <w:r w:rsidR="00E6262B">
        <w:t>Also, the interval estimation is not possible for traditional methods.</w:t>
      </w:r>
    </w:p>
    <w:p w14:paraId="7B030C8E" w14:textId="20E3DB64" w:rsidR="009313AC" w:rsidRDefault="009313AC" w:rsidP="000C7168">
      <w:pPr>
        <w:jc w:val="both"/>
      </w:pPr>
    </w:p>
    <w:tbl>
      <w:tblPr>
        <w:tblStyle w:val="TableGrid"/>
        <w:tblW w:w="0" w:type="auto"/>
        <w:tblLook w:val="04A0" w:firstRow="1" w:lastRow="0" w:firstColumn="1" w:lastColumn="0" w:noHBand="0" w:noVBand="1"/>
      </w:tblPr>
      <w:tblGrid>
        <w:gridCol w:w="9926"/>
      </w:tblGrid>
      <w:tr w:rsidR="009313AC" w14:paraId="419FC55E" w14:textId="77777777" w:rsidTr="009313AC">
        <w:tc>
          <w:tcPr>
            <w:tcW w:w="9926" w:type="dxa"/>
          </w:tcPr>
          <w:p w14:paraId="6D2F10AE" w14:textId="101A4FC9" w:rsidR="009313AC" w:rsidRDefault="009313AC" w:rsidP="000C7168">
            <w:pPr>
              <w:jc w:val="both"/>
            </w:pPr>
            <w:r>
              <w:rPr>
                <w:noProof/>
                <w:lang w:eastAsia="zh-CN"/>
              </w:rPr>
              <w:drawing>
                <wp:inline distT="0" distB="0" distL="0" distR="0" wp14:anchorId="5C737921" wp14:editId="54FAE025">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p>
        </w:tc>
      </w:tr>
      <w:tr w:rsidR="009313AC" w14:paraId="69133EAF" w14:textId="77777777" w:rsidTr="009313AC">
        <w:tc>
          <w:tcPr>
            <w:tcW w:w="9926" w:type="dxa"/>
          </w:tcPr>
          <w:p w14:paraId="29637F31" w14:textId="30A4E94F" w:rsidR="009313AC" w:rsidRPr="009313AC" w:rsidRDefault="009313AC" w:rsidP="000C7168">
            <w:pPr>
              <w:jc w:val="both"/>
              <w:rPr>
                <w:b/>
                <w:bCs/>
              </w:rPr>
            </w:pPr>
            <w:r>
              <w:rPr>
                <w:b/>
                <w:bCs/>
              </w:rPr>
              <w:t xml:space="preserve">Fig 1. </w:t>
            </w:r>
            <w:r w:rsidR="0081391D">
              <w:rPr>
                <w:b/>
                <w:bCs/>
              </w:rPr>
              <w:t xml:space="preserve">Traditional methods for synaptic weights analysis. </w:t>
            </w:r>
            <w:r w:rsidRPr="003A4A08">
              <w:rPr>
                <w:b/>
                <w:bCs/>
              </w:rPr>
              <w:t>(A)</w:t>
            </w:r>
            <w:r>
              <w:t xml:space="preserve"> In this example the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presynaptic ISI, we can show LTP and STP simultaneously. The cross-correlation is higher for later </w:t>
            </w:r>
            <w:r>
              <w:lastRenderedPageBreak/>
              <w:t>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0C7168">
      <w:pPr>
        <w:jc w:val="both"/>
      </w:pPr>
    </w:p>
    <w:p w14:paraId="6E63A70B" w14:textId="758DA431" w:rsidR="008F3CE6" w:rsidRDefault="008F3CE6" w:rsidP="000C7168">
      <w:pPr>
        <w:pStyle w:val="Heading2"/>
        <w:jc w:val="both"/>
      </w:pPr>
      <w:r>
        <w:t>Simulations</w:t>
      </w:r>
    </w:p>
    <w:p w14:paraId="55E0D513" w14:textId="58B327A5" w:rsidR="008F3CE6" w:rsidRDefault="008F3CE6" w:rsidP="000C7168">
      <w:pPr>
        <w:jc w:val="both"/>
      </w:pPr>
      <w:r>
        <w:t xml:space="preserve">In this section, we use several simulations to see the inference results under different situations, </w:t>
      </w:r>
      <w:proofErr w:type="gramStart"/>
      <w:r>
        <w:t>i.e.</w:t>
      </w:r>
      <w:proofErr w:type="gramEnd"/>
      <w:r>
        <w:t xml:space="preserve"> synapses with 1) different </w:t>
      </w:r>
      <w:r w:rsidR="009C7696">
        <w:t>LTP</w:t>
      </w:r>
      <w:r w:rsidR="00734D56">
        <w:t xml:space="preserve">, 2) different </w:t>
      </w:r>
      <w:r w:rsidR="009C7696">
        <w:t>STP</w:t>
      </w:r>
      <w:r w:rsidR="00734D56">
        <w:t>, 3) different postsynaptic baseline firing rates and 4) different synaptic types.</w:t>
      </w:r>
    </w:p>
    <w:p w14:paraId="67446979" w14:textId="1418AE8D" w:rsidR="00734D56" w:rsidRPr="00734D56" w:rsidRDefault="00734D56" w:rsidP="000C7168">
      <w:pPr>
        <w:jc w:val="both"/>
        <w:rPr>
          <w:u w:val="single"/>
        </w:rPr>
      </w:pPr>
      <w:r w:rsidRPr="00734D56">
        <w:rPr>
          <w:u w:val="single"/>
        </w:rPr>
        <w:t>Inference for long-term</w:t>
      </w:r>
      <w:r w:rsidR="0029331D">
        <w:rPr>
          <w:u w:val="single"/>
        </w:rPr>
        <w:t xml:space="preserve"> and short-term</w:t>
      </w:r>
      <w:r w:rsidRPr="00734D56">
        <w:rPr>
          <w:u w:val="single"/>
        </w:rPr>
        <w:t xml:space="preserve"> plasticity</w:t>
      </w:r>
    </w:p>
    <w:p w14:paraId="45B208DF" w14:textId="5401D8C3" w:rsidR="004C7B0D" w:rsidRDefault="004C7B0D" w:rsidP="000C7168">
      <w:pPr>
        <w:jc w:val="both"/>
      </w:pPr>
      <w:r>
        <w:t>First, we use t</w:t>
      </w:r>
      <w:r w:rsidR="00734D56">
        <w:t>wo simulated examples</w:t>
      </w:r>
      <w:r>
        <w:t xml:space="preserve"> to</w:t>
      </w:r>
      <w:r w:rsidR="00734D56">
        <w:t xml:space="preserve"> show</w:t>
      </w:r>
      <w:r>
        <w:t xml:space="preserve"> inference of linear- and sinusoidal-changing LTP. The baseline firing rate for postsynaptic neuron is constantly 20Hz. The synaptic weight for linear-changing LTP changes linearly from 1.5 to 3.5, and the weight for sinusoidal-changing LTP oscillates around 2.5 with period of 10min. The STP is depression.</w:t>
      </w:r>
      <w:r w:rsidR="008E58AC">
        <w:t xml:space="preserve"> The LTPs are further shown by splitting cross-correlogram for quartiles of recording time. The left two panels in Figure 2 (A and B) show fitting results for these two simulations.</w:t>
      </w:r>
    </w:p>
    <w:tbl>
      <w:tblPr>
        <w:tblStyle w:val="TableGrid"/>
        <w:tblW w:w="0" w:type="auto"/>
        <w:tblLook w:val="04A0" w:firstRow="1" w:lastRow="0" w:firstColumn="1" w:lastColumn="0" w:noHBand="0" w:noVBand="1"/>
      </w:tblPr>
      <w:tblGrid>
        <w:gridCol w:w="9926"/>
      </w:tblGrid>
      <w:tr w:rsidR="006E7061" w14:paraId="0B660698" w14:textId="77777777" w:rsidTr="006E7061">
        <w:tc>
          <w:tcPr>
            <w:tcW w:w="9926" w:type="dxa"/>
          </w:tcPr>
          <w:p w14:paraId="3CF48383" w14:textId="1F3CA39D" w:rsidR="006E7061" w:rsidRDefault="006E7061" w:rsidP="000C7168">
            <w:pPr>
              <w:jc w:val="both"/>
            </w:pPr>
            <w:r>
              <w:rPr>
                <w:noProof/>
                <w:lang w:eastAsia="zh-CN"/>
              </w:rPr>
              <w:drawing>
                <wp:inline distT="0" distB="0" distL="0" distR="0" wp14:anchorId="745D6E23" wp14:editId="3F572615">
                  <wp:extent cx="5934075" cy="3738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38880"/>
                          </a:xfrm>
                          <a:prstGeom prst="rect">
                            <a:avLst/>
                          </a:prstGeom>
                          <a:noFill/>
                          <a:ln>
                            <a:noFill/>
                          </a:ln>
                        </pic:spPr>
                      </pic:pic>
                    </a:graphicData>
                  </a:graphic>
                </wp:inline>
              </w:drawing>
            </w:r>
          </w:p>
        </w:tc>
      </w:tr>
      <w:tr w:rsidR="006E7061" w14:paraId="7B30E083" w14:textId="77777777" w:rsidTr="006E7061">
        <w:tc>
          <w:tcPr>
            <w:tcW w:w="9926" w:type="dxa"/>
          </w:tcPr>
          <w:p w14:paraId="6417AC10" w14:textId="0754FEBA"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 (orange) and STP (blue). The</w:t>
            </w:r>
            <w:r w:rsidRPr="006A43EF">
              <w:t xml:space="preserve"> </w:t>
            </w:r>
            <w:r>
              <w:t xml:space="preserve">STP is shown by modification function. The dashed lines show standard error from point estimations. </w:t>
            </w:r>
            <w:r w:rsidRPr="00F7088B">
              <w:rPr>
                <w:b/>
                <w:bCs/>
              </w:rPr>
              <w:t>(</w:t>
            </w:r>
            <w:r>
              <w:rPr>
                <w:b/>
                <w:bCs/>
              </w:rPr>
              <w:t>A</w:t>
            </w:r>
            <w:r w:rsidRPr="00F7088B">
              <w:rPr>
                <w:b/>
                <w:bCs/>
              </w:rPr>
              <w:t>)</w:t>
            </w:r>
            <w:r>
              <w:t xml:space="preserve"> The fitting results under different types of LTP, </w:t>
            </w:r>
            <w:proofErr w:type="gramStart"/>
            <w:r>
              <w:t>i.e.</w:t>
            </w:r>
            <w:proofErr w:type="gramEnd"/>
            <w:r>
              <w:t xml:space="preserv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1033" w:name="_Hlk55204305"/>
            <w:r>
              <w:t>by splitting cross-correlogram for quartiles of recording time.</w:t>
            </w:r>
            <w:bookmarkEnd w:id="1033"/>
            <w:r>
              <w:t xml:space="preserve"> </w:t>
            </w:r>
            <w:r w:rsidRPr="00F7088B">
              <w:rPr>
                <w:b/>
                <w:bCs/>
              </w:rPr>
              <w:t>(</w:t>
            </w:r>
            <w:r>
              <w:rPr>
                <w:b/>
                <w:bCs/>
              </w:rPr>
              <w:t>C</w:t>
            </w:r>
            <w:r w:rsidRPr="00F7088B">
              <w:rPr>
                <w:b/>
                <w:bCs/>
              </w:rPr>
              <w:t>)</w:t>
            </w:r>
            <w:r>
              <w:t xml:space="preserve"> The fitting results under different types of STP, </w:t>
            </w:r>
            <w:proofErr w:type="gramStart"/>
            <w:r>
              <w:t>i.e.</w:t>
            </w:r>
            <w:proofErr w:type="gramEnd"/>
            <w:r>
              <w:t xml:space="preserv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0C7168">
      <w:pPr>
        <w:jc w:val="both"/>
      </w:pPr>
    </w:p>
    <w:p w14:paraId="3E2A45BC" w14:textId="179C6AC8" w:rsidR="008E58AC" w:rsidRDefault="008E58AC" w:rsidP="000C7168">
      <w:pPr>
        <w:jc w:val="both"/>
      </w:pPr>
      <w:r>
        <w:lastRenderedPageBreak/>
        <w:t>However, the linear</w:t>
      </w:r>
      <w:r w:rsidR="009C7696">
        <w:t>-</w:t>
      </w:r>
      <w:r>
        <w:t xml:space="preserve"> and sinusoidal</w:t>
      </w:r>
      <w:r w:rsidR="009C7696">
        <w:t>-</w:t>
      </w:r>
      <w:r>
        <w:t>changing LTP</w:t>
      </w:r>
      <w:r w:rsidR="009C7696">
        <w:t>s</w:t>
      </w:r>
      <w:r>
        <w:t xml:space="preserve"> are far from real situation. To investigate the fitting results for more realistic LTP</w:t>
      </w:r>
      <w:r w:rsidR="009C7696">
        <w:t>s</w:t>
      </w:r>
      <w:r>
        <w:t xml:space="preserve">, we further simulate </w:t>
      </w:r>
      <w:r w:rsidR="0029331D">
        <w:t>an</w:t>
      </w:r>
      <w:r>
        <w:t xml:space="preserve"> LTP as the spike-timing dependent plasticity (STDP) and </w:t>
      </w:r>
      <w:r w:rsidR="009C7696">
        <w:t>implement our methods</w:t>
      </w:r>
      <w:r w:rsidR="00180577">
        <w:t xml:space="preserve"> for estimation</w:t>
      </w:r>
      <w:r w:rsidR="00FB3010">
        <w:t>. T</w:t>
      </w:r>
      <w:r>
        <w:t>he baseline firing rate for postsynaptic neuron is constantly 15Hz.</w:t>
      </w:r>
      <w:r w:rsidR="0029331D">
        <w:t xml:space="preserve"> The modification function for LTP is a traditional double-exponential function that can accurately model STDP in cortical and hippocampal slices. The STP is depression. Similarly, the LTP is shown by the split cross-correlogram by recording length. Figure 3 shows the fitting results.</w:t>
      </w:r>
    </w:p>
    <w:tbl>
      <w:tblPr>
        <w:tblStyle w:val="TableGrid"/>
        <w:tblW w:w="0" w:type="auto"/>
        <w:tblLook w:val="04A0" w:firstRow="1" w:lastRow="0" w:firstColumn="1" w:lastColumn="0" w:noHBand="0" w:noVBand="1"/>
      </w:tblPr>
      <w:tblGrid>
        <w:gridCol w:w="9926"/>
      </w:tblGrid>
      <w:tr w:rsidR="006E7061" w14:paraId="12399C69" w14:textId="77777777" w:rsidTr="006E7061">
        <w:tc>
          <w:tcPr>
            <w:tcW w:w="9926" w:type="dxa"/>
          </w:tcPr>
          <w:p w14:paraId="01CF8BFA" w14:textId="11052B01" w:rsidR="006E7061" w:rsidRDefault="006E7061" w:rsidP="000C7168">
            <w:pPr>
              <w:jc w:val="both"/>
            </w:pPr>
            <w:r>
              <w:rPr>
                <w:noProof/>
                <w:lang w:eastAsia="zh-CN"/>
              </w:rPr>
              <w:drawing>
                <wp:inline distT="0" distB="0" distL="0" distR="0" wp14:anchorId="0E4F7E03" wp14:editId="1AA1F8DB">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tc>
      </w:tr>
      <w:tr w:rsidR="006E7061" w14:paraId="6B7C875A" w14:textId="77777777" w:rsidTr="006E7061">
        <w:tc>
          <w:tcPr>
            <w:tcW w:w="9926" w:type="dxa"/>
          </w:tcPr>
          <w:p w14:paraId="47323087" w14:textId="0FE280AF" w:rsidR="006E7061" w:rsidRPr="006E7061" w:rsidRDefault="006E7061" w:rsidP="000C7168">
            <w:pPr>
              <w:jc w:val="both"/>
              <w:rPr>
                <w:b/>
                <w:bCs/>
              </w:rPr>
            </w:pPr>
            <w:r>
              <w:rPr>
                <w:b/>
                <w:bCs/>
              </w:rPr>
              <w:t xml:space="preserve">Figure 3. </w:t>
            </w:r>
            <w:r w:rsidRPr="00A6247E">
              <w:rPr>
                <w:b/>
                <w:bCs/>
              </w:rPr>
              <w:t>Inference under STDP generated LTP</w:t>
            </w:r>
            <w:r>
              <w:rPr>
                <w:b/>
                <w:bCs/>
              </w:rPr>
              <w:t xml:space="preserve">. </w:t>
            </w:r>
            <w:r>
              <w: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w:t>
            </w:r>
            <w:r w:rsidRPr="00B1460D">
              <w:rPr>
                <w:b/>
                <w:bCs/>
              </w:rPr>
              <w:t>(A), (B) and (C)</w:t>
            </w:r>
            <w:r>
              <w:t xml:space="preserve"> show fitted results for baseline, LTP and STP. </w:t>
            </w:r>
            <w:r w:rsidRPr="00A6247E">
              <w:rPr>
                <w:b/>
                <w:bCs/>
              </w:rPr>
              <w:t>(D)</w:t>
            </w:r>
            <w:r>
              <w:t xml:space="preserve"> The STP can be visualized by splitting cross-correlogram for quartiles of presynaptic ISIs.</w:t>
            </w:r>
          </w:p>
        </w:tc>
      </w:tr>
    </w:tbl>
    <w:p w14:paraId="43A721B4" w14:textId="77777777" w:rsidR="006E7061" w:rsidRDefault="006E7061" w:rsidP="000C7168">
      <w:pPr>
        <w:jc w:val="both"/>
      </w:pPr>
    </w:p>
    <w:p w14:paraId="7FBE48A0" w14:textId="2BB70C59" w:rsidR="00C5627F" w:rsidRDefault="00C5627F" w:rsidP="000C7168">
      <w:pPr>
        <w:jc w:val="both"/>
      </w:pPr>
      <w:r>
        <w:t xml:space="preserve">Then we see the fitting performance under different STPs, </w:t>
      </w:r>
      <w:proofErr w:type="gramStart"/>
      <w:r>
        <w:t>i.e.</w:t>
      </w:r>
      <w:proofErr w:type="gramEnd"/>
      <w:r>
        <w:t xml:space="preserve"> depression, facilitation and no STP cases. Again, the baseline firing rate for postsynaptic neuron is constantly 20Hz. The LTP is step-changing at 10min, and the STPs are set as</w:t>
      </w:r>
      <w:r w:rsidR="006E7061">
        <w:t xml:space="preserve"> depression, facilitation and constantly </w:t>
      </w:r>
      <w:r w:rsidR="009C7696">
        <w:t>one</w:t>
      </w:r>
      <w:r w:rsidR="006E7061">
        <w:t xml:space="preserve"> (no STP) accordingly. The STPs are further shown by splitting cross-correlogram for quartiles of presynaptic ISIs. The right two panels in Figure 2 (C and D) show fitting results for these three simulations.</w:t>
      </w:r>
    </w:p>
    <w:p w14:paraId="461CF876" w14:textId="0040AB96" w:rsidR="006E7061" w:rsidRDefault="006E7061" w:rsidP="000C7168">
      <w:pPr>
        <w:jc w:val="both"/>
      </w:pPr>
    </w:p>
    <w:p w14:paraId="0D2607AA" w14:textId="3833D32A" w:rsidR="006E7061" w:rsidRPr="00734D56" w:rsidRDefault="006E7061" w:rsidP="000C7168">
      <w:pPr>
        <w:jc w:val="both"/>
        <w:rPr>
          <w:u w:val="single"/>
        </w:rPr>
      </w:pPr>
      <w:r w:rsidRPr="00734D56">
        <w:rPr>
          <w:u w:val="single"/>
        </w:rPr>
        <w:t xml:space="preserve">Inference for </w:t>
      </w:r>
      <w:r>
        <w:rPr>
          <w:u w:val="single"/>
        </w:rPr>
        <w:t>postsynaptic baseline firing rates</w:t>
      </w:r>
    </w:p>
    <w:p w14:paraId="4C034493" w14:textId="60720768" w:rsidR="006E7061" w:rsidRDefault="006E7061" w:rsidP="000C7168">
      <w:pPr>
        <w:jc w:val="both"/>
      </w:pPr>
      <w:r>
        <w:t xml:space="preserve">The long-term dynamics of postsynaptic firing rates can be caused by unexplained factors. To </w:t>
      </w:r>
      <w:r w:rsidR="00F669B4">
        <w:t>build</w:t>
      </w:r>
      <w:r>
        <w:t xml:space="preserve"> the unbiased model, we </w:t>
      </w:r>
      <w:r w:rsidR="00F669B4">
        <w:t>put</w:t>
      </w:r>
      <w:r>
        <w:t xml:space="preserve"> the</w:t>
      </w:r>
      <w:r w:rsidR="00F669B4">
        <w:t xml:space="preserve"> unexplained</w:t>
      </w:r>
      <w:r>
        <w:t xml:space="preserve"> long-term dynamics</w:t>
      </w:r>
      <w:r w:rsidR="00F669B4">
        <w:t xml:space="preserve"> into baseline line firing rate and make inference on it. Here, we show the fitting results for linear- and sinusoidal-</w:t>
      </w:r>
      <w:r w:rsidR="00180577">
        <w:t>changing postsynaptic</w:t>
      </w:r>
      <w:r w:rsidR="00F669B4">
        <w:t xml:space="preserve"> baseline firing rates. To see the influence of LTP on baseline estimations, </w:t>
      </w:r>
      <w:r w:rsidR="009C7696">
        <w:t xml:space="preserve">we further simulated </w:t>
      </w:r>
      <w:r w:rsidR="00F669B4">
        <w:t xml:space="preserve">step- and linear-changing LTP in each case. </w:t>
      </w:r>
    </w:p>
    <w:p w14:paraId="5EA6740A" w14:textId="2DF725F9" w:rsidR="00F669B4" w:rsidRDefault="00F669B4" w:rsidP="000C7168">
      <w:pPr>
        <w:jc w:val="both"/>
      </w:pPr>
    </w:p>
    <w:p w14:paraId="7D788710" w14:textId="68E4BF8D" w:rsidR="00F669B4" w:rsidRDefault="004020F8" w:rsidP="000C7168">
      <w:pPr>
        <w:jc w:val="both"/>
      </w:pPr>
      <w:r>
        <w:t xml:space="preserve">The baseline firing rates for postsynaptic neuron </w:t>
      </w:r>
      <w:r w:rsidR="00D61526">
        <w:t xml:space="preserve">1) </w:t>
      </w:r>
      <w:r>
        <w:t>linearly chang</w:t>
      </w:r>
      <w:r w:rsidR="00D61526">
        <w:t>e</w:t>
      </w:r>
      <w:r>
        <w:t xml:space="preserve"> from</w:t>
      </w:r>
      <w:r w:rsidR="00D61526">
        <w:t xml:space="preserve"> 7Hz to 55Hz or 2) oscillate sinusoidally around 20Hz with period of 10min in log-space. The step- and linear-changing LTPs are considered for each case. </w:t>
      </w:r>
      <w:r w:rsidR="00F669B4">
        <w:t>The STP is depression. The LTPs</w:t>
      </w:r>
      <w:r w:rsidR="009C7696">
        <w:t xml:space="preserve"> and baselines</w:t>
      </w:r>
      <w:r w:rsidR="00F669B4">
        <w:t xml:space="preserve"> are further shown by splitting cross-correlogram for quartiles of recording time. Figure </w:t>
      </w:r>
      <w:r w:rsidR="00D61526">
        <w:t>4</w:t>
      </w:r>
      <w:r w:rsidR="00F669B4">
        <w:t xml:space="preserve"> show</w:t>
      </w:r>
      <w:r w:rsidR="00D61526">
        <w:t>s</w:t>
      </w:r>
      <w:r w:rsidR="00F669B4">
        <w:t xml:space="preserve"> fitting results for these </w:t>
      </w:r>
      <w:r w:rsidR="00D61526">
        <w:t>four</w:t>
      </w:r>
      <w:r w:rsidR="00F669B4">
        <w:t xml:space="preserve"> simulations.</w:t>
      </w:r>
      <w:r w:rsidR="00D61526">
        <w:t xml:space="preserve"> By these simulations, the baselines are accurately recovered, and dynamics in LTP will not influence baseline estimations. Therefore, we can separate LTP and unexplained long-term dynamics successfully.</w:t>
      </w:r>
    </w:p>
    <w:tbl>
      <w:tblPr>
        <w:tblStyle w:val="TableGrid"/>
        <w:tblW w:w="0" w:type="auto"/>
        <w:tblLook w:val="04A0" w:firstRow="1" w:lastRow="0" w:firstColumn="1" w:lastColumn="0" w:noHBand="0" w:noVBand="1"/>
      </w:tblPr>
      <w:tblGrid>
        <w:gridCol w:w="9926"/>
      </w:tblGrid>
      <w:tr w:rsidR="00D61526" w14:paraId="1710AF08" w14:textId="77777777" w:rsidTr="00D61526">
        <w:tc>
          <w:tcPr>
            <w:tcW w:w="9926" w:type="dxa"/>
          </w:tcPr>
          <w:p w14:paraId="0DE4A167" w14:textId="7080D294" w:rsidR="00D61526" w:rsidRDefault="00D61526" w:rsidP="000C7168">
            <w:pPr>
              <w:jc w:val="both"/>
            </w:pPr>
            <w:r>
              <w:rPr>
                <w:noProof/>
                <w:lang w:eastAsia="zh-CN"/>
              </w:rPr>
              <w:drawing>
                <wp:inline distT="0" distB="0" distL="0" distR="0" wp14:anchorId="191B76B2" wp14:editId="4DA5591D">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tc>
      </w:tr>
      <w:tr w:rsidR="00D61526" w14:paraId="0058B698" w14:textId="77777777" w:rsidTr="00D61526">
        <w:tc>
          <w:tcPr>
            <w:tcW w:w="9926" w:type="dxa"/>
          </w:tcPr>
          <w:p w14:paraId="76178BBD" w14:textId="48BE9ABE" w:rsidR="00D61526" w:rsidRPr="00D61526" w:rsidRDefault="00D61526" w:rsidP="000C7168">
            <w:pPr>
              <w:jc w:val="both"/>
              <w:rPr>
                <w:b/>
                <w:bCs/>
              </w:rPr>
            </w:pPr>
            <w:r>
              <w:rPr>
                <w:b/>
                <w:bCs/>
              </w:rPr>
              <w:t xml:space="preserve">Figure 4. </w:t>
            </w:r>
            <w:r w:rsidRPr="00850BA9">
              <w:rPr>
                <w:b/>
                <w:bCs/>
              </w:rPr>
              <w:t>Inference of different postsynaptic baseline firing rates</w:t>
            </w:r>
            <w:r>
              <w:rPr>
                <w:b/>
                <w:bCs/>
              </w:rPr>
              <w:t xml:space="preserve">. </w:t>
            </w:r>
            <w:r>
              <w:t xml:space="preserve">These plots show fitting results of postsynaptic baseline firing rates (yellow). </w:t>
            </w:r>
            <w:r w:rsidRPr="00850BA9">
              <w:rPr>
                <w:b/>
                <w:bCs/>
              </w:rPr>
              <w:t>(A)</w:t>
            </w:r>
            <w:r>
              <w:t xml:space="preserve"> The fitting results under different types of baseline, </w:t>
            </w:r>
            <w:proofErr w:type="gramStart"/>
            <w:r>
              <w:t>i.e.</w:t>
            </w:r>
            <w:proofErr w:type="gramEnd"/>
            <w:r>
              <w:t xml:space="preserv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cross-correlograms for quartiles of recording time show dynamics of baseline and LTP.</w:t>
            </w:r>
          </w:p>
        </w:tc>
      </w:tr>
    </w:tbl>
    <w:p w14:paraId="36BFCEF7" w14:textId="77777777" w:rsidR="00D61526" w:rsidRDefault="00D61526" w:rsidP="000C7168">
      <w:pPr>
        <w:jc w:val="both"/>
      </w:pPr>
    </w:p>
    <w:p w14:paraId="0FAB2673" w14:textId="64BE1266" w:rsidR="00D61526" w:rsidRPr="00734D56" w:rsidRDefault="00D61526" w:rsidP="000C7168">
      <w:pPr>
        <w:jc w:val="both"/>
        <w:rPr>
          <w:u w:val="single"/>
        </w:rPr>
      </w:pPr>
      <w:r w:rsidRPr="00734D56">
        <w:rPr>
          <w:u w:val="single"/>
        </w:rPr>
        <w:t xml:space="preserve">Inference for </w:t>
      </w:r>
      <w:r>
        <w:rPr>
          <w:u w:val="single"/>
        </w:rPr>
        <w:t>inhibitory synapse</w:t>
      </w:r>
    </w:p>
    <w:p w14:paraId="73033F84" w14:textId="7CF18570" w:rsidR="00F669B4" w:rsidRDefault="00D61526" w:rsidP="000C7168">
      <w:pPr>
        <w:jc w:val="both"/>
      </w:pPr>
      <w:r>
        <w:t>The previous simulations are all for excitatory synapses. Here, we show one example for inhibitory synapse.</w:t>
      </w:r>
      <w:r w:rsidR="00FB3010">
        <w:t xml:space="preserve"> The setting is similar to previous examples, </w:t>
      </w:r>
      <w:proofErr w:type="gramStart"/>
      <w:r w:rsidR="00FB3010">
        <w:t>i.e.</w:t>
      </w:r>
      <w:proofErr w:type="gramEnd"/>
      <w:r w:rsidR="00FB3010">
        <w:t xml:space="preserve"> constant baseline, step-changing LTP and depression STP</w:t>
      </w:r>
      <w:r w:rsidR="009C7696">
        <w:t>,</w:t>
      </w:r>
      <w:r w:rsidR="00FB3010">
        <w:t xml:space="preserve"> </w:t>
      </w:r>
      <w:r w:rsidR="009C7696">
        <w:t>b</w:t>
      </w:r>
      <w:r w:rsidR="00FB3010">
        <w:t>ut the LTP weight changes from -9 to -3 in this case. Figure 5 shows the fitting results. We can see the fitting results are generally good but a bit worse than excitatory synapses, since we will observe less postsynaptic firing in inhibitory synapses.</w:t>
      </w:r>
    </w:p>
    <w:tbl>
      <w:tblPr>
        <w:tblStyle w:val="TableGrid"/>
        <w:tblW w:w="0" w:type="auto"/>
        <w:tblLook w:val="04A0" w:firstRow="1" w:lastRow="0" w:firstColumn="1" w:lastColumn="0" w:noHBand="0" w:noVBand="1"/>
      </w:tblPr>
      <w:tblGrid>
        <w:gridCol w:w="9926"/>
      </w:tblGrid>
      <w:tr w:rsidR="00FB3010" w14:paraId="39F561EC" w14:textId="77777777" w:rsidTr="00FB3010">
        <w:tc>
          <w:tcPr>
            <w:tcW w:w="9926" w:type="dxa"/>
          </w:tcPr>
          <w:p w14:paraId="129D5C94" w14:textId="72F6733C" w:rsidR="00FB3010" w:rsidRDefault="00FB3010" w:rsidP="000C7168">
            <w:pPr>
              <w:jc w:val="both"/>
            </w:pPr>
            <w:r>
              <w:rPr>
                <w:noProof/>
                <w:lang w:eastAsia="zh-CN"/>
              </w:rPr>
              <w:lastRenderedPageBreak/>
              <w:drawing>
                <wp:inline distT="0" distB="0" distL="0" distR="0" wp14:anchorId="73AFB017" wp14:editId="360366C1">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tc>
      </w:tr>
      <w:tr w:rsidR="00FB3010" w14:paraId="2CA12261" w14:textId="77777777" w:rsidTr="00FB3010">
        <w:tc>
          <w:tcPr>
            <w:tcW w:w="9926" w:type="dxa"/>
          </w:tcPr>
          <w:p w14:paraId="15BA7181" w14:textId="577EA301" w:rsidR="00FB3010" w:rsidRPr="00FB3010" w:rsidRDefault="00FB3010" w:rsidP="000C7168">
            <w:pPr>
              <w:jc w:val="both"/>
              <w:rPr>
                <w:b/>
                <w:bCs/>
              </w:rPr>
            </w:pPr>
            <w:r>
              <w:rPr>
                <w:b/>
                <w:bCs/>
              </w:rPr>
              <w:t xml:space="preserve">Figure 5. </w:t>
            </w:r>
            <w:r w:rsidRPr="00B1460D">
              <w:rPr>
                <w:b/>
                <w:bCs/>
              </w:rPr>
              <w:t>Inference of inhibitory synapse</w:t>
            </w:r>
            <w:r>
              <w:rPr>
                <w:b/>
                <w:bCs/>
              </w:rPr>
              <w:t xml:space="preserve">. </w:t>
            </w:r>
            <w:r>
              <w:t xml:space="preserve">These plots show one example for estimations on inhibitory synapse, and the STP is shown by modification function. In this example, the baseline firing rate is constant, the LTP jumps at mid-recording-time and STP is depression.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we can show corresponding LTP and STP.</w:t>
            </w:r>
          </w:p>
        </w:tc>
      </w:tr>
    </w:tbl>
    <w:p w14:paraId="1F9367EF" w14:textId="77777777" w:rsidR="00FB3010" w:rsidRDefault="00FB3010" w:rsidP="000C7168">
      <w:pPr>
        <w:jc w:val="both"/>
      </w:pPr>
    </w:p>
    <w:p w14:paraId="294D3181" w14:textId="2115814D" w:rsidR="0029331D" w:rsidRPr="004B2C7B" w:rsidRDefault="00FB3010" w:rsidP="000C7168">
      <w:pPr>
        <w:pStyle w:val="Heading2"/>
        <w:jc w:val="both"/>
      </w:pPr>
      <w:r>
        <w:t>Influence of Presynaptic Firing Rates</w:t>
      </w:r>
    </w:p>
    <w:p w14:paraId="28C45BAA" w14:textId="4073BD5F" w:rsidR="0052625E" w:rsidRDefault="003B435E" w:rsidP="000C7168">
      <w:pPr>
        <w:jc w:val="both"/>
      </w:pPr>
      <w:r>
        <w:t xml:space="preserve">Since the LTP </w:t>
      </w:r>
      <w:r w:rsidR="00C75E8C">
        <w:t>effect shows</w:t>
      </w:r>
      <w:r>
        <w:t xml:space="preserve"> only when there is a presynaptic spike, the presynaptic firing rates will influence LTP estimation accuracy.</w:t>
      </w:r>
      <w:r w:rsidR="00C75E8C">
        <w:t xml:space="preserve"> The larger the firing rates, the more information for LTP estimation and therefore the estimation of LTP will be more accurate. </w:t>
      </w:r>
      <w:r>
        <w:t xml:space="preserve">Although STP effect also depends on presynaptic spikes, the STP depends directly on presynaptic ISIs but not the </w:t>
      </w:r>
      <w:r w:rsidR="00C75E8C">
        <w:t>spiking activities itself. In other words, STP is estimated by combined information at different ISIs and presynaptic firing rates will not influence the estimation a lot. Figure 6 shows one example. In this example, the baseline and LTP are constant, and STP is facilitation to show more significant results. The recording time is divided into three parts evenly, and different presynaptic firing rates are assigned to each part respectively (</w:t>
      </w:r>
      <w:proofErr w:type="gramStart"/>
      <w:r w:rsidR="00C75E8C">
        <w:t>i.e.</w:t>
      </w:r>
      <w:proofErr w:type="gramEnd"/>
      <w:r w:rsidR="00C75E8C">
        <w:t xml:space="preserve"> 3Hz-15Hz-3Hz and 5Hz-0Hz-5Hz), to show influence of presynaptic firing rates</w:t>
      </w:r>
      <w:r w:rsidR="0059639E">
        <w:t>. The results show that the more presynaptic spikes, the more accurate the LTP estimation is. The depression STP has similar pattern, but the results are not as significant as facilitation STP.</w:t>
      </w:r>
    </w:p>
    <w:tbl>
      <w:tblPr>
        <w:tblStyle w:val="TableGrid"/>
        <w:tblW w:w="0" w:type="auto"/>
        <w:tblLook w:val="04A0" w:firstRow="1" w:lastRow="0" w:firstColumn="1" w:lastColumn="0" w:noHBand="0" w:noVBand="1"/>
      </w:tblPr>
      <w:tblGrid>
        <w:gridCol w:w="9926"/>
      </w:tblGrid>
      <w:tr w:rsidR="003B435E" w14:paraId="4FBE9E9C" w14:textId="77777777" w:rsidTr="003B435E">
        <w:tc>
          <w:tcPr>
            <w:tcW w:w="9926" w:type="dxa"/>
          </w:tcPr>
          <w:p w14:paraId="51414345" w14:textId="718D494B" w:rsidR="003B435E" w:rsidRDefault="003B435E" w:rsidP="000C7168">
            <w:pPr>
              <w:jc w:val="both"/>
            </w:pPr>
            <w:r>
              <w:rPr>
                <w:noProof/>
                <w:lang w:eastAsia="zh-CN"/>
              </w:rPr>
              <w:lastRenderedPageBreak/>
              <w:drawing>
                <wp:inline distT="0" distB="0" distL="0" distR="0" wp14:anchorId="5441B316" wp14:editId="7780421C">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tc>
      </w:tr>
      <w:tr w:rsidR="003B435E" w14:paraId="1032DEE7" w14:textId="77777777" w:rsidTr="003B435E">
        <w:tc>
          <w:tcPr>
            <w:tcW w:w="9926" w:type="dxa"/>
          </w:tcPr>
          <w:p w14:paraId="5ED799C4" w14:textId="26A4C5FB"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 xml:space="preserve">In these two examples, the baseline firing rates and LTP are constant. The STP is facilitation to show more significant results. To show the influence of presynaptic firing rates, the recording time is divided into three parts evenly and different presynaptic firing rates are assigned to each </w:t>
            </w:r>
            <w:proofErr w:type="gramStart"/>
            <w:r>
              <w:t>part</w:t>
            </w:r>
            <w:proofErr w:type="gramEnd"/>
            <w:r>
              <w:t xml:space="preserve"> respectively. </w:t>
            </w:r>
            <w:r w:rsidRPr="00EA1801">
              <w:rPr>
                <w:b/>
                <w:bCs/>
              </w:rPr>
              <w:t>(A)</w:t>
            </w:r>
            <w:r>
              <w:t xml:space="preserve"> In this simulation, 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p>
        </w:tc>
      </w:tr>
    </w:tbl>
    <w:p w14:paraId="24DF049D" w14:textId="64EF4FFD" w:rsidR="00FB3010" w:rsidRDefault="00FB3010" w:rsidP="000C7168">
      <w:pPr>
        <w:jc w:val="both"/>
      </w:pPr>
    </w:p>
    <w:p w14:paraId="4BDC9C83" w14:textId="1976DBCA" w:rsidR="00FB3010" w:rsidRDefault="00FB3010" w:rsidP="000C7168">
      <w:pPr>
        <w:pStyle w:val="Heading2"/>
        <w:jc w:val="both"/>
      </w:pPr>
      <w:r>
        <w:t>Model Misspecification</w:t>
      </w:r>
    </w:p>
    <w:p w14:paraId="7A697199" w14:textId="5E36A91B" w:rsidR="00960689" w:rsidRDefault="00180577" w:rsidP="000C7168">
      <w:pPr>
        <w:jc w:val="both"/>
      </w:pPr>
      <w:r>
        <w:t>The model can be mis-specified</w:t>
      </w:r>
      <w:r w:rsidR="00CC70C3">
        <w:t xml:space="preserve"> by</w:t>
      </w:r>
      <w:r>
        <w:t xml:space="preserve"> omitting any one of these three pieces, </w:t>
      </w:r>
      <w:proofErr w:type="gramStart"/>
      <w:r>
        <w:t>i.e.</w:t>
      </w:r>
      <w:proofErr w:type="gramEnd"/>
      <w:r>
        <w:t xml:space="preserve"> baseline, LTP and STP. Although the mis-specified model is good for prediction generally, it will lead to spurious inferences for the </w:t>
      </w:r>
      <w:r w:rsidR="00960689">
        <w:t xml:space="preserve">specific synaptic weights. </w:t>
      </w:r>
      <w:r w:rsidR="00046BE1">
        <w:t>Figure 7 shows one example</w:t>
      </w:r>
      <w:r w:rsidR="00CC70C3">
        <w:t xml:space="preserve"> about influence of omitting baseline or STP on LTP estimation. </w:t>
      </w:r>
      <w:r w:rsidR="00046BE1">
        <w:t>In this example, there are fluctuations in baseline and STP</w:t>
      </w:r>
      <w:r w:rsidR="00357562">
        <w:t>,</w:t>
      </w:r>
      <w:r w:rsidR="00046BE1">
        <w:t xml:space="preserve"> but the LTP is constant. When all three effects (baseline, LTP and STP) are estimated simultaneously, the model is fitted well. However, when we miss to estimate baseline, the fluctuations in baseline will flow into and even be enlarged in LTP estimation. Similarly, if we miss to estimate STP, the LTP estimation will capture the fluctuations in STP.  </w:t>
      </w:r>
    </w:p>
    <w:tbl>
      <w:tblPr>
        <w:tblStyle w:val="TableGrid"/>
        <w:tblW w:w="0" w:type="auto"/>
        <w:tblLook w:val="04A0" w:firstRow="1" w:lastRow="0" w:firstColumn="1" w:lastColumn="0" w:noHBand="0" w:noVBand="1"/>
      </w:tblPr>
      <w:tblGrid>
        <w:gridCol w:w="9926"/>
      </w:tblGrid>
      <w:tr w:rsidR="00960689" w14:paraId="69314776" w14:textId="77777777" w:rsidTr="00960689">
        <w:tc>
          <w:tcPr>
            <w:tcW w:w="9926" w:type="dxa"/>
          </w:tcPr>
          <w:p w14:paraId="3CFDA1B4" w14:textId="023E61D6" w:rsidR="00960689" w:rsidRDefault="00960689" w:rsidP="000C7168">
            <w:pPr>
              <w:jc w:val="both"/>
            </w:pPr>
            <w:r>
              <w:rPr>
                <w:noProof/>
                <w:lang w:eastAsia="zh-CN"/>
              </w:rPr>
              <w:lastRenderedPageBreak/>
              <w:drawing>
                <wp:inline distT="0" distB="0" distL="0" distR="0" wp14:anchorId="2E3BF3E8" wp14:editId="4D08E8B8">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tc>
      </w:tr>
      <w:tr w:rsidR="00960689" w14:paraId="729EB4FD" w14:textId="77777777" w:rsidTr="00960689">
        <w:tc>
          <w:tcPr>
            <w:tcW w:w="9926" w:type="dxa"/>
          </w:tcPr>
          <w:p w14:paraId="228F683D" w14:textId="0764EE2D" w:rsidR="00960689" w:rsidRPr="00960689" w:rsidRDefault="00960689" w:rsidP="000C7168">
            <w:pPr>
              <w:jc w:val="both"/>
              <w:rPr>
                <w:b/>
                <w:bCs/>
              </w:rPr>
            </w:pPr>
            <w:r>
              <w:rPr>
                <w:b/>
                <w:bCs/>
              </w:rPr>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proofErr w:type="gramStart"/>
            <w:r>
              <w:t>exp(</w:t>
            </w:r>
            <w:proofErr w:type="gramEnd"/>
            <w:r>
              <w:t xml:space="preserve">3) = 20 Hz, and the presynaptic firing rate fluctuated around 8Hz. The STP is depression.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flow and enlarge in LTP estimation.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t xml:space="preserve"> </w:t>
      </w:r>
      <w:r w:rsidR="0098310B">
        <w:t xml:space="preserve"> </w:t>
      </w:r>
    </w:p>
    <w:p w14:paraId="3D13B8BE" w14:textId="49A09013" w:rsidR="008F4FC0" w:rsidRDefault="00FB3010" w:rsidP="000C7168">
      <w:pPr>
        <w:pStyle w:val="Heading2"/>
        <w:jc w:val="both"/>
      </w:pPr>
      <w:r>
        <w:t>Selection of Hyper-</w:t>
      </w:r>
      <w:r w:rsidR="00B725AA">
        <w:t xml:space="preserve">parameter </w:t>
      </w:r>
      <m:oMath>
        <m:r>
          <m:rPr>
            <m:sty m:val="bi"/>
          </m:rPr>
          <w:rPr>
            <w:rFonts w:ascii="Cambria Math" w:hAnsi="Cambria Math"/>
          </w:rPr>
          <m:t>Q</m:t>
        </m:r>
      </m:oMath>
      <w:r w:rsidR="00B725AA">
        <w:t xml:space="preserve"> in Adaptive Smoothing</w:t>
      </w:r>
    </w:p>
    <w:p w14:paraId="12AA22B2" w14:textId="77777777" w:rsidR="00D530A3" w:rsidRDefault="001F3C2B" w:rsidP="000C7168">
      <w:pPr>
        <w:jc w:val="both"/>
      </w:pPr>
      <w:r>
        <w:rPr>
          <w:lang w:eastAsia="zh-CN"/>
        </w:rPr>
        <w:t xml:space="preserve">In long-term effects (baseline and LTP) estimations, the covariance for Gaussian noise </w:t>
      </w:r>
      <m:oMath>
        <m:r>
          <m:rPr>
            <m:sty m:val="bi"/>
          </m:rPr>
          <w:rPr>
            <w:rFonts w:ascii="Cambria Math" w:hAnsi="Cambria Math"/>
            <w:lang w:eastAsia="zh-CN"/>
          </w:rPr>
          <m:t>Q</m:t>
        </m:r>
      </m:oMath>
      <w:r>
        <w:rPr>
          <w:lang w:eastAsia="zh-CN"/>
        </w:rPr>
        <w:t xml:space="preserve"> defines the time scales for tracking. If </w:t>
      </w:r>
      <m:oMath>
        <m:r>
          <m:rPr>
            <m:sty m:val="bi"/>
          </m:rPr>
          <w:rPr>
            <w:rFonts w:ascii="Cambria Math" w:hAnsi="Cambria Math"/>
            <w:lang w:eastAsia="zh-CN"/>
          </w:rPr>
          <m:t>Q</m:t>
        </m:r>
      </m:oMath>
      <w:r>
        <w:rPr>
          <w:lang w:eastAsia="zh-CN"/>
        </w:rPr>
        <w:t xml:space="preserve"> is too small, the estimations are oversmoothed; if </w:t>
      </w:r>
      <m:oMath>
        <m:r>
          <m:rPr>
            <m:sty m:val="bi"/>
          </m:rPr>
          <w:rPr>
            <w:rFonts w:ascii="Cambria Math" w:hAnsi="Cambria Math"/>
            <w:lang w:eastAsia="zh-CN"/>
          </w:rPr>
          <m:t>Q</m:t>
        </m:r>
      </m:oMath>
      <w:r>
        <w:rPr>
          <w:lang w:eastAsia="zh-CN"/>
        </w:rPr>
        <w:t xml:space="preserve"> is too large, the estimations are noisy. Here, we estimated the hyper-parameter </w:t>
      </w:r>
      <m:oMath>
        <m:r>
          <m:rPr>
            <m:sty m:val="bi"/>
          </m:rPr>
          <w:rPr>
            <w:rFonts w:ascii="Cambria Math" w:hAnsi="Cambria Math"/>
            <w:lang w:eastAsia="zh-CN"/>
          </w:rPr>
          <m:t>Q</m:t>
        </m:r>
      </m:oMath>
      <w:r>
        <w:rPr>
          <w:lang w:eastAsia="zh-CN"/>
        </w:rPr>
        <w:t xml:space="preserve"> by maximizing the prediction likelihood (See details in method). The first two panels in figure 8 (A and B) show one example</w:t>
      </w:r>
      <w:r w:rsidR="004F2C73">
        <w:rPr>
          <w:lang w:eastAsia="zh-CN"/>
        </w:rPr>
        <w:t xml:space="preserve">. Both baseline and LTP have Gaussian noise with variance be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4F2C73">
        <w:t>. Besides doing full 2D optimization (bounded gradient descent in this example), 1D approximated optimization results are also shown in the plot.</w:t>
      </w:r>
      <w:r w:rsidR="00D91032">
        <w:t xml:space="preserve"> The slices of prediction log-likelihood show that </w:t>
      </w:r>
      <m:oMath>
        <m:r>
          <w:rPr>
            <w:rFonts w:ascii="Cambria Math" w:hAnsi="Cambria Math"/>
          </w:rPr>
          <m:t>Q</m:t>
        </m:r>
      </m:oMath>
      <w:r w:rsidR="00D91032">
        <w:rPr>
          <w:bCs/>
        </w:rPr>
        <w:t xml:space="preserve"> for baseline has large influence on LTP likelihood, but baseline likelihoods are nearly the same under different </w:t>
      </w:r>
      <m:oMath>
        <m:r>
          <w:rPr>
            <w:rFonts w:ascii="Cambria Math" w:hAnsi="Cambria Math"/>
          </w:rPr>
          <m:t>Q</m:t>
        </m:r>
      </m:oMath>
      <w:r w:rsidR="00D91032">
        <w:rPr>
          <w:bCs/>
        </w:rPr>
        <w:t xml:space="preserve"> for LTP.</w:t>
      </w:r>
      <w:r w:rsidR="00D91032">
        <w:t xml:space="preserve"> This shows that 1D approximation is appropriate.</w:t>
      </w:r>
      <w:r w:rsidR="00D530A3">
        <w:t xml:space="preserve"> As shown in this example,</w:t>
      </w:r>
      <w:r w:rsidR="00D91032">
        <w:t xml:space="preserve"> </w:t>
      </w:r>
      <w:r w:rsidR="00D530A3">
        <w:t>t</w:t>
      </w:r>
      <w:r w:rsidR="00D91032">
        <w:t>he</w:t>
      </w:r>
      <w:r w:rsidR="004F2C73">
        <w:t xml:space="preserve"> 2D optimization and 1D approximation give similar results, and they are all close to true </w:t>
      </w:r>
      <m:oMath>
        <m:r>
          <m:rPr>
            <m:sty m:val="bi"/>
          </m:rPr>
          <w:rPr>
            <w:rFonts w:ascii="Cambria Math" w:hAnsi="Cambria Math"/>
          </w:rPr>
          <m:t>Q</m:t>
        </m:r>
      </m:oMath>
      <w:r w:rsidR="004F2C73">
        <w:t>.</w:t>
      </w:r>
    </w:p>
    <w:p w14:paraId="390354E6" w14:textId="09F381EE" w:rsidR="008F4FC0" w:rsidRPr="00D91032" w:rsidRDefault="004F2C73" w:rsidP="000C7168">
      <w:pPr>
        <w:jc w:val="both"/>
      </w:pPr>
      <w:r>
        <w:t xml:space="preserve">The panel at right-bottom (C) show estimation performance under different combinations of true </w:t>
      </w:r>
      <m:oMath>
        <m:r>
          <m:rPr>
            <m:sty m:val="bi"/>
          </m:rPr>
          <w:rPr>
            <w:rFonts w:ascii="Cambria Math" w:hAnsi="Cambria Math"/>
          </w:rPr>
          <m:t>Q</m:t>
        </m:r>
      </m:oMath>
      <w:r>
        <w:rPr>
          <w:bCs/>
        </w:rPr>
        <w:t xml:space="preserve">. Overall, the estimation of </w:t>
      </w:r>
      <m:oMath>
        <m:r>
          <w:rPr>
            <w:rFonts w:ascii="Cambria Math" w:hAnsi="Cambria Math"/>
          </w:rPr>
          <m:t>Q</m:t>
        </m:r>
      </m:oMath>
      <w:r>
        <w:rPr>
          <w:bCs/>
        </w:rPr>
        <w:t xml:space="preserve"> for baseline is better than that for LTP, since LTP</w:t>
      </w:r>
      <w:r w:rsidR="00D375A1">
        <w:rPr>
          <w:bCs/>
        </w:rPr>
        <w:t xml:space="preserve"> fluctuations are shrink by small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D375A1">
        <w:t xml:space="preserve"> in the model. The observed time length is 10min for quick </w:t>
      </w:r>
      <w:r w:rsidR="00CC70C3">
        <w:t>simulations</w:t>
      </w:r>
      <w:r w:rsidR="00D530A3">
        <w:t>.</w:t>
      </w:r>
      <w:r w:rsidR="00D375A1">
        <w:t xml:space="preserve"> </w:t>
      </w:r>
      <w:r w:rsidR="00CC70C3">
        <w:t>Generally, t</w:t>
      </w:r>
      <w:r w:rsidR="00D375A1">
        <w:t>he longer the recording time, the more accurate the estimation is.</w:t>
      </w:r>
    </w:p>
    <w:p w14:paraId="64F57620" w14:textId="77777777" w:rsidR="00046BE1" w:rsidRDefault="00046BE1" w:rsidP="000C7168">
      <w:pPr>
        <w:jc w:val="both"/>
        <w:rPr>
          <w:lang w:eastAsia="zh-CN"/>
        </w:rPr>
      </w:pPr>
    </w:p>
    <w:tbl>
      <w:tblPr>
        <w:tblStyle w:val="TableGrid"/>
        <w:tblW w:w="0" w:type="auto"/>
        <w:tblLook w:val="04A0" w:firstRow="1" w:lastRow="0" w:firstColumn="1" w:lastColumn="0" w:noHBand="0" w:noVBand="1"/>
      </w:tblPr>
      <w:tblGrid>
        <w:gridCol w:w="9926"/>
      </w:tblGrid>
      <w:tr w:rsidR="00960689" w14:paraId="38293BA7" w14:textId="77777777" w:rsidTr="00960689">
        <w:tc>
          <w:tcPr>
            <w:tcW w:w="9926" w:type="dxa"/>
          </w:tcPr>
          <w:p w14:paraId="52844A75" w14:textId="1A3EDCAD" w:rsidR="00960689" w:rsidRDefault="00960689" w:rsidP="000C7168">
            <w:pPr>
              <w:jc w:val="both"/>
            </w:pPr>
            <w:r>
              <w:rPr>
                <w:noProof/>
                <w:lang w:eastAsia="zh-CN"/>
              </w:rPr>
              <w:lastRenderedPageBreak/>
              <w:drawing>
                <wp:inline distT="0" distB="0" distL="0" distR="0" wp14:anchorId="78A4A5CC" wp14:editId="5F7971DA">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tc>
      </w:tr>
      <w:tr w:rsidR="00960689" w14:paraId="237032A7" w14:textId="77777777" w:rsidTr="00960689">
        <w:tc>
          <w:tcPr>
            <w:tcW w:w="9926" w:type="dxa"/>
          </w:tcPr>
          <w:p w14:paraId="20E244A5" w14:textId="3516C1C8"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The one-dimensional</w:t>
            </w:r>
            <w:r w:rsidR="00025D9F">
              <w:t xml:space="preserve"> approximated</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10 min</w:t>
            </w:r>
            <w:r w:rsidR="00CC70C3">
              <w:t xml:space="preserve"> in panel C</w:t>
            </w:r>
            <w:r>
              <w:t>.</w:t>
            </w:r>
          </w:p>
        </w:tc>
      </w:tr>
    </w:tbl>
    <w:p w14:paraId="7A6241A2" w14:textId="77777777" w:rsidR="00836D1D" w:rsidRDefault="00836D1D" w:rsidP="000C7168">
      <w:pPr>
        <w:jc w:val="both"/>
      </w:pPr>
    </w:p>
    <w:p w14:paraId="47A9075D" w14:textId="6448C3D1" w:rsidR="000361CA" w:rsidRDefault="00975073" w:rsidP="000C7168">
      <w:pPr>
        <w:pStyle w:val="Heading1"/>
        <w:jc w:val="both"/>
      </w:pPr>
      <w:r>
        <w:t xml:space="preserve">4 </w:t>
      </w:r>
      <w:r w:rsidR="000361CA">
        <w:t>Discussion</w:t>
      </w:r>
    </w:p>
    <w:p w14:paraId="4DF74AB6" w14:textId="6A6DB300" w:rsidR="00744123" w:rsidRDefault="00AD0111" w:rsidP="000C7168">
      <w:pPr>
        <w:jc w:val="both"/>
      </w:pPr>
      <w:r>
        <w:t xml:space="preserve">Here we examined a statistical model that aims to model short- and long-term synaptic changes simultaneously. </w:t>
      </w:r>
      <w:r w:rsidR="00FC38B5">
        <w:t xml:space="preserve">By simulation examples, we show that our model can successfully recover time-varying synaptic weights for both excitatory and inhibitory synapses with a variety of STPs and LTPs, within reasonable range of pre- and post-synaptic firing rates. </w:t>
      </w:r>
      <w:r w:rsidR="00744123">
        <w: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w:t>
      </w:r>
      <w:proofErr w:type="gramStart"/>
      <w:r w:rsidR="00744123">
        <w:t>i.e.</w:t>
      </w:r>
      <w:proofErr w:type="gramEnd"/>
      <w:r w:rsidR="00744123">
        <w:t xml:space="preserve"> 2D MLE and 1D approximation, to choose </w:t>
      </w:r>
      <w:r w:rsidR="00D33F75">
        <w:t xml:space="preserve">the </w:t>
      </w:r>
      <w:r w:rsidR="00744123">
        <w:t>appropriate hyper-parameters in adaptive smoothing.</w:t>
      </w:r>
    </w:p>
    <w:p w14:paraId="023EE9CD" w14:textId="291E55AC" w:rsidR="006E55BF" w:rsidRDefault="00744123" w:rsidP="00623F09">
      <w:pPr>
        <w:jc w:val="both"/>
      </w:pPr>
      <w:r>
        <w:t>In GLMs, omitted variables</w:t>
      </w:r>
      <w:r w:rsidR="00623F09">
        <w:t xml:space="preserve"> can result in biased parameter estimates for the effect that are included in the model</w:t>
      </w:r>
      <w:r w:rsidR="00623F09">
        <w:fldChar w:fldCharType="begin" w:fldLock="1"/>
      </w:r>
      <w:r w:rsidR="006D79F1">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instrText>
      </w:r>
      <w:r w:rsidR="00623F09">
        <w:fldChar w:fldCharType="separate"/>
      </w:r>
      <w:r w:rsidR="00FB3229" w:rsidRPr="00FB3229">
        <w:rPr>
          <w:noProof/>
          <w:vertAlign w:val="superscript"/>
        </w:rPr>
        <w:t>18</w:t>
      </w:r>
      <w:r w:rsidR="00623F09">
        <w:fldChar w:fldCharType="end"/>
      </w:r>
      <w:r w:rsidR="00623F09">
        <w:t>. Some previous research for synaptic strength inference had tried to tackle this problem by including postsynaptic history effects</w:t>
      </w:r>
      <w:r w:rsidR="00623F09">
        <w:fldChar w:fldCharType="begin" w:fldLock="1"/>
      </w:r>
      <w:r w:rsidR="002E04FB">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lt;sup&gt;10,11,14,22&lt;/sup&gt;","plainTextFormattedCitation":"10,11,14,22","previouslyFormattedCitation":"&lt;sup&gt;10,11,14,22&lt;/sup&gt;"},"properties":{"noteIndex":0},"schema":"https://github.com/citation-style-language/schema/raw/master/csl-citation.json"}</w:instrText>
      </w:r>
      <w:r w:rsidR="00623F09">
        <w:fldChar w:fldCharType="separate"/>
      </w:r>
      <w:r w:rsidR="002735D8" w:rsidRPr="002735D8">
        <w:rPr>
          <w:noProof/>
          <w:vertAlign w:val="superscript"/>
        </w:rPr>
        <w:t>10,11,14,22</w:t>
      </w:r>
      <w:r w:rsidR="00623F09">
        <w:fldChar w:fldCharType="end"/>
      </w:r>
      <w:r w:rsidR="00623F09">
        <w:t xml:space="preserve">. However, the postsynaptic history may not capture all effects that have impact on neural activity, and the history effects can also be biased by omitted </w:t>
      </w:r>
      <w:r w:rsidR="00623F09">
        <w:lastRenderedPageBreak/>
        <w:t>variables. Therefore, we allow the postsynaptic baseline firing rates to be time-varying to compensate for slowly varying omitted variables. By conditioning on the adaptive baseline, the inference on synaptic strengths will be unbiased.</w:t>
      </w:r>
    </w:p>
    <w:p w14:paraId="6850D25B" w14:textId="32102121" w:rsidR="00C660DA" w:rsidRDefault="009D4B2C" w:rsidP="00C660DA">
      <w:pPr>
        <w:jc w:val="both"/>
      </w:pPr>
      <w:r>
        <w:t>The neurons are</w:t>
      </w:r>
      <w:r w:rsidR="002A5C5B">
        <w:t xml:space="preserve"> usually</w:t>
      </w:r>
      <w:r>
        <w:t xml:space="preserve"> connected in a network in vivo, and </w:t>
      </w:r>
      <w:r w:rsidR="002A5C5B">
        <w:t xml:space="preserve">each single neuron may receive multiple inputs from an ensemble of neurons. Some previous methods can be used to analyze the functional connectivity in this situation. Our model can also extend to multiple input cases easily. Assume there are </w:t>
      </w:r>
      <m:oMath>
        <m:r>
          <w:rPr>
            <w:rFonts w:ascii="Cambria Math" w:hAnsi="Cambria Math"/>
          </w:rPr>
          <m:t>C</m:t>
        </m:r>
      </m:oMath>
      <w:r w:rsidR="002A5C5B">
        <w:t xml:space="preserve"> presynaptic neurons, denote the synaptic plasticity and synaptic connection between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t xml:space="preserve"> pre- and post-synaptic neurons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t xml:space="preserve">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t xml:space="preserve">. The synaptic plasticity can be further divided as LTP and STP, </w:t>
      </w:r>
      <w:proofErr w:type="gramStart"/>
      <w:r w:rsidR="00DF02C7">
        <w:t>i.e.</w:t>
      </w:r>
      <w:proofErr w:type="gramEnd"/>
      <w:r w:rsidR="00DF02C7">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t xml:space="preserve">. Therefore, </w:t>
      </w:r>
      <w:r w:rsidR="00337F19">
        <w:t>we can write the conditional intensity as</w:t>
      </w:r>
      <w:r w:rsidR="002A5C5B">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t xml:space="preserve">. By setting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(C)</m:t>
            </m:r>
          </m:sup>
        </m:sSubSup>
        <m:r>
          <w:rPr>
            <w:rFonts w:ascii="Cambria Math" w:hAnsi="Cambria Math"/>
          </w:rPr>
          <m:t>)'</m:t>
        </m:r>
      </m:oMath>
      <w:r w:rsidR="00337F19">
        <w:t xml:space="preserve"> and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e>
            </m:d>
          </m:e>
          <m:sup>
            <m:r>
              <w:rPr>
                <w:rFonts w:ascii="Cambria Math" w:hAnsi="Cambria Math"/>
              </w:rPr>
              <m:t>'</m:t>
            </m:r>
          </m:sup>
        </m:sSup>
      </m:oMath>
      <w:r w:rsidR="00C660DA">
        <w:t xml:space="preserve"> in adaptive smoothing and expanding parameter dimension for STP estimation, the model can be fitted by the same techniques.</w:t>
      </w:r>
      <w:bookmarkStart w:id="1034" w:name="_Hlk54891174"/>
    </w:p>
    <w:p w14:paraId="65180E93" w14:textId="0E2E6A3B" w:rsidR="00C660DA" w:rsidRDefault="00C660DA" w:rsidP="00C660DA">
      <w:pPr>
        <w:jc w:val="both"/>
      </w:pPr>
      <w:r>
        <w:t>Several alternative statistical and biophysical models were used to describe LTP (e.g.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and STP (e.g. TM</w:t>
      </w:r>
      <w:r>
        <w:fldChar w:fldCharType="begin" w:fldLock="1"/>
      </w:r>
      <w:r w:rsidR="002E04FB">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lt;sup&gt;24&lt;/sup&gt;","plainTextFormattedCitation":"24","previouslyFormattedCitation":"&lt;sup&gt;24&lt;/sup&gt;"},"properties":{"noteIndex":0},"schema":"https://github.com/citation-style-language/schema/raw/master/csl-citation.json"}</w:instrText>
      </w:r>
      <w:r>
        <w:fldChar w:fldCharType="separate"/>
      </w:r>
      <w:r w:rsidR="002735D8" w:rsidRPr="002735D8">
        <w:rPr>
          <w:noProof/>
          <w:vertAlign w:val="superscript"/>
        </w:rPr>
        <w:t>24</w:t>
      </w:r>
      <w:r>
        <w:fldChar w:fldCharType="end"/>
      </w:r>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recent studies show that </w:t>
      </w:r>
      <w:r w:rsidR="000D3232">
        <w:t>STP</w:t>
      </w:r>
      <w:r w:rsidRPr="00C660DA">
        <w:t xml:space="preserve"> and </w:t>
      </w:r>
      <w:r w:rsidR="000D3232">
        <w:t>LTP can</w:t>
      </w:r>
      <w:r w:rsidRPr="00C660DA">
        <w:t xml:space="preserve"> together tune sensitive range of synaptic plasticity</w:t>
      </w:r>
      <w:r w:rsidR="000D3232">
        <w:t xml:space="preserve">, and this suggest the necessity for considering effects in different timescale at the same time.  </w:t>
      </w:r>
    </w:p>
    <w:p w14:paraId="7AF90A16" w14:textId="3ADBFB00" w:rsidR="00C76D01" w:rsidRDefault="000D3232" w:rsidP="000D3232">
      <w:pPr>
        <w:jc w:val="both"/>
        <w:rPr>
          <w:lang w:eastAsia="zh-CN"/>
        </w:rPr>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to make a more detailed inference.</w:t>
      </w:r>
    </w:p>
    <w:bookmarkEnd w:id="1034"/>
    <w:p w14:paraId="4D2A6ECD" w14:textId="77777777" w:rsidR="00C575EE" w:rsidRPr="006E55BF" w:rsidRDefault="00C575EE" w:rsidP="000C7168">
      <w:pPr>
        <w:jc w:val="both"/>
      </w:pPr>
    </w:p>
    <w:p w14:paraId="4AADA382" w14:textId="0A6D3963" w:rsidR="00C36F3E" w:rsidRPr="00C36F3E" w:rsidRDefault="000361CA" w:rsidP="00C36F3E">
      <w:pPr>
        <w:pStyle w:val="Heading1"/>
        <w:jc w:val="both"/>
      </w:pPr>
      <w:r>
        <w:t>References</w:t>
      </w:r>
    </w:p>
    <w:p w14:paraId="29F1AF6E" w14:textId="069104EE" w:rsidR="006D79F1" w:rsidRPr="006D79F1" w:rsidRDefault="00510B75" w:rsidP="006D79F1">
      <w:pPr>
        <w:widowControl w:val="0"/>
        <w:autoSpaceDE w:val="0"/>
        <w:autoSpaceDN w:val="0"/>
        <w:adjustRightInd w:val="0"/>
        <w:spacing w:line="240" w:lineRule="auto"/>
        <w:ind w:left="640" w:hanging="640"/>
        <w:rPr>
          <w:rFonts w:cs="Open Sans"/>
          <w:noProof/>
          <w:szCs w:val="24"/>
        </w:rPr>
      </w:pPr>
      <w:r>
        <w:fldChar w:fldCharType="begin" w:fldLock="1"/>
      </w:r>
      <w:r>
        <w:instrText xml:space="preserve">ADDIN Mendeley Bibliography CSL_BIBLIOGRAPHY </w:instrText>
      </w:r>
      <w:r>
        <w:fldChar w:fldCharType="separate"/>
      </w:r>
      <w:r w:rsidR="006D79F1" w:rsidRPr="006D79F1">
        <w:rPr>
          <w:rFonts w:cs="Open Sans"/>
          <w:noProof/>
          <w:szCs w:val="24"/>
        </w:rPr>
        <w:t>1.</w:t>
      </w:r>
      <w:r w:rsidR="006D79F1" w:rsidRPr="006D79F1">
        <w:rPr>
          <w:rFonts w:cs="Open Sans"/>
          <w:noProof/>
          <w:szCs w:val="24"/>
        </w:rPr>
        <w:tab/>
        <w:t xml:space="preserve">Barthó, P. </w:t>
      </w:r>
      <w:r w:rsidR="006D79F1" w:rsidRPr="006D79F1">
        <w:rPr>
          <w:rFonts w:cs="Open Sans"/>
          <w:i/>
          <w:iCs/>
          <w:noProof/>
          <w:szCs w:val="24"/>
        </w:rPr>
        <w:t>et al.</w:t>
      </w:r>
      <w:r w:rsidR="006D79F1" w:rsidRPr="006D79F1">
        <w:rPr>
          <w:rFonts w:cs="Open Sans"/>
          <w:noProof/>
          <w:szCs w:val="24"/>
        </w:rPr>
        <w:t xml:space="preserve"> Characterization of neocortical principal cells and interneurons by network interactions and extracellular features. </w:t>
      </w:r>
      <w:r w:rsidR="006D79F1" w:rsidRPr="006D79F1">
        <w:rPr>
          <w:rFonts w:cs="Open Sans"/>
          <w:i/>
          <w:iCs/>
          <w:noProof/>
          <w:szCs w:val="24"/>
        </w:rPr>
        <w:t>J. Neurophysiol.</w:t>
      </w:r>
      <w:r w:rsidR="006D79F1" w:rsidRPr="006D79F1">
        <w:rPr>
          <w:rFonts w:cs="Open Sans"/>
          <w:noProof/>
          <w:szCs w:val="24"/>
        </w:rPr>
        <w:t xml:space="preserve"> </w:t>
      </w:r>
      <w:r w:rsidR="006D79F1" w:rsidRPr="006D79F1">
        <w:rPr>
          <w:rFonts w:cs="Open Sans"/>
          <w:b/>
          <w:bCs/>
          <w:noProof/>
          <w:szCs w:val="24"/>
        </w:rPr>
        <w:t>92</w:t>
      </w:r>
      <w:r w:rsidR="006D79F1" w:rsidRPr="006D79F1">
        <w:rPr>
          <w:rFonts w:cs="Open Sans"/>
          <w:noProof/>
          <w:szCs w:val="24"/>
        </w:rPr>
        <w:t>, 600–608 (2004).</w:t>
      </w:r>
    </w:p>
    <w:p w14:paraId="37E3D1F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w:t>
      </w:r>
      <w:r w:rsidRPr="006D79F1">
        <w:rPr>
          <w:rFonts w:cs="Open Sans"/>
          <w:noProof/>
          <w:szCs w:val="24"/>
        </w:rPr>
        <w:tab/>
        <w:t>Fetz, E., Toyama, K. &amp; Smith, W. Synaptic Interactions between Cortical Neurons. in 1–47 (Springer, Boston, MA, 1991). doi:10.1007/978-1-4615-6622-9_1.</w:t>
      </w:r>
    </w:p>
    <w:p w14:paraId="39FA199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3.</w:t>
      </w:r>
      <w:r w:rsidRPr="006D79F1">
        <w:rPr>
          <w:rFonts w:cs="Open Sans"/>
          <w:noProof/>
          <w:szCs w:val="24"/>
        </w:rPr>
        <w:tab/>
        <w:t xml:space="preserve">Perkel, D. H., Gerstein, G. L. &amp; Moore, G. P. Neuronal Spike Trains and Stochastic Point Processes: II. Simultaneous Spike Trains. </w:t>
      </w:r>
      <w:r w:rsidRPr="006D79F1">
        <w:rPr>
          <w:rFonts w:cs="Open Sans"/>
          <w:i/>
          <w:iCs/>
          <w:noProof/>
          <w:szCs w:val="24"/>
        </w:rPr>
        <w:t>Biophys. J.</w:t>
      </w:r>
      <w:r w:rsidRPr="006D79F1">
        <w:rPr>
          <w:rFonts w:cs="Open Sans"/>
          <w:noProof/>
          <w:szCs w:val="24"/>
        </w:rPr>
        <w:t xml:space="preserve"> </w:t>
      </w:r>
      <w:r w:rsidRPr="006D79F1">
        <w:rPr>
          <w:rFonts w:cs="Open Sans"/>
          <w:b/>
          <w:bCs/>
          <w:noProof/>
          <w:szCs w:val="24"/>
        </w:rPr>
        <w:t>7</w:t>
      </w:r>
      <w:r w:rsidRPr="006D79F1">
        <w:rPr>
          <w:rFonts w:cs="Open Sans"/>
          <w:noProof/>
          <w:szCs w:val="24"/>
        </w:rPr>
        <w:t>, 419–440 (1967).</w:t>
      </w:r>
    </w:p>
    <w:p w14:paraId="4AB4862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4.</w:t>
      </w:r>
      <w:r w:rsidRPr="006D79F1">
        <w:rPr>
          <w:rFonts w:cs="Open Sans"/>
          <w:noProof/>
          <w:szCs w:val="24"/>
        </w:rPr>
        <w:tab/>
        <w:t xml:space="preserve">Ren, N., Ito, S., Hafizi, H., Beggs, J. M. &amp; Stevenson, I. H. Model-based detection of putative synaptic connections from spike recordings with latency and type constraints. </w:t>
      </w:r>
      <w:r w:rsidRPr="006D79F1">
        <w:rPr>
          <w:rFonts w:cs="Open Sans"/>
          <w:i/>
          <w:iCs/>
          <w:noProof/>
          <w:szCs w:val="24"/>
        </w:rPr>
        <w:t>J. Neurophysiol.</w:t>
      </w:r>
      <w:r w:rsidRPr="006D79F1">
        <w:rPr>
          <w:rFonts w:cs="Open Sans"/>
          <w:noProof/>
          <w:szCs w:val="24"/>
        </w:rPr>
        <w:t xml:space="preserve"> (2020) doi:10.1152/jn.00066.2020.</w:t>
      </w:r>
    </w:p>
    <w:p w14:paraId="0A8C61C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5.</w:t>
      </w:r>
      <w:r w:rsidRPr="006D79F1">
        <w:rPr>
          <w:rFonts w:cs="Open Sans"/>
          <w:noProof/>
          <w:szCs w:val="24"/>
        </w:rPr>
        <w:tab/>
        <w:t xml:space="preserve">Kobayashi, R. </w:t>
      </w:r>
      <w:r w:rsidRPr="006D79F1">
        <w:rPr>
          <w:rFonts w:cs="Open Sans"/>
          <w:i/>
          <w:iCs/>
          <w:noProof/>
          <w:szCs w:val="24"/>
        </w:rPr>
        <w:t>et al.</w:t>
      </w:r>
      <w:r w:rsidRPr="006D79F1">
        <w:rPr>
          <w:rFonts w:cs="Open Sans"/>
          <w:noProof/>
          <w:szCs w:val="24"/>
        </w:rPr>
        <w:t xml:space="preserve"> Reconstructing neuronal circuitry from parallel spike trains. </w:t>
      </w:r>
      <w:r w:rsidRPr="006D79F1">
        <w:rPr>
          <w:rFonts w:cs="Open Sans"/>
          <w:i/>
          <w:iCs/>
          <w:noProof/>
          <w:szCs w:val="24"/>
        </w:rPr>
        <w:t>Nat. Commun.</w:t>
      </w:r>
      <w:r w:rsidRPr="006D79F1">
        <w:rPr>
          <w:rFonts w:cs="Open Sans"/>
          <w:noProof/>
          <w:szCs w:val="24"/>
        </w:rPr>
        <w:t xml:space="preserve"> </w:t>
      </w:r>
      <w:r w:rsidRPr="006D79F1">
        <w:rPr>
          <w:rFonts w:cs="Open Sans"/>
          <w:b/>
          <w:bCs/>
          <w:noProof/>
          <w:szCs w:val="24"/>
        </w:rPr>
        <w:t>10</w:t>
      </w:r>
      <w:r w:rsidRPr="006D79F1">
        <w:rPr>
          <w:rFonts w:cs="Open Sans"/>
          <w:noProof/>
          <w:szCs w:val="24"/>
        </w:rPr>
        <w:t>, 4468 (2019).</w:t>
      </w:r>
    </w:p>
    <w:p w14:paraId="468F418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6.</w:t>
      </w:r>
      <w:r w:rsidRPr="006D79F1">
        <w:rPr>
          <w:rFonts w:cs="Open Sans"/>
          <w:noProof/>
          <w:szCs w:val="24"/>
        </w:rPr>
        <w:tab/>
        <w:t xml:space="preserve">Zucker, R. S. &amp; Regehr, W. G. Short-Term Synaptic Plasticity. </w:t>
      </w:r>
      <w:r w:rsidRPr="006D79F1">
        <w:rPr>
          <w:rFonts w:cs="Open Sans"/>
          <w:i/>
          <w:iCs/>
          <w:noProof/>
          <w:szCs w:val="24"/>
        </w:rPr>
        <w:t>Annu. Rev. Physiol.</w:t>
      </w:r>
      <w:r w:rsidRPr="006D79F1">
        <w:rPr>
          <w:rFonts w:cs="Open Sans"/>
          <w:noProof/>
          <w:szCs w:val="24"/>
        </w:rPr>
        <w:t xml:space="preserve"> </w:t>
      </w:r>
      <w:r w:rsidRPr="006D79F1">
        <w:rPr>
          <w:rFonts w:cs="Open Sans"/>
          <w:b/>
          <w:bCs/>
          <w:noProof/>
          <w:szCs w:val="24"/>
        </w:rPr>
        <w:t>64</w:t>
      </w:r>
      <w:r w:rsidRPr="006D79F1">
        <w:rPr>
          <w:rFonts w:cs="Open Sans"/>
          <w:noProof/>
          <w:szCs w:val="24"/>
        </w:rPr>
        <w:t>, 355–405 (2002).</w:t>
      </w:r>
    </w:p>
    <w:p w14:paraId="00D1505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7.</w:t>
      </w:r>
      <w:r w:rsidRPr="006D79F1">
        <w:rPr>
          <w:rFonts w:cs="Open Sans"/>
          <w:noProof/>
          <w:szCs w:val="24"/>
        </w:rPr>
        <w:tab/>
        <w:t xml:space="preserve">Swadlow, H. A. &amp; Gusev, A. G. The impact of ‘bursting’ thalamic impulses at a neocortical </w:t>
      </w:r>
      <w:r w:rsidRPr="006D79F1">
        <w:rPr>
          <w:rFonts w:cs="Open Sans"/>
          <w:noProof/>
          <w:szCs w:val="24"/>
        </w:rPr>
        <w:lastRenderedPageBreak/>
        <w:t xml:space="preserve">synapse.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4</w:t>
      </w:r>
      <w:r w:rsidRPr="006D79F1">
        <w:rPr>
          <w:rFonts w:cs="Open Sans"/>
          <w:noProof/>
          <w:szCs w:val="24"/>
        </w:rPr>
        <w:t>, 402–408 (2001).</w:t>
      </w:r>
    </w:p>
    <w:p w14:paraId="7903652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8.</w:t>
      </w:r>
      <w:r w:rsidRPr="006D79F1">
        <w:rPr>
          <w:rFonts w:cs="Open Sans"/>
          <w:noProof/>
          <w:szCs w:val="24"/>
        </w:rPr>
        <w:tab/>
        <w:t xml:space="preserve">Fujisawa, S., Amarasingham, A., Harrison, M. T. &amp; Buzsáki, G. Behavior-dependent short-term assembly dynamics in the medial prefrontal cortex.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11</w:t>
      </w:r>
      <w:r w:rsidRPr="006D79F1">
        <w:rPr>
          <w:rFonts w:cs="Open Sans"/>
          <w:noProof/>
          <w:szCs w:val="24"/>
        </w:rPr>
        <w:t>, 823–833 (2008).</w:t>
      </w:r>
    </w:p>
    <w:p w14:paraId="124C83A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9.</w:t>
      </w:r>
      <w:r w:rsidRPr="006D79F1">
        <w:rPr>
          <w:rFonts w:cs="Open Sans"/>
          <w:noProof/>
          <w:szCs w:val="24"/>
        </w:rPr>
        <w:tab/>
        <w:t xml:space="preserve">Linderman, S., Stock, C. H. &amp; Adams, R. P. A framework for studying synaptic plasticity with neural spike train data. in </w:t>
      </w:r>
      <w:r w:rsidRPr="006D79F1">
        <w:rPr>
          <w:rFonts w:cs="Open Sans"/>
          <w:i/>
          <w:iCs/>
          <w:noProof/>
          <w:szCs w:val="24"/>
        </w:rPr>
        <w:t>Advances in Neural Information Processing Systems</w:t>
      </w:r>
      <w:r w:rsidRPr="006D79F1">
        <w:rPr>
          <w:rFonts w:cs="Open Sans"/>
          <w:noProof/>
          <w:szCs w:val="24"/>
        </w:rPr>
        <w:t xml:space="preserve"> (eds. Ghahramani, Z., Welling, M., Cortes, C., Lawrence, N. &amp; Weinberger, K. Q.) vol. 27 2330–2338 (Curran Associates, Inc., 2014).</w:t>
      </w:r>
    </w:p>
    <w:p w14:paraId="1C6468A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10.</w:t>
      </w:r>
      <w:r w:rsidRPr="006D79F1">
        <w:rPr>
          <w:rFonts w:cs="Open Sans"/>
          <w:noProof/>
          <w:szCs w:val="24"/>
        </w:rPr>
        <w:tab/>
        <w:t xml:space="preserve">Stevenson, I. H. &amp; Kording, K. Inferring spike-timing-dependent plasticity from spike train data. in </w:t>
      </w:r>
      <w:r w:rsidRPr="006D79F1">
        <w:rPr>
          <w:rFonts w:cs="Open Sans"/>
          <w:i/>
          <w:iCs/>
          <w:noProof/>
          <w:szCs w:val="24"/>
        </w:rPr>
        <w:t>Advances in Neural Information Processing Systems</w:t>
      </w:r>
      <w:r w:rsidRPr="006D79F1">
        <w:rPr>
          <w:rFonts w:cs="Open Sans"/>
          <w:noProof/>
          <w:szCs w:val="24"/>
        </w:rPr>
        <w:t xml:space="preserve"> (eds. Shawe-Taylor, J., Zemel, R. S., Bartlett, P., Pereira, F. C. N. &amp; Weinberger, K. Q.) vol. 24 (2011).</w:t>
      </w:r>
    </w:p>
    <w:p w14:paraId="530EA7B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11.</w:t>
      </w:r>
      <w:r w:rsidRPr="006D79F1">
        <w:rPr>
          <w:rFonts w:cs="Open Sans"/>
          <w:noProof/>
          <w:szCs w:val="24"/>
        </w:rPr>
        <w:tab/>
        <w:t xml:space="preserve">Ghanbari, A., Malyshev, A., Volgushev, M. &amp; Stevenson, I. H. Estimating short-term synaptic plasticity from pre- and postsynaptic spiking. </w:t>
      </w:r>
      <w:r w:rsidRPr="006D79F1">
        <w:rPr>
          <w:rFonts w:cs="Open Sans"/>
          <w:i/>
          <w:iCs/>
          <w:noProof/>
          <w:szCs w:val="24"/>
        </w:rPr>
        <w:t>PLOS Comput. Biol.</w:t>
      </w:r>
      <w:r w:rsidRPr="006D79F1">
        <w:rPr>
          <w:rFonts w:cs="Open Sans"/>
          <w:noProof/>
          <w:szCs w:val="24"/>
        </w:rPr>
        <w:t xml:space="preserve"> </w:t>
      </w:r>
      <w:r w:rsidRPr="006D79F1">
        <w:rPr>
          <w:rFonts w:cs="Open Sans"/>
          <w:b/>
          <w:bCs/>
          <w:noProof/>
          <w:szCs w:val="24"/>
        </w:rPr>
        <w:t>13</w:t>
      </w:r>
      <w:r w:rsidRPr="006D79F1">
        <w:rPr>
          <w:rFonts w:cs="Open Sans"/>
          <w:noProof/>
          <w:szCs w:val="24"/>
        </w:rPr>
        <w:t>, e1005738 (2017).</w:t>
      </w:r>
    </w:p>
    <w:p w14:paraId="7445701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12.</w:t>
      </w:r>
      <w:r w:rsidRPr="006D79F1">
        <w:rPr>
          <w:rFonts w:cs="Open Sans"/>
          <w:noProof/>
          <w:szCs w:val="24"/>
        </w:rPr>
        <w:tab/>
        <w:t xml:space="preserve">English, D. F. </w:t>
      </w:r>
      <w:r w:rsidRPr="006D79F1">
        <w:rPr>
          <w:rFonts w:cs="Open Sans"/>
          <w:i/>
          <w:iCs/>
          <w:noProof/>
          <w:szCs w:val="24"/>
        </w:rPr>
        <w:t>et al.</w:t>
      </w:r>
      <w:r w:rsidRPr="006D79F1">
        <w:rPr>
          <w:rFonts w:cs="Open Sans"/>
          <w:noProof/>
          <w:szCs w:val="24"/>
        </w:rPr>
        <w:t xml:space="preserve"> Pyramidal Cell-Interneuron Circuit Architecture and Dynamics in Hippocampal Networks. </w:t>
      </w:r>
      <w:r w:rsidRPr="006D79F1">
        <w:rPr>
          <w:rFonts w:cs="Open Sans"/>
          <w:i/>
          <w:iCs/>
          <w:noProof/>
          <w:szCs w:val="24"/>
        </w:rPr>
        <w:t>Neuron</w:t>
      </w:r>
      <w:r w:rsidRPr="006D79F1">
        <w:rPr>
          <w:rFonts w:cs="Open Sans"/>
          <w:noProof/>
          <w:szCs w:val="24"/>
        </w:rPr>
        <w:t xml:space="preserve"> </w:t>
      </w:r>
      <w:r w:rsidRPr="006D79F1">
        <w:rPr>
          <w:rFonts w:cs="Open Sans"/>
          <w:b/>
          <w:bCs/>
          <w:noProof/>
          <w:szCs w:val="24"/>
        </w:rPr>
        <w:t>96</w:t>
      </w:r>
      <w:r w:rsidRPr="006D79F1">
        <w:rPr>
          <w:rFonts w:cs="Open Sans"/>
          <w:noProof/>
          <w:szCs w:val="24"/>
        </w:rPr>
        <w:t>, 505-520.e7 (2017).</w:t>
      </w:r>
    </w:p>
    <w:p w14:paraId="26EA4DA5"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13.</w:t>
      </w:r>
      <w:r w:rsidRPr="006D79F1">
        <w:rPr>
          <w:rFonts w:cs="Open Sans"/>
          <w:noProof/>
          <w:szCs w:val="24"/>
        </w:rPr>
        <w:tab/>
        <w:t xml:space="preserve">Chan, R. H. M., Song, D. &amp; Berger, T. W. Tracking temporal evolution of nonlinear dynamics in hippocampus using time-varying volterra kernels. in </w:t>
      </w:r>
      <w:r w:rsidRPr="006D79F1">
        <w:rPr>
          <w:rFonts w:cs="Open Sans"/>
          <w:i/>
          <w:iCs/>
          <w:noProof/>
          <w:szCs w:val="24"/>
        </w:rPr>
        <w:t>Conference proceedings : ... Annual International Conference of the IEEE Engineering in Medicine and Biology Society. IEEE Engineering in Medicine and Biology Society. Conference</w:t>
      </w:r>
      <w:r w:rsidRPr="006D79F1">
        <w:rPr>
          <w:rFonts w:cs="Open Sans"/>
          <w:noProof/>
          <w:szCs w:val="24"/>
        </w:rPr>
        <w:t xml:space="preserve"> vol. 2008 4996–4999 (2008).</w:t>
      </w:r>
    </w:p>
    <w:p w14:paraId="05B16F6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14.</w:t>
      </w:r>
      <w:r w:rsidRPr="006D79F1">
        <w:rPr>
          <w:rFonts w:cs="Open Sans"/>
          <w:noProof/>
          <w:szCs w:val="24"/>
        </w:rPr>
        <w:tab/>
        <w:t xml:space="preserve">Ghanbari, A. </w:t>
      </w:r>
      <w:r w:rsidRPr="006D79F1">
        <w:rPr>
          <w:rFonts w:cs="Open Sans"/>
          <w:i/>
          <w:iCs/>
          <w:noProof/>
          <w:szCs w:val="24"/>
        </w:rPr>
        <w:t>et al.</w:t>
      </w:r>
      <w:r w:rsidRPr="006D79F1">
        <w:rPr>
          <w:rFonts w:cs="Open Sans"/>
          <w:noProof/>
          <w:szCs w:val="24"/>
        </w:rPr>
        <w:t xml:space="preserve"> Modeling the Short-Term Dynamics of in Vivo Excitatory Spike Transmission. </w:t>
      </w:r>
      <w:r w:rsidRPr="006D79F1">
        <w:rPr>
          <w:rFonts w:cs="Open Sans"/>
          <w:i/>
          <w:iCs/>
          <w:noProof/>
          <w:szCs w:val="24"/>
        </w:rPr>
        <w:t>J. Neurosci.</w:t>
      </w:r>
      <w:r w:rsidRPr="006D79F1">
        <w:rPr>
          <w:rFonts w:cs="Open Sans"/>
          <w:noProof/>
          <w:szCs w:val="24"/>
        </w:rPr>
        <w:t xml:space="preserve"> </w:t>
      </w:r>
      <w:r w:rsidRPr="006D79F1">
        <w:rPr>
          <w:rFonts w:cs="Open Sans"/>
          <w:b/>
          <w:bCs/>
          <w:noProof/>
          <w:szCs w:val="24"/>
        </w:rPr>
        <w:t>40</w:t>
      </w:r>
      <w:r w:rsidRPr="006D79F1">
        <w:rPr>
          <w:rFonts w:cs="Open Sans"/>
          <w:noProof/>
          <w:szCs w:val="24"/>
        </w:rPr>
        <w:t>, 4185–4202 (2020).</w:t>
      </w:r>
    </w:p>
    <w:p w14:paraId="030BD9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15.</w:t>
      </w:r>
      <w:r w:rsidRPr="006D79F1">
        <w:rPr>
          <w:rFonts w:cs="Open Sans"/>
          <w:noProof/>
          <w:szCs w:val="24"/>
        </w:rPr>
        <w:tab/>
        <w:t xml:space="preserve">Eden, U. T., Frank, L. M., Barbieri, R., Solo, V. &amp; Brown, E. N. Dynamic Analysis of Neural Encoding by Point Process Adaptive Filtering.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16</w:t>
      </w:r>
      <w:r w:rsidRPr="006D79F1">
        <w:rPr>
          <w:rFonts w:cs="Open Sans"/>
          <w:noProof/>
          <w:szCs w:val="24"/>
        </w:rPr>
        <w:t>, 971–998 (2004).</w:t>
      </w:r>
    </w:p>
    <w:p w14:paraId="789198C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16.</w:t>
      </w:r>
      <w:r w:rsidRPr="006D79F1">
        <w:rPr>
          <w:rFonts w:cs="Open Sans"/>
          <w:noProof/>
          <w:szCs w:val="24"/>
        </w:rPr>
        <w:tab/>
        <w:t xml:space="preserve">Brillinger, D. R. Maximum likelihood analysis of spike trains of interacting nerve cells. </w:t>
      </w:r>
      <w:r w:rsidRPr="006D79F1">
        <w:rPr>
          <w:rFonts w:cs="Open Sans"/>
          <w:i/>
          <w:iCs/>
          <w:noProof/>
          <w:szCs w:val="24"/>
        </w:rPr>
        <w:t>Biol. Cybern.</w:t>
      </w:r>
      <w:r w:rsidRPr="006D79F1">
        <w:rPr>
          <w:rFonts w:cs="Open Sans"/>
          <w:noProof/>
          <w:szCs w:val="24"/>
        </w:rPr>
        <w:t xml:space="preserve"> </w:t>
      </w:r>
      <w:r w:rsidRPr="006D79F1">
        <w:rPr>
          <w:rFonts w:cs="Open Sans"/>
          <w:b/>
          <w:bCs/>
          <w:noProof/>
          <w:szCs w:val="24"/>
        </w:rPr>
        <w:t>59</w:t>
      </w:r>
      <w:r w:rsidRPr="006D79F1">
        <w:rPr>
          <w:rFonts w:cs="Open Sans"/>
          <w:noProof/>
          <w:szCs w:val="24"/>
        </w:rPr>
        <w:t>, 189–200 (1988).</w:t>
      </w:r>
    </w:p>
    <w:p w14:paraId="049E6C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17.</w:t>
      </w:r>
      <w:r w:rsidRPr="006D79F1">
        <w:rPr>
          <w:rFonts w:cs="Open Sans"/>
          <w:noProof/>
          <w:szCs w:val="24"/>
        </w:rPr>
        <w:tab/>
        <w:t xml:space="preserve">Brillinger, D. R. Nerve Cell Spike Train Data Analysis: A Progression of Technique. </w:t>
      </w:r>
      <w:r w:rsidRPr="006D79F1">
        <w:rPr>
          <w:rFonts w:cs="Open Sans"/>
          <w:i/>
          <w:iCs/>
          <w:noProof/>
          <w:szCs w:val="24"/>
        </w:rPr>
        <w:t>J. Am. Stat. Assoc.</w:t>
      </w:r>
      <w:r w:rsidRPr="006D79F1">
        <w:rPr>
          <w:rFonts w:cs="Open Sans"/>
          <w:noProof/>
          <w:szCs w:val="24"/>
        </w:rPr>
        <w:t xml:space="preserve"> (1992) doi:10.2307/2290256.</w:t>
      </w:r>
    </w:p>
    <w:p w14:paraId="4CA304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18.</w:t>
      </w:r>
      <w:r w:rsidRPr="006D79F1">
        <w:rPr>
          <w:rFonts w:cs="Open Sans"/>
          <w:noProof/>
          <w:szCs w:val="24"/>
        </w:rPr>
        <w:tab/>
        <w:t xml:space="preserve">Stevenson, I. H. Omitted Variable Bias in GLMs of Neural Spiking Activity.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30</w:t>
      </w:r>
      <w:r w:rsidRPr="006D79F1">
        <w:rPr>
          <w:rFonts w:cs="Open Sans"/>
          <w:noProof/>
          <w:szCs w:val="24"/>
        </w:rPr>
        <w:t>, 3227–3258 (2018).</w:t>
      </w:r>
    </w:p>
    <w:p w14:paraId="24ED0F0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19.</w:t>
      </w:r>
      <w:r w:rsidRPr="006D79F1">
        <w:rPr>
          <w:rFonts w:cs="Open Sans"/>
          <w:noProof/>
          <w:szCs w:val="24"/>
        </w:rPr>
        <w:tab/>
        <w:t xml:space="preserve">RAUCH, H. E., TUNG, F. &amp; STRIEBEL, C. T. Maximum likelihood estimates of linear dynamic systems. </w:t>
      </w:r>
      <w:r w:rsidRPr="006D79F1">
        <w:rPr>
          <w:rFonts w:cs="Open Sans"/>
          <w:i/>
          <w:iCs/>
          <w:noProof/>
          <w:szCs w:val="24"/>
        </w:rPr>
        <w:t>AIAA J.</w:t>
      </w:r>
      <w:r w:rsidRPr="006D79F1">
        <w:rPr>
          <w:rFonts w:cs="Open Sans"/>
          <w:noProof/>
          <w:szCs w:val="24"/>
        </w:rPr>
        <w:t xml:space="preserve"> </w:t>
      </w:r>
      <w:r w:rsidRPr="006D79F1">
        <w:rPr>
          <w:rFonts w:cs="Open Sans"/>
          <w:b/>
          <w:bCs/>
          <w:noProof/>
          <w:szCs w:val="24"/>
        </w:rPr>
        <w:t>3</w:t>
      </w:r>
      <w:r w:rsidRPr="006D79F1">
        <w:rPr>
          <w:rFonts w:cs="Open Sans"/>
          <w:noProof/>
          <w:szCs w:val="24"/>
        </w:rPr>
        <w:t>, 1445–1450 (1965).</w:t>
      </w:r>
    </w:p>
    <w:p w14:paraId="3565718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20.</w:t>
      </w:r>
      <w:r w:rsidRPr="006D79F1">
        <w:rPr>
          <w:rFonts w:cs="Open Sans"/>
          <w:noProof/>
          <w:szCs w:val="24"/>
        </w:rPr>
        <w:tab/>
        <w:t xml:space="preserve">Ananthasayanam, M. R., Mohan, M. S., Naik, N. &amp; Gemson, R. M. O. A heuristic reference recursive recipe for adaptively tuning the Kalman filter statistics part-1: formulation and simulation studies. </w:t>
      </w:r>
      <w:r w:rsidRPr="006D79F1">
        <w:rPr>
          <w:rFonts w:cs="Open Sans"/>
          <w:i/>
          <w:iCs/>
          <w:noProof/>
          <w:szCs w:val="24"/>
        </w:rPr>
        <w:t>Sādhanā</w:t>
      </w:r>
      <w:r w:rsidRPr="006D79F1">
        <w:rPr>
          <w:rFonts w:cs="Open Sans"/>
          <w:noProof/>
          <w:szCs w:val="24"/>
        </w:rPr>
        <w:t xml:space="preserve"> </w:t>
      </w:r>
      <w:r w:rsidRPr="006D79F1">
        <w:rPr>
          <w:rFonts w:cs="Open Sans"/>
          <w:b/>
          <w:bCs/>
          <w:noProof/>
          <w:szCs w:val="24"/>
        </w:rPr>
        <w:t>41</w:t>
      </w:r>
      <w:r w:rsidRPr="006D79F1">
        <w:rPr>
          <w:rFonts w:cs="Open Sans"/>
          <w:noProof/>
          <w:szCs w:val="24"/>
        </w:rPr>
        <w:t>, 1473–1490 (2016).</w:t>
      </w:r>
    </w:p>
    <w:p w14:paraId="0FC226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21.</w:t>
      </w:r>
      <w:r w:rsidRPr="006D79F1">
        <w:rPr>
          <w:rFonts w:cs="Open Sans"/>
          <w:noProof/>
          <w:szCs w:val="24"/>
        </w:rPr>
        <w:tab/>
        <w:t xml:space="preserve">Du, Y. &amp; Varadhan, R. SQUAREM: An R Package for Off-the-Shelf Acceleration of EM, MM and Other EM-Like Monotone Algorithms. </w:t>
      </w:r>
      <w:r w:rsidRPr="006D79F1">
        <w:rPr>
          <w:rFonts w:cs="Open Sans"/>
          <w:i/>
          <w:iCs/>
          <w:noProof/>
          <w:szCs w:val="24"/>
        </w:rPr>
        <w:t xml:space="preserve">J. Stat. Software; Vol 1, Issue 7  </w:t>
      </w:r>
      <w:r w:rsidRPr="006D79F1">
        <w:rPr>
          <w:rFonts w:cs="Open Sans"/>
          <w:noProof/>
          <w:szCs w:val="24"/>
        </w:rPr>
        <w:t xml:space="preserve"> (2020) doi:10.18637/jss.v092.i07.</w:t>
      </w:r>
    </w:p>
    <w:p w14:paraId="26484B1C"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22.</w:t>
      </w:r>
      <w:r w:rsidRPr="006D79F1">
        <w:rPr>
          <w:rFonts w:cs="Open Sans"/>
          <w:noProof/>
          <w:szCs w:val="24"/>
        </w:rPr>
        <w:tab/>
        <w:t xml:space="preserve">Truccolo, W., Eden, U. T., Fellows, M. R., Donoghue, J. P. &amp; Brown, E. N. A Point Process Framework for Relating Neural Spiking Activity to Spiking History, Neural Ensemble, and Extrinsic Covariate Effects. </w:t>
      </w:r>
      <w:r w:rsidRPr="006D79F1">
        <w:rPr>
          <w:rFonts w:cs="Open Sans"/>
          <w:i/>
          <w:iCs/>
          <w:noProof/>
          <w:szCs w:val="24"/>
        </w:rPr>
        <w:t>J. Neurophysiol.</w:t>
      </w:r>
      <w:r w:rsidRPr="006D79F1">
        <w:rPr>
          <w:rFonts w:cs="Open Sans"/>
          <w:noProof/>
          <w:szCs w:val="24"/>
        </w:rPr>
        <w:t xml:space="preserve"> </w:t>
      </w:r>
      <w:r w:rsidRPr="006D79F1">
        <w:rPr>
          <w:rFonts w:cs="Open Sans"/>
          <w:b/>
          <w:bCs/>
          <w:noProof/>
          <w:szCs w:val="24"/>
        </w:rPr>
        <w:t>93</w:t>
      </w:r>
      <w:r w:rsidRPr="006D79F1">
        <w:rPr>
          <w:rFonts w:cs="Open Sans"/>
          <w:noProof/>
          <w:szCs w:val="24"/>
        </w:rPr>
        <w:t>, 1074–1089 (2005).</w:t>
      </w:r>
    </w:p>
    <w:p w14:paraId="3E76372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23.</w:t>
      </w:r>
      <w:r w:rsidRPr="006D79F1">
        <w:rPr>
          <w:rFonts w:cs="Open Sans"/>
          <w:noProof/>
          <w:szCs w:val="24"/>
        </w:rPr>
        <w:tab/>
        <w:t xml:space="preserve">Graupner, M. &amp; Brunel, N. Calcium-based plasticity model explains sensitivity of synaptic </w:t>
      </w:r>
      <w:r w:rsidRPr="006D79F1">
        <w:rPr>
          <w:rFonts w:cs="Open Sans"/>
          <w:noProof/>
          <w:szCs w:val="24"/>
        </w:rPr>
        <w:lastRenderedPageBreak/>
        <w:t xml:space="preserve">changes to spike pattern, rate, and dendritic location. </w:t>
      </w:r>
      <w:r w:rsidRPr="006D79F1">
        <w:rPr>
          <w:rFonts w:cs="Open Sans"/>
          <w:i/>
          <w:iCs/>
          <w:noProof/>
          <w:szCs w:val="24"/>
        </w:rPr>
        <w:t>Proc. Natl. Acad. Sci.</w:t>
      </w:r>
      <w:r w:rsidRPr="006D79F1">
        <w:rPr>
          <w:rFonts w:cs="Open Sans"/>
          <w:noProof/>
          <w:szCs w:val="24"/>
        </w:rPr>
        <w:t xml:space="preserve"> </w:t>
      </w:r>
      <w:r w:rsidRPr="006D79F1">
        <w:rPr>
          <w:rFonts w:cs="Open Sans"/>
          <w:b/>
          <w:bCs/>
          <w:noProof/>
          <w:szCs w:val="24"/>
        </w:rPr>
        <w:t>109</w:t>
      </w:r>
      <w:r w:rsidRPr="006D79F1">
        <w:rPr>
          <w:rFonts w:cs="Open Sans"/>
          <w:noProof/>
          <w:szCs w:val="24"/>
        </w:rPr>
        <w:t>, 3991–3996 (2012).</w:t>
      </w:r>
    </w:p>
    <w:p w14:paraId="582EC608" w14:textId="77777777" w:rsidR="006D79F1" w:rsidRPr="006D79F1" w:rsidRDefault="006D79F1" w:rsidP="006D79F1">
      <w:pPr>
        <w:widowControl w:val="0"/>
        <w:autoSpaceDE w:val="0"/>
        <w:autoSpaceDN w:val="0"/>
        <w:adjustRightInd w:val="0"/>
        <w:spacing w:line="240" w:lineRule="auto"/>
        <w:ind w:left="640" w:hanging="640"/>
        <w:rPr>
          <w:rFonts w:cs="Open Sans"/>
          <w:noProof/>
        </w:rPr>
      </w:pPr>
      <w:r w:rsidRPr="006D79F1">
        <w:rPr>
          <w:rFonts w:cs="Open Sans"/>
          <w:noProof/>
          <w:szCs w:val="24"/>
        </w:rPr>
        <w:t>24.</w:t>
      </w:r>
      <w:r w:rsidRPr="006D79F1">
        <w:rPr>
          <w:rFonts w:cs="Open Sans"/>
          <w:noProof/>
          <w:szCs w:val="24"/>
        </w:rPr>
        <w:tab/>
        <w:t xml:space="preserve">Costa, R., Sjostrom, P. J. &amp; van Rossum, M. Probabilistic inference of short-term synaptic plasticity in neocortical microcircuits. </w:t>
      </w:r>
      <w:r w:rsidRPr="006D79F1">
        <w:rPr>
          <w:rFonts w:cs="Open Sans"/>
          <w:i/>
          <w:iCs/>
          <w:noProof/>
          <w:szCs w:val="24"/>
        </w:rPr>
        <w:t>Front. Comput. Neurosci.</w:t>
      </w:r>
      <w:r w:rsidRPr="006D79F1">
        <w:rPr>
          <w:rFonts w:cs="Open Sans"/>
          <w:noProof/>
          <w:szCs w:val="24"/>
        </w:rPr>
        <w:t xml:space="preserve"> </w:t>
      </w:r>
      <w:r w:rsidRPr="006D79F1">
        <w:rPr>
          <w:rFonts w:cs="Open Sans"/>
          <w:b/>
          <w:bCs/>
          <w:noProof/>
          <w:szCs w:val="24"/>
        </w:rPr>
        <w:t>7</w:t>
      </w:r>
      <w:r w:rsidRPr="006D79F1">
        <w:rPr>
          <w:rFonts w:cs="Open Sans"/>
          <w:noProof/>
          <w:szCs w:val="24"/>
        </w:rPr>
        <w:t>, 75 (2013).</w:t>
      </w:r>
    </w:p>
    <w:p w14:paraId="5FAC0B7B" w14:textId="33BCAA7E" w:rsidR="009C338E" w:rsidRDefault="00510B75" w:rsidP="000C7168">
      <w:pPr>
        <w:jc w:val="both"/>
      </w:pPr>
      <w:r>
        <w:fldChar w:fldCharType="end"/>
      </w:r>
    </w:p>
    <w:p w14:paraId="47B695C7" w14:textId="71CB277E" w:rsidR="009C338E" w:rsidRDefault="009C338E" w:rsidP="000C7168">
      <w:pPr>
        <w:jc w:val="both"/>
      </w:pPr>
    </w:p>
    <w:p w14:paraId="2C03D71B" w14:textId="4EA40252" w:rsidR="00244216" w:rsidRPr="00A76700" w:rsidRDefault="00244216" w:rsidP="000C7168">
      <w:pPr>
        <w:jc w:val="both"/>
        <w:rPr>
          <w:rFonts w:cs="Open Sans"/>
          <w:sz w:val="20"/>
          <w:szCs w:val="20"/>
        </w:rPr>
      </w:pPr>
    </w:p>
    <w:sectPr w:rsidR="00244216" w:rsidRPr="00A76700" w:rsidSect="000C7168">
      <w:footerReference w:type="default" r:id="rId20"/>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8" w:author="ian" w:date="2020-12-10T10:11:00Z" w:initials="i">
    <w:p w14:paraId="2118F302" w14:textId="0A9B8F96" w:rsidR="00585EAF" w:rsidRDefault="00585EAF">
      <w:pPr>
        <w:pStyle w:val="CommentText"/>
      </w:pPr>
      <w:r>
        <w:rPr>
          <w:rStyle w:val="CommentReference"/>
        </w:rPr>
        <w:annotationRef/>
      </w:r>
      <w:r>
        <w:t xml:space="preserve">I thought we did include history in most of the results. Also, </w:t>
      </w:r>
      <w:proofErr w:type="gramStart"/>
      <w:r>
        <w:t>I’m</w:t>
      </w:r>
      <w:proofErr w:type="gramEnd"/>
      <w:r>
        <w:t xml:space="preserve"> not sure this citation and the point about bias makes sense here.</w:t>
      </w:r>
    </w:p>
  </w:comment>
  <w:comment w:id="197" w:author="ian" w:date="2020-11-20T15:58:00Z" w:initials="i">
    <w:p w14:paraId="125D3E42" w14:textId="0F0CCFA7" w:rsidR="00585EAF" w:rsidRDefault="00585EAF">
      <w:pPr>
        <w:pStyle w:val="CommentText"/>
      </w:pPr>
      <w:r>
        <w:rPr>
          <w:rStyle w:val="CommentReference"/>
        </w:rPr>
        <w:annotationRef/>
      </w:r>
      <w:r>
        <w:t xml:space="preserve">Is it two-stage? </w:t>
      </w:r>
      <w:proofErr w:type="gramStart"/>
      <w:r>
        <w:t>Somehow</w:t>
      </w:r>
      <w:proofErr w:type="gramEnd"/>
      <w:r>
        <w:t xml:space="preserve"> I was thinking it’s just a single optimization, but with random restarts (which we should mention, since it’s not a convex optimization)</w:t>
      </w:r>
    </w:p>
  </w:comment>
  <w:comment w:id="198" w:author="Ganchao Wei" w:date="2020-11-21T19:07:00Z" w:initials="GW">
    <w:p w14:paraId="4CF47A2A" w14:textId="6EAC53F5" w:rsidR="00585EAF" w:rsidRDefault="00585EAF">
      <w:pPr>
        <w:pStyle w:val="CommentText"/>
      </w:pPr>
      <w:r>
        <w:rPr>
          <w:rStyle w:val="CommentReference"/>
        </w:rPr>
        <w:annotationRef/>
      </w:r>
      <w:r>
        <w:t>The paper said the parameters are estimated in two stages (line 145-149).</w:t>
      </w:r>
    </w:p>
  </w:comment>
  <w:comment w:id="199" w:author="ian" w:date="2020-12-10T10:29:00Z" w:initials="i">
    <w:p w14:paraId="5DACB1E8" w14:textId="55A2D754" w:rsidR="00585EAF" w:rsidRDefault="00585EAF">
      <w:pPr>
        <w:pStyle w:val="CommentText"/>
      </w:pPr>
      <w:r>
        <w:rPr>
          <w:rStyle w:val="CommentReference"/>
        </w:rPr>
        <w:annotationRef/>
      </w:r>
      <w:r>
        <w:t xml:space="preserve">Is there a penalty in the version that you are using? If there </w:t>
      </w:r>
      <w:proofErr w:type="gramStart"/>
      <w:r>
        <w:t>is</w:t>
      </w:r>
      <w:proofErr w:type="gramEnd"/>
      <w:r>
        <w:t xml:space="preserve"> we need to explain it or say that it’s the same as Ren et al (if that’s how it is).</w:t>
      </w:r>
    </w:p>
  </w:comment>
  <w:comment w:id="218" w:author="ian" w:date="2020-12-10T11:11:00Z" w:initials="i">
    <w:p w14:paraId="0C47450C" w14:textId="01FFB649" w:rsidR="00585EAF" w:rsidRDefault="00585EAF">
      <w:pPr>
        <w:pStyle w:val="CommentText"/>
      </w:pPr>
      <w:r>
        <w:rPr>
          <w:rStyle w:val="CommentReference"/>
        </w:rPr>
        <w:annotationRef/>
      </w:r>
      <w:proofErr w:type="gramStart"/>
      <w:r>
        <w:t>I’m</w:t>
      </w:r>
      <w:proofErr w:type="gramEnd"/>
      <w:r>
        <w:t xml:space="preserve"> basing this all on </w:t>
      </w:r>
      <w:proofErr w:type="spellStart"/>
      <w:r>
        <w:t>synConEst.m</w:t>
      </w:r>
      <w:proofErr w:type="spellEnd"/>
      <w:r>
        <w:t>… you should double check that it’s right</w:t>
      </w:r>
    </w:p>
  </w:comment>
  <w:comment w:id="1032" w:author="ian" w:date="2020-12-10T14:07:00Z" w:initials="i">
    <w:p w14:paraId="391966E2" w14:textId="6124F947" w:rsidR="00827302" w:rsidRDefault="00827302">
      <w:pPr>
        <w:pStyle w:val="CommentText"/>
      </w:pPr>
      <w:r>
        <w:rPr>
          <w:rStyle w:val="CommentReference"/>
        </w:rPr>
        <w:annotationRef/>
      </w:r>
      <w:r>
        <w:t xml:space="preserve">Which </w:t>
      </w:r>
      <w:r w:rsidR="008E3133">
        <w:t>results</w:t>
      </w:r>
      <w:r>
        <w:t xml:space="preserve">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18F302" w15:done="0"/>
  <w15:commentEx w15:paraId="125D3E42" w15:done="0"/>
  <w15:commentEx w15:paraId="4CF47A2A" w15:paraIdParent="125D3E42" w15:done="0"/>
  <w15:commentEx w15:paraId="5DACB1E8" w15:done="0"/>
  <w15:commentEx w15:paraId="0C47450C" w15:done="0"/>
  <w15:commentEx w15:paraId="391966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72E4" w16cex:dateUtc="2020-12-10T15:11:00Z"/>
  <w16cex:commentExtensible w16cex:durableId="23626637" w16cex:dateUtc="2020-11-20T20:58:00Z"/>
  <w16cex:commentExtensible w16cex:durableId="237C7707" w16cex:dateUtc="2020-12-10T15:29:00Z"/>
  <w16cex:commentExtensible w16cex:durableId="237C80D0" w16cex:dateUtc="2020-12-10T16:11:00Z"/>
  <w16cex:commentExtensible w16cex:durableId="237CAA18" w16cex:dateUtc="2020-12-10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18F302" w16cid:durableId="237C72E4"/>
  <w16cid:commentId w16cid:paraId="125D3E42" w16cid:durableId="23626637"/>
  <w16cid:commentId w16cid:paraId="4CF47A2A" w16cid:durableId="2363E3DA"/>
  <w16cid:commentId w16cid:paraId="5DACB1E8" w16cid:durableId="237C7707"/>
  <w16cid:commentId w16cid:paraId="0C47450C" w16cid:durableId="237C80D0"/>
  <w16cid:commentId w16cid:paraId="391966E2" w16cid:durableId="237CAA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44E09" w14:textId="77777777" w:rsidR="001E0386" w:rsidRDefault="001E0386" w:rsidP="00781D79">
      <w:pPr>
        <w:spacing w:after="0" w:line="240" w:lineRule="auto"/>
      </w:pPr>
      <w:r>
        <w:separator/>
      </w:r>
    </w:p>
  </w:endnote>
  <w:endnote w:type="continuationSeparator" w:id="0">
    <w:p w14:paraId="77D4BA5B" w14:textId="77777777" w:rsidR="001E0386" w:rsidRDefault="001E0386"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585EAF" w:rsidRPr="00072DFF" w:rsidRDefault="00585EAF">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16</w:t>
        </w:r>
        <w:r w:rsidRPr="00072DFF">
          <w:rPr>
            <w:noProof/>
            <w:color w:val="D0CECE" w:themeColor="background2" w:themeShade="E6"/>
          </w:rPr>
          <w:fldChar w:fldCharType="end"/>
        </w:r>
      </w:p>
    </w:sdtContent>
  </w:sdt>
  <w:p w14:paraId="3196EE3F" w14:textId="77777777" w:rsidR="00585EAF" w:rsidRPr="00072DFF" w:rsidRDefault="00585EAF">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2820E" w14:textId="77777777" w:rsidR="001E0386" w:rsidRDefault="001E0386" w:rsidP="00781D79">
      <w:pPr>
        <w:spacing w:after="0" w:line="240" w:lineRule="auto"/>
      </w:pPr>
      <w:r>
        <w:separator/>
      </w:r>
    </w:p>
  </w:footnote>
  <w:footnote w:type="continuationSeparator" w:id="0">
    <w:p w14:paraId="6372A2B1" w14:textId="77777777" w:rsidR="001E0386" w:rsidRDefault="001E0386"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w15:presenceInfo w15:providerId="None" w15:userId="ian"/>
  </w15:person>
  <w15:person w15:author="Ganchao Wei">
    <w15:presenceInfo w15:providerId="None" w15:userId="Ganchao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6BE1"/>
    <w:rsid w:val="000507B0"/>
    <w:rsid w:val="00053407"/>
    <w:rsid w:val="00055883"/>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3120"/>
    <w:rsid w:val="00087356"/>
    <w:rsid w:val="00090E73"/>
    <w:rsid w:val="0009145D"/>
    <w:rsid w:val="00093B36"/>
    <w:rsid w:val="000940EA"/>
    <w:rsid w:val="00095FB3"/>
    <w:rsid w:val="00096B5A"/>
    <w:rsid w:val="000A0271"/>
    <w:rsid w:val="000A30BE"/>
    <w:rsid w:val="000A374C"/>
    <w:rsid w:val="000A3BD8"/>
    <w:rsid w:val="000A7D42"/>
    <w:rsid w:val="000A7F0B"/>
    <w:rsid w:val="000B083C"/>
    <w:rsid w:val="000B134B"/>
    <w:rsid w:val="000B3FCB"/>
    <w:rsid w:val="000B7007"/>
    <w:rsid w:val="000C2167"/>
    <w:rsid w:val="000C3C83"/>
    <w:rsid w:val="000C5E46"/>
    <w:rsid w:val="000C6191"/>
    <w:rsid w:val="000C6A49"/>
    <w:rsid w:val="000C7168"/>
    <w:rsid w:val="000D1E9A"/>
    <w:rsid w:val="000D3232"/>
    <w:rsid w:val="000E2DA7"/>
    <w:rsid w:val="000E5F80"/>
    <w:rsid w:val="000E6306"/>
    <w:rsid w:val="000E7F4A"/>
    <w:rsid w:val="000F03AB"/>
    <w:rsid w:val="000F657D"/>
    <w:rsid w:val="000F734D"/>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D8B"/>
    <w:rsid w:val="0012409E"/>
    <w:rsid w:val="001241F9"/>
    <w:rsid w:val="001242F1"/>
    <w:rsid w:val="001262CA"/>
    <w:rsid w:val="00134FA1"/>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3926"/>
    <w:rsid w:val="00173EAA"/>
    <w:rsid w:val="00174E32"/>
    <w:rsid w:val="00175613"/>
    <w:rsid w:val="00180577"/>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A44"/>
    <w:rsid w:val="001D52C9"/>
    <w:rsid w:val="001D7941"/>
    <w:rsid w:val="001E0386"/>
    <w:rsid w:val="001E1692"/>
    <w:rsid w:val="001E5FB4"/>
    <w:rsid w:val="001E7498"/>
    <w:rsid w:val="001F1278"/>
    <w:rsid w:val="001F3C2B"/>
    <w:rsid w:val="001F52A5"/>
    <w:rsid w:val="00200C4D"/>
    <w:rsid w:val="00202C76"/>
    <w:rsid w:val="00202FBC"/>
    <w:rsid w:val="00204114"/>
    <w:rsid w:val="002056D1"/>
    <w:rsid w:val="002079D6"/>
    <w:rsid w:val="00207A61"/>
    <w:rsid w:val="002100CF"/>
    <w:rsid w:val="0021043E"/>
    <w:rsid w:val="0021552C"/>
    <w:rsid w:val="00215827"/>
    <w:rsid w:val="00226D16"/>
    <w:rsid w:val="00226E85"/>
    <w:rsid w:val="00227C8E"/>
    <w:rsid w:val="00230273"/>
    <w:rsid w:val="002304BE"/>
    <w:rsid w:val="00230606"/>
    <w:rsid w:val="00231D80"/>
    <w:rsid w:val="00232745"/>
    <w:rsid w:val="002340BD"/>
    <w:rsid w:val="0023673E"/>
    <w:rsid w:val="002400A1"/>
    <w:rsid w:val="00244216"/>
    <w:rsid w:val="0025103A"/>
    <w:rsid w:val="00251071"/>
    <w:rsid w:val="00251142"/>
    <w:rsid w:val="002542BD"/>
    <w:rsid w:val="0025466A"/>
    <w:rsid w:val="00256970"/>
    <w:rsid w:val="00262550"/>
    <w:rsid w:val="00265035"/>
    <w:rsid w:val="00266036"/>
    <w:rsid w:val="00270E4C"/>
    <w:rsid w:val="00270FA4"/>
    <w:rsid w:val="002718F7"/>
    <w:rsid w:val="002735D8"/>
    <w:rsid w:val="002749C4"/>
    <w:rsid w:val="002815AE"/>
    <w:rsid w:val="00285413"/>
    <w:rsid w:val="00287023"/>
    <w:rsid w:val="0029331D"/>
    <w:rsid w:val="00294017"/>
    <w:rsid w:val="0029420B"/>
    <w:rsid w:val="002945CC"/>
    <w:rsid w:val="00294945"/>
    <w:rsid w:val="00297CB6"/>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2F48"/>
    <w:rsid w:val="002F4EB7"/>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33C2"/>
    <w:rsid w:val="0034473A"/>
    <w:rsid w:val="003457A8"/>
    <w:rsid w:val="00346252"/>
    <w:rsid w:val="0035073D"/>
    <w:rsid w:val="00352DC6"/>
    <w:rsid w:val="00353A26"/>
    <w:rsid w:val="0035499B"/>
    <w:rsid w:val="00357562"/>
    <w:rsid w:val="00360A86"/>
    <w:rsid w:val="00361AF0"/>
    <w:rsid w:val="003653FC"/>
    <w:rsid w:val="003700B5"/>
    <w:rsid w:val="00370C42"/>
    <w:rsid w:val="00370D37"/>
    <w:rsid w:val="0037360C"/>
    <w:rsid w:val="00376FEA"/>
    <w:rsid w:val="00384EE3"/>
    <w:rsid w:val="0038626C"/>
    <w:rsid w:val="00391F5B"/>
    <w:rsid w:val="0039465A"/>
    <w:rsid w:val="003955FF"/>
    <w:rsid w:val="00395C11"/>
    <w:rsid w:val="00397399"/>
    <w:rsid w:val="00397705"/>
    <w:rsid w:val="003A116F"/>
    <w:rsid w:val="003A1EF0"/>
    <w:rsid w:val="003A4F02"/>
    <w:rsid w:val="003A4FA3"/>
    <w:rsid w:val="003A5145"/>
    <w:rsid w:val="003A63F7"/>
    <w:rsid w:val="003B0BCB"/>
    <w:rsid w:val="003B265B"/>
    <w:rsid w:val="003B36BC"/>
    <w:rsid w:val="003B3A09"/>
    <w:rsid w:val="003B435E"/>
    <w:rsid w:val="003B5F46"/>
    <w:rsid w:val="003C2128"/>
    <w:rsid w:val="003C4521"/>
    <w:rsid w:val="003D0875"/>
    <w:rsid w:val="003D1FEB"/>
    <w:rsid w:val="003D3186"/>
    <w:rsid w:val="003D6E75"/>
    <w:rsid w:val="003E0577"/>
    <w:rsid w:val="003E05D5"/>
    <w:rsid w:val="003E06EE"/>
    <w:rsid w:val="003E314F"/>
    <w:rsid w:val="003E4705"/>
    <w:rsid w:val="003F04C0"/>
    <w:rsid w:val="003F07A9"/>
    <w:rsid w:val="003F0C45"/>
    <w:rsid w:val="003F2098"/>
    <w:rsid w:val="003F36F3"/>
    <w:rsid w:val="003F5C0E"/>
    <w:rsid w:val="003F7088"/>
    <w:rsid w:val="004020F8"/>
    <w:rsid w:val="004076A6"/>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283D"/>
    <w:rsid w:val="00453839"/>
    <w:rsid w:val="004552F8"/>
    <w:rsid w:val="00455DED"/>
    <w:rsid w:val="004621E0"/>
    <w:rsid w:val="004641F0"/>
    <w:rsid w:val="004657C8"/>
    <w:rsid w:val="004660E7"/>
    <w:rsid w:val="00466EAD"/>
    <w:rsid w:val="004720F8"/>
    <w:rsid w:val="00474CF2"/>
    <w:rsid w:val="0047697D"/>
    <w:rsid w:val="004811B2"/>
    <w:rsid w:val="004827E5"/>
    <w:rsid w:val="00482F12"/>
    <w:rsid w:val="00485085"/>
    <w:rsid w:val="004853FA"/>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7B8"/>
    <w:rsid w:val="004C4DA6"/>
    <w:rsid w:val="004C5ECC"/>
    <w:rsid w:val="004C6C81"/>
    <w:rsid w:val="004C7489"/>
    <w:rsid w:val="004C7B0D"/>
    <w:rsid w:val="004D1A59"/>
    <w:rsid w:val="004D623B"/>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59C7"/>
    <w:rsid w:val="00525FE5"/>
    <w:rsid w:val="0052625E"/>
    <w:rsid w:val="00526C1B"/>
    <w:rsid w:val="00527C51"/>
    <w:rsid w:val="00530FAB"/>
    <w:rsid w:val="00533215"/>
    <w:rsid w:val="00533BBC"/>
    <w:rsid w:val="00535A02"/>
    <w:rsid w:val="005364E7"/>
    <w:rsid w:val="005367F1"/>
    <w:rsid w:val="0053735B"/>
    <w:rsid w:val="00537AF6"/>
    <w:rsid w:val="00537B85"/>
    <w:rsid w:val="00544BE3"/>
    <w:rsid w:val="005457FF"/>
    <w:rsid w:val="00546AF0"/>
    <w:rsid w:val="00555E05"/>
    <w:rsid w:val="005567FB"/>
    <w:rsid w:val="00556A2C"/>
    <w:rsid w:val="0056113F"/>
    <w:rsid w:val="00562AC8"/>
    <w:rsid w:val="00571538"/>
    <w:rsid w:val="005741F3"/>
    <w:rsid w:val="005807AC"/>
    <w:rsid w:val="00584533"/>
    <w:rsid w:val="005846B1"/>
    <w:rsid w:val="00585015"/>
    <w:rsid w:val="00585B5F"/>
    <w:rsid w:val="00585EAF"/>
    <w:rsid w:val="005861C4"/>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7159"/>
    <w:rsid w:val="005D0CCD"/>
    <w:rsid w:val="005D17B3"/>
    <w:rsid w:val="005D452D"/>
    <w:rsid w:val="005D45EC"/>
    <w:rsid w:val="005D7F6A"/>
    <w:rsid w:val="005E4A1B"/>
    <w:rsid w:val="005F1399"/>
    <w:rsid w:val="00603A76"/>
    <w:rsid w:val="00604732"/>
    <w:rsid w:val="00605215"/>
    <w:rsid w:val="00605286"/>
    <w:rsid w:val="0060661B"/>
    <w:rsid w:val="0061007C"/>
    <w:rsid w:val="00610FE7"/>
    <w:rsid w:val="00611617"/>
    <w:rsid w:val="00612154"/>
    <w:rsid w:val="0061512B"/>
    <w:rsid w:val="00615EF3"/>
    <w:rsid w:val="00622BF3"/>
    <w:rsid w:val="00622F5E"/>
    <w:rsid w:val="0062384B"/>
    <w:rsid w:val="00623F09"/>
    <w:rsid w:val="00624925"/>
    <w:rsid w:val="00624F7C"/>
    <w:rsid w:val="0062587E"/>
    <w:rsid w:val="00627FDC"/>
    <w:rsid w:val="00630DF1"/>
    <w:rsid w:val="006328C0"/>
    <w:rsid w:val="00632EAB"/>
    <w:rsid w:val="006362D2"/>
    <w:rsid w:val="006363D8"/>
    <w:rsid w:val="00636E45"/>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E4A"/>
    <w:rsid w:val="00684967"/>
    <w:rsid w:val="0068661B"/>
    <w:rsid w:val="006906A6"/>
    <w:rsid w:val="006948C1"/>
    <w:rsid w:val="0069613D"/>
    <w:rsid w:val="006966E1"/>
    <w:rsid w:val="0069788B"/>
    <w:rsid w:val="006A0745"/>
    <w:rsid w:val="006A208E"/>
    <w:rsid w:val="006B12F4"/>
    <w:rsid w:val="006B29B9"/>
    <w:rsid w:val="006C71BA"/>
    <w:rsid w:val="006D016F"/>
    <w:rsid w:val="006D093A"/>
    <w:rsid w:val="006D12CB"/>
    <w:rsid w:val="006D79F1"/>
    <w:rsid w:val="006E086C"/>
    <w:rsid w:val="006E3C91"/>
    <w:rsid w:val="006E4AF9"/>
    <w:rsid w:val="006E55BF"/>
    <w:rsid w:val="006E5963"/>
    <w:rsid w:val="006E7061"/>
    <w:rsid w:val="006F27BC"/>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3B28"/>
    <w:rsid w:val="00744123"/>
    <w:rsid w:val="00746624"/>
    <w:rsid w:val="00751A50"/>
    <w:rsid w:val="00753CC8"/>
    <w:rsid w:val="007573BF"/>
    <w:rsid w:val="00764456"/>
    <w:rsid w:val="00766EDC"/>
    <w:rsid w:val="007674DA"/>
    <w:rsid w:val="007707B3"/>
    <w:rsid w:val="00771728"/>
    <w:rsid w:val="00771F91"/>
    <w:rsid w:val="0077269D"/>
    <w:rsid w:val="00773F82"/>
    <w:rsid w:val="007759D9"/>
    <w:rsid w:val="00780111"/>
    <w:rsid w:val="00781D79"/>
    <w:rsid w:val="00781EBC"/>
    <w:rsid w:val="00781F8B"/>
    <w:rsid w:val="00782561"/>
    <w:rsid w:val="00782FC4"/>
    <w:rsid w:val="007839AE"/>
    <w:rsid w:val="00784768"/>
    <w:rsid w:val="007862DF"/>
    <w:rsid w:val="00793149"/>
    <w:rsid w:val="00796BFC"/>
    <w:rsid w:val="007A0303"/>
    <w:rsid w:val="007A0F56"/>
    <w:rsid w:val="007A12DC"/>
    <w:rsid w:val="007A28F6"/>
    <w:rsid w:val="007A664E"/>
    <w:rsid w:val="007A6759"/>
    <w:rsid w:val="007A7C71"/>
    <w:rsid w:val="007A7EAD"/>
    <w:rsid w:val="007C0B31"/>
    <w:rsid w:val="007C1B9C"/>
    <w:rsid w:val="007C26A9"/>
    <w:rsid w:val="007C305F"/>
    <w:rsid w:val="007C6E81"/>
    <w:rsid w:val="007C7E57"/>
    <w:rsid w:val="007D01A8"/>
    <w:rsid w:val="007E0C89"/>
    <w:rsid w:val="007E2958"/>
    <w:rsid w:val="007E7F2B"/>
    <w:rsid w:val="007F30D1"/>
    <w:rsid w:val="007F4AD0"/>
    <w:rsid w:val="00802D15"/>
    <w:rsid w:val="00807518"/>
    <w:rsid w:val="00807C52"/>
    <w:rsid w:val="008111ED"/>
    <w:rsid w:val="00811475"/>
    <w:rsid w:val="0081391D"/>
    <w:rsid w:val="00815D91"/>
    <w:rsid w:val="00817BAD"/>
    <w:rsid w:val="00821F5E"/>
    <w:rsid w:val="00825118"/>
    <w:rsid w:val="0082558E"/>
    <w:rsid w:val="00826A14"/>
    <w:rsid w:val="00827302"/>
    <w:rsid w:val="00831634"/>
    <w:rsid w:val="00832ABD"/>
    <w:rsid w:val="00836D1D"/>
    <w:rsid w:val="008375C9"/>
    <w:rsid w:val="008409DC"/>
    <w:rsid w:val="00840BBB"/>
    <w:rsid w:val="008506C4"/>
    <w:rsid w:val="00851C98"/>
    <w:rsid w:val="00851EEE"/>
    <w:rsid w:val="008531D1"/>
    <w:rsid w:val="00856F1E"/>
    <w:rsid w:val="00862FE2"/>
    <w:rsid w:val="00862FE3"/>
    <w:rsid w:val="008645AA"/>
    <w:rsid w:val="00864833"/>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3B74"/>
    <w:rsid w:val="008B66A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3D2E"/>
    <w:rsid w:val="00926784"/>
    <w:rsid w:val="00927A8C"/>
    <w:rsid w:val="009313AC"/>
    <w:rsid w:val="0093709B"/>
    <w:rsid w:val="00940128"/>
    <w:rsid w:val="009419EC"/>
    <w:rsid w:val="009429F8"/>
    <w:rsid w:val="00943747"/>
    <w:rsid w:val="00943C82"/>
    <w:rsid w:val="00955F37"/>
    <w:rsid w:val="00960689"/>
    <w:rsid w:val="00962194"/>
    <w:rsid w:val="0096367E"/>
    <w:rsid w:val="00965728"/>
    <w:rsid w:val="00965E86"/>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67D1"/>
    <w:rsid w:val="009B6F3A"/>
    <w:rsid w:val="009C12C5"/>
    <w:rsid w:val="009C338E"/>
    <w:rsid w:val="009C6769"/>
    <w:rsid w:val="009C67C7"/>
    <w:rsid w:val="009C7696"/>
    <w:rsid w:val="009D061D"/>
    <w:rsid w:val="009D1E19"/>
    <w:rsid w:val="009D4B2C"/>
    <w:rsid w:val="009D5F5F"/>
    <w:rsid w:val="009D6BA1"/>
    <w:rsid w:val="009E0D67"/>
    <w:rsid w:val="009E1EE2"/>
    <w:rsid w:val="009E26A2"/>
    <w:rsid w:val="009E321C"/>
    <w:rsid w:val="009E6921"/>
    <w:rsid w:val="009F1C91"/>
    <w:rsid w:val="009F3EB6"/>
    <w:rsid w:val="009F4800"/>
    <w:rsid w:val="009F4DAF"/>
    <w:rsid w:val="00A01225"/>
    <w:rsid w:val="00A012C4"/>
    <w:rsid w:val="00A03908"/>
    <w:rsid w:val="00A05535"/>
    <w:rsid w:val="00A0592A"/>
    <w:rsid w:val="00A101C3"/>
    <w:rsid w:val="00A1542A"/>
    <w:rsid w:val="00A16CA0"/>
    <w:rsid w:val="00A201C1"/>
    <w:rsid w:val="00A22220"/>
    <w:rsid w:val="00A23898"/>
    <w:rsid w:val="00A23AF4"/>
    <w:rsid w:val="00A24D89"/>
    <w:rsid w:val="00A25235"/>
    <w:rsid w:val="00A26A5D"/>
    <w:rsid w:val="00A26D58"/>
    <w:rsid w:val="00A2741B"/>
    <w:rsid w:val="00A30C85"/>
    <w:rsid w:val="00A3108C"/>
    <w:rsid w:val="00A3251A"/>
    <w:rsid w:val="00A3464D"/>
    <w:rsid w:val="00A34B4E"/>
    <w:rsid w:val="00A37853"/>
    <w:rsid w:val="00A40898"/>
    <w:rsid w:val="00A503CF"/>
    <w:rsid w:val="00A5070B"/>
    <w:rsid w:val="00A5342C"/>
    <w:rsid w:val="00A55549"/>
    <w:rsid w:val="00A57937"/>
    <w:rsid w:val="00A64CC3"/>
    <w:rsid w:val="00A64D2B"/>
    <w:rsid w:val="00A67517"/>
    <w:rsid w:val="00A6768D"/>
    <w:rsid w:val="00A72BEE"/>
    <w:rsid w:val="00A75716"/>
    <w:rsid w:val="00A76700"/>
    <w:rsid w:val="00A81C39"/>
    <w:rsid w:val="00A8223C"/>
    <w:rsid w:val="00A8384C"/>
    <w:rsid w:val="00A84EEF"/>
    <w:rsid w:val="00A85745"/>
    <w:rsid w:val="00A85C48"/>
    <w:rsid w:val="00A876EC"/>
    <w:rsid w:val="00A878E9"/>
    <w:rsid w:val="00A953F5"/>
    <w:rsid w:val="00A96A09"/>
    <w:rsid w:val="00AA1FD0"/>
    <w:rsid w:val="00AA352A"/>
    <w:rsid w:val="00AA5248"/>
    <w:rsid w:val="00AA64F9"/>
    <w:rsid w:val="00AA65ED"/>
    <w:rsid w:val="00AA7AD0"/>
    <w:rsid w:val="00AB1939"/>
    <w:rsid w:val="00AB2EBC"/>
    <w:rsid w:val="00AB4CB8"/>
    <w:rsid w:val="00AB6883"/>
    <w:rsid w:val="00AB757F"/>
    <w:rsid w:val="00AB7639"/>
    <w:rsid w:val="00AC3079"/>
    <w:rsid w:val="00AC3750"/>
    <w:rsid w:val="00AC5625"/>
    <w:rsid w:val="00AD0111"/>
    <w:rsid w:val="00AD0830"/>
    <w:rsid w:val="00AD224C"/>
    <w:rsid w:val="00AE2A82"/>
    <w:rsid w:val="00AE345F"/>
    <w:rsid w:val="00AE3540"/>
    <w:rsid w:val="00AE3961"/>
    <w:rsid w:val="00AE4342"/>
    <w:rsid w:val="00AE52CD"/>
    <w:rsid w:val="00AE5FB0"/>
    <w:rsid w:val="00AF211A"/>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ACE"/>
    <w:rsid w:val="00B32132"/>
    <w:rsid w:val="00B32479"/>
    <w:rsid w:val="00B3389E"/>
    <w:rsid w:val="00B37176"/>
    <w:rsid w:val="00B40E11"/>
    <w:rsid w:val="00B53688"/>
    <w:rsid w:val="00B53A36"/>
    <w:rsid w:val="00B5451C"/>
    <w:rsid w:val="00B54978"/>
    <w:rsid w:val="00B62915"/>
    <w:rsid w:val="00B62D3C"/>
    <w:rsid w:val="00B67769"/>
    <w:rsid w:val="00B67F5D"/>
    <w:rsid w:val="00B725AA"/>
    <w:rsid w:val="00B7427B"/>
    <w:rsid w:val="00B76580"/>
    <w:rsid w:val="00B81192"/>
    <w:rsid w:val="00B87CD3"/>
    <w:rsid w:val="00B92B7F"/>
    <w:rsid w:val="00B94982"/>
    <w:rsid w:val="00B951E1"/>
    <w:rsid w:val="00B963F6"/>
    <w:rsid w:val="00BA578A"/>
    <w:rsid w:val="00BA6B75"/>
    <w:rsid w:val="00BA77F6"/>
    <w:rsid w:val="00BB22D8"/>
    <w:rsid w:val="00BB249A"/>
    <w:rsid w:val="00BB6567"/>
    <w:rsid w:val="00BB7412"/>
    <w:rsid w:val="00BC0D6A"/>
    <w:rsid w:val="00BC52CE"/>
    <w:rsid w:val="00BC5656"/>
    <w:rsid w:val="00BC6A43"/>
    <w:rsid w:val="00BC7357"/>
    <w:rsid w:val="00BC7BD3"/>
    <w:rsid w:val="00BD0809"/>
    <w:rsid w:val="00BD366A"/>
    <w:rsid w:val="00BD37C1"/>
    <w:rsid w:val="00BD49EE"/>
    <w:rsid w:val="00BE6A3C"/>
    <w:rsid w:val="00BF16BE"/>
    <w:rsid w:val="00BF2D04"/>
    <w:rsid w:val="00BF61B0"/>
    <w:rsid w:val="00C022A1"/>
    <w:rsid w:val="00C03614"/>
    <w:rsid w:val="00C048FC"/>
    <w:rsid w:val="00C04C53"/>
    <w:rsid w:val="00C05337"/>
    <w:rsid w:val="00C053B6"/>
    <w:rsid w:val="00C14B5D"/>
    <w:rsid w:val="00C170EC"/>
    <w:rsid w:val="00C2010A"/>
    <w:rsid w:val="00C21569"/>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538C"/>
    <w:rsid w:val="00C660DA"/>
    <w:rsid w:val="00C674A3"/>
    <w:rsid w:val="00C705E0"/>
    <w:rsid w:val="00C71E8B"/>
    <w:rsid w:val="00C72B63"/>
    <w:rsid w:val="00C73992"/>
    <w:rsid w:val="00C747BF"/>
    <w:rsid w:val="00C74BF8"/>
    <w:rsid w:val="00C75D1F"/>
    <w:rsid w:val="00C75E8C"/>
    <w:rsid w:val="00C76D01"/>
    <w:rsid w:val="00C7734F"/>
    <w:rsid w:val="00C77569"/>
    <w:rsid w:val="00C809D9"/>
    <w:rsid w:val="00C83123"/>
    <w:rsid w:val="00C840D6"/>
    <w:rsid w:val="00C85DE2"/>
    <w:rsid w:val="00C93EB2"/>
    <w:rsid w:val="00C94752"/>
    <w:rsid w:val="00CA02B0"/>
    <w:rsid w:val="00CA04DA"/>
    <w:rsid w:val="00CA151E"/>
    <w:rsid w:val="00CA2AE3"/>
    <w:rsid w:val="00CA4F48"/>
    <w:rsid w:val="00CB008A"/>
    <w:rsid w:val="00CB01B2"/>
    <w:rsid w:val="00CB2B56"/>
    <w:rsid w:val="00CB4081"/>
    <w:rsid w:val="00CB4C9F"/>
    <w:rsid w:val="00CB4FD0"/>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CAF"/>
    <w:rsid w:val="00CD604E"/>
    <w:rsid w:val="00CD73D0"/>
    <w:rsid w:val="00CE1888"/>
    <w:rsid w:val="00CE18A9"/>
    <w:rsid w:val="00CE1D41"/>
    <w:rsid w:val="00CE3260"/>
    <w:rsid w:val="00CF12B4"/>
    <w:rsid w:val="00CF453C"/>
    <w:rsid w:val="00CF68C1"/>
    <w:rsid w:val="00CF7D09"/>
    <w:rsid w:val="00CF7F28"/>
    <w:rsid w:val="00D01B40"/>
    <w:rsid w:val="00D0224F"/>
    <w:rsid w:val="00D03432"/>
    <w:rsid w:val="00D05147"/>
    <w:rsid w:val="00D06B7B"/>
    <w:rsid w:val="00D12555"/>
    <w:rsid w:val="00D143AE"/>
    <w:rsid w:val="00D16698"/>
    <w:rsid w:val="00D200F4"/>
    <w:rsid w:val="00D21F0E"/>
    <w:rsid w:val="00D2213B"/>
    <w:rsid w:val="00D2234D"/>
    <w:rsid w:val="00D2692C"/>
    <w:rsid w:val="00D27C6F"/>
    <w:rsid w:val="00D300E0"/>
    <w:rsid w:val="00D31D9F"/>
    <w:rsid w:val="00D31DBA"/>
    <w:rsid w:val="00D32E30"/>
    <w:rsid w:val="00D33F75"/>
    <w:rsid w:val="00D359E3"/>
    <w:rsid w:val="00D35C9B"/>
    <w:rsid w:val="00D375A1"/>
    <w:rsid w:val="00D37F7F"/>
    <w:rsid w:val="00D42487"/>
    <w:rsid w:val="00D50121"/>
    <w:rsid w:val="00D51582"/>
    <w:rsid w:val="00D525BC"/>
    <w:rsid w:val="00D530A3"/>
    <w:rsid w:val="00D5403D"/>
    <w:rsid w:val="00D60E87"/>
    <w:rsid w:val="00D61526"/>
    <w:rsid w:val="00D637F8"/>
    <w:rsid w:val="00D641E3"/>
    <w:rsid w:val="00D660E0"/>
    <w:rsid w:val="00D670D0"/>
    <w:rsid w:val="00D675F2"/>
    <w:rsid w:val="00D72135"/>
    <w:rsid w:val="00D72562"/>
    <w:rsid w:val="00D7282E"/>
    <w:rsid w:val="00D728E1"/>
    <w:rsid w:val="00D73E0E"/>
    <w:rsid w:val="00D76457"/>
    <w:rsid w:val="00D7662B"/>
    <w:rsid w:val="00D7778E"/>
    <w:rsid w:val="00D778B0"/>
    <w:rsid w:val="00D80FE0"/>
    <w:rsid w:val="00D84875"/>
    <w:rsid w:val="00D871DC"/>
    <w:rsid w:val="00D87AC2"/>
    <w:rsid w:val="00D91032"/>
    <w:rsid w:val="00D9391E"/>
    <w:rsid w:val="00DA14C8"/>
    <w:rsid w:val="00DA290D"/>
    <w:rsid w:val="00DA4CBF"/>
    <w:rsid w:val="00DA522D"/>
    <w:rsid w:val="00DA735B"/>
    <w:rsid w:val="00DB08C5"/>
    <w:rsid w:val="00DB1286"/>
    <w:rsid w:val="00DC05C1"/>
    <w:rsid w:val="00DC0AFE"/>
    <w:rsid w:val="00DC1D95"/>
    <w:rsid w:val="00DC213D"/>
    <w:rsid w:val="00DD2920"/>
    <w:rsid w:val="00DD50C1"/>
    <w:rsid w:val="00DD6046"/>
    <w:rsid w:val="00DD686D"/>
    <w:rsid w:val="00DD76E9"/>
    <w:rsid w:val="00DD7DD6"/>
    <w:rsid w:val="00DE17BF"/>
    <w:rsid w:val="00DE2CB4"/>
    <w:rsid w:val="00DE5051"/>
    <w:rsid w:val="00DE5C1D"/>
    <w:rsid w:val="00DF02C7"/>
    <w:rsid w:val="00DF1B03"/>
    <w:rsid w:val="00DF2910"/>
    <w:rsid w:val="00DF4DF2"/>
    <w:rsid w:val="00E00DB0"/>
    <w:rsid w:val="00E114DC"/>
    <w:rsid w:val="00E11CA9"/>
    <w:rsid w:val="00E1651A"/>
    <w:rsid w:val="00E20679"/>
    <w:rsid w:val="00E22730"/>
    <w:rsid w:val="00E2516D"/>
    <w:rsid w:val="00E25C06"/>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83168"/>
    <w:rsid w:val="00E83A29"/>
    <w:rsid w:val="00E86E5D"/>
    <w:rsid w:val="00E908D4"/>
    <w:rsid w:val="00E90A2D"/>
    <w:rsid w:val="00E940D8"/>
    <w:rsid w:val="00E94301"/>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7C78"/>
    <w:rsid w:val="00F002E5"/>
    <w:rsid w:val="00F00CB1"/>
    <w:rsid w:val="00F017AB"/>
    <w:rsid w:val="00F02A99"/>
    <w:rsid w:val="00F03D8F"/>
    <w:rsid w:val="00F073B2"/>
    <w:rsid w:val="00F10070"/>
    <w:rsid w:val="00F12CA8"/>
    <w:rsid w:val="00F16623"/>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2680"/>
    <w:rsid w:val="00F665AF"/>
    <w:rsid w:val="00F669B4"/>
    <w:rsid w:val="00F6785D"/>
    <w:rsid w:val="00F70588"/>
    <w:rsid w:val="00F7115A"/>
    <w:rsid w:val="00F715F4"/>
    <w:rsid w:val="00F71CBD"/>
    <w:rsid w:val="00F7202A"/>
    <w:rsid w:val="00F733B1"/>
    <w:rsid w:val="00F73D4C"/>
    <w:rsid w:val="00F82BF4"/>
    <w:rsid w:val="00F84489"/>
    <w:rsid w:val="00F861D2"/>
    <w:rsid w:val="00F90E08"/>
    <w:rsid w:val="00F91C6F"/>
    <w:rsid w:val="00F92041"/>
    <w:rsid w:val="00F9628A"/>
    <w:rsid w:val="00F9782D"/>
    <w:rsid w:val="00F97D02"/>
    <w:rsid w:val="00FA01D9"/>
    <w:rsid w:val="00FA01E8"/>
    <w:rsid w:val="00FA1FD6"/>
    <w:rsid w:val="00FA20A9"/>
    <w:rsid w:val="00FA2CA5"/>
    <w:rsid w:val="00FA622F"/>
    <w:rsid w:val="00FA62D4"/>
    <w:rsid w:val="00FB3010"/>
    <w:rsid w:val="00FB3229"/>
    <w:rsid w:val="00FB331D"/>
    <w:rsid w:val="00FB735F"/>
    <w:rsid w:val="00FC0608"/>
    <w:rsid w:val="00FC2F05"/>
    <w:rsid w:val="00FC38B5"/>
    <w:rsid w:val="00FC5780"/>
    <w:rsid w:val="00FC70FB"/>
    <w:rsid w:val="00FD1340"/>
    <w:rsid w:val="00FD30D5"/>
    <w:rsid w:val="00FD3323"/>
    <w:rsid w:val="00FD464C"/>
    <w:rsid w:val="00FD7265"/>
    <w:rsid w:val="00FD7F5F"/>
    <w:rsid w:val="00FE245D"/>
    <w:rsid w:val="00FE2ECE"/>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6A5"/>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781D79"/>
    <w:rPr>
      <w:color w:val="D9D9D9" w:themeColor="background1" w:themeShade="D9"/>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28AAE2BA-B2FF-4FAB-AA89-A7E692DC2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17</Pages>
  <Words>22028</Words>
  <Characters>125564</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A Taxonomy of Point-Process Models</vt:lpstr>
    </vt:vector>
  </TitlesOfParts>
  <Company>SMPP</Company>
  <LinksUpToDate>false</LinksUpToDate>
  <CharactersWithSpaces>147298</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Taxonomy of Point-Process Models</dc:title>
  <dc:subject/>
  <dc:creator>Ian</dc:creator>
  <cp:keywords/>
  <dc:description/>
  <cp:lastModifiedBy>ian</cp:lastModifiedBy>
  <cp:revision>6</cp:revision>
  <cp:lastPrinted>2018-04-30T14:40:00Z</cp:lastPrinted>
  <dcterms:created xsi:type="dcterms:W3CDTF">2020-12-10T17:58:00Z</dcterms:created>
  <dcterms:modified xsi:type="dcterms:W3CDTF">2020-12-10T19:27:00Z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http://www.zotero.org/styles/nature</vt:lpwstr>
  </property>
</Properties>
</file>