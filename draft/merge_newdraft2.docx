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471B2B8A"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77777777" w:rsidR="000361CA" w:rsidRDefault="000361CA" w:rsidP="000C7168">
      <w:pPr>
        <w:pStyle w:val="Heading1"/>
        <w:jc w:val="both"/>
      </w:pPr>
      <w:commentRangeStart w:id="0"/>
      <w:r>
        <w:t>Introduction</w:t>
      </w:r>
      <w:commentRangeEnd w:id="0"/>
      <w:r w:rsidR="00E94301">
        <w:rPr>
          <w:rStyle w:val="CommentReference"/>
          <w:rFonts w:ascii="Open Sans" w:eastAsiaTheme="minorEastAsia" w:hAnsi="Open Sans" w:cstheme="minorBidi"/>
          <w:color w:val="auto"/>
        </w:rPr>
        <w:commentReference w:id="0"/>
      </w:r>
    </w:p>
    <w:p w14:paraId="53BB94E2" w14:textId="192FAF98" w:rsidR="009F1C91" w:rsidDel="00E94301" w:rsidRDefault="00997E3F" w:rsidP="000C7168">
      <w:pPr>
        <w:jc w:val="both"/>
        <w:rPr>
          <w:del w:id="1" w:author="ian" w:date="2020-11-20T16:26:00Z"/>
        </w:rPr>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ins w:id="2" w:author="ian" w:date="2020-11-20T16:21:00Z">
        <w:r w:rsidR="00605286">
          <w:t xml:space="preserve">When a monosynaptic connection occurs, there is often a short-latency, transient… </w:t>
        </w:r>
      </w:ins>
      <w:commentRangeStart w:id="3"/>
      <w:r w:rsidR="00433E55">
        <w:t>Based on this idea, s</w:t>
      </w:r>
      <w:r w:rsidR="005E4A1B">
        <w:t xml:space="preserve">ome recent research </w:t>
      </w:r>
      <w:r w:rsidR="00433E55">
        <w:t>tried to conduct large-scale detection by modeling spike cross-correlations directly</w:t>
      </w:r>
      <w:r w:rsidR="000B134B">
        <w:fldChar w:fldCharType="begin" w:fldLock="1"/>
      </w:r>
      <w:r w:rsidR="005E4A1B">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0B134B">
        <w:fldChar w:fldCharType="separate"/>
      </w:r>
      <w:r w:rsidR="000B134B" w:rsidRPr="000B134B">
        <w:rPr>
          <w:noProof/>
          <w:vertAlign w:val="superscript"/>
        </w:rPr>
        <w:t>4,5</w:t>
      </w:r>
      <w:r w:rsidR="000B134B">
        <w:fldChar w:fldCharType="end"/>
      </w:r>
      <w:r w:rsidR="00B40E11">
        <w:t>.</w:t>
      </w:r>
      <w:commentRangeEnd w:id="3"/>
      <w:r w:rsidR="00605286">
        <w:rPr>
          <w:rStyle w:val="CommentReference"/>
        </w:rPr>
        <w:commentReference w:id="3"/>
      </w:r>
      <w:r w:rsidR="00AD0111">
        <w:t xml:space="preserve"> </w:t>
      </w:r>
      <w:commentRangeStart w:id="4"/>
      <w:r w:rsidR="00433E55">
        <w:t xml:space="preserve">The short-term dynamics can also be studied by analyzing cross-correlogram in </w:t>
      </w:r>
      <w:r w:rsidR="00AD0111">
        <w:t>vivo</w:t>
      </w:r>
      <w:r w:rsidR="00851C98">
        <w:fldChar w:fldCharType="begin" w:fldLock="1"/>
      </w:r>
      <w:r w:rsidR="000B134B">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6,7&lt;/sup&gt;","plainTextFormattedCitation":"6,7","previouslyFormattedCitation":"&lt;sup&gt;6,7&lt;/sup&gt;"},"properties":{"noteIndex":0},"schema":"https://github.com/citation-style-language/schema/raw/master/csl-citation.json"}</w:instrText>
      </w:r>
      <w:r w:rsidR="00851C98">
        <w:fldChar w:fldCharType="separate"/>
      </w:r>
      <w:r w:rsidR="000B134B" w:rsidRPr="000B134B">
        <w:rPr>
          <w:noProof/>
          <w:vertAlign w:val="superscript"/>
        </w:rPr>
        <w:t>6,7</w:t>
      </w:r>
      <w:r w:rsidR="00851C98">
        <w:fldChar w:fldCharType="end"/>
      </w:r>
      <w:r w:rsidR="000B134B">
        <w:rPr>
          <w:rFonts w:hint="eastAsia"/>
          <w:lang w:eastAsia="zh-CN"/>
        </w:rPr>
        <w:t>.</w:t>
      </w:r>
      <w:r w:rsidR="00AD0111">
        <w:t xml:space="preserve"> </w:t>
      </w:r>
      <w:commentRangeEnd w:id="4"/>
      <w:r w:rsidR="00605286">
        <w:rPr>
          <w:rStyle w:val="CommentReference"/>
        </w:rPr>
        <w:commentReference w:id="4"/>
      </w:r>
    </w:p>
    <w:p w14:paraId="4C56A1F9" w14:textId="77777777" w:rsidR="00E94301" w:rsidRDefault="000C7168" w:rsidP="000C7168">
      <w:pPr>
        <w:jc w:val="both"/>
        <w:rPr>
          <w:ins w:id="5" w:author="ian" w:date="2020-11-20T16:26:00Z"/>
        </w:rPr>
      </w:pPr>
      <w:r>
        <w:t xml:space="preserve">In cases where synapses can be reliably identified from spikes, one possibility is that these recordings can be used to examine changes in synaptic strength over </w:t>
      </w:r>
      <w:proofErr w:type="spellStart"/>
      <w:r>
        <w:t>time.</w:t>
      </w:r>
      <w:del w:id="6" w:author="ian" w:date="2020-11-20T16:26:00Z">
        <w:r w:rsidR="00B40E11" w:rsidDel="00E94301">
          <w:delText xml:space="preserve"> </w:delText>
        </w:r>
      </w:del>
      <w:proofErr w:type="spellEnd"/>
    </w:p>
    <w:p w14:paraId="27BE428D" w14:textId="6E37899E" w:rsidR="006A0745" w:rsidRDefault="00B40E11" w:rsidP="000C7168">
      <w:pPr>
        <w:jc w:val="both"/>
      </w:pPr>
      <w:del w:id="7" w:author="ian" w:date="2020-11-20T16:26:00Z">
        <w:r w:rsidDel="00E94301">
          <w:delText xml:space="preserve">These </w:delText>
        </w:r>
      </w:del>
      <w:ins w:id="8" w:author="ian" w:date="2020-11-20T16:26:00Z">
        <w:r w:rsidR="00E94301">
          <w:t>C</w:t>
        </w:r>
      </w:ins>
      <w:del w:id="9" w:author="ian" w:date="2020-11-20T16:26:00Z">
        <w:r w:rsidDel="00E94301">
          <w:delText>c</w:delText>
        </w:r>
      </w:del>
      <w:r>
        <w:t xml:space="preserve">hanges </w:t>
      </w:r>
      <w:ins w:id="10" w:author="ian" w:date="2020-11-20T16:26:00Z">
        <w:r w:rsidR="00E94301">
          <w:t>in synaptic strength</w:t>
        </w:r>
      </w:ins>
      <w:ins w:id="11" w:author="ian" w:date="2020-11-20T16:27:00Z">
        <w:r w:rsidR="00E94301">
          <w:t xml:space="preserve"> </w:t>
        </w:r>
      </w:ins>
      <w:r>
        <w:t>occur over multiple timescales and due to different biophysical mechanisms</w:t>
      </w:r>
      <w:r w:rsidR="000B134B">
        <w:fldChar w:fldCharType="begin" w:fldLock="1"/>
      </w:r>
      <w:r w:rsidR="00DF02C7">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8&lt;/sup&gt;","plainTextFormattedCitation":"8","previouslyFormattedCitation":"&lt;sup&gt;8&lt;/sup&gt;"},"properties":{"noteIndex":0},"schema":"https://github.com/citation-style-language/schema/raw/master/csl-citation.json"}</w:instrText>
      </w:r>
      <w:r w:rsidR="000B134B">
        <w:fldChar w:fldCharType="separate"/>
      </w:r>
      <w:r w:rsidR="000B134B" w:rsidRPr="000B134B">
        <w:rPr>
          <w:noProof/>
          <w:vertAlign w:val="superscript"/>
        </w:rPr>
        <w:t>8</w:t>
      </w:r>
      <w:r w:rsidR="000B134B">
        <w:fldChar w:fldCharType="end"/>
      </w:r>
      <w:r>
        <w:t xml:space="preserve">. </w:t>
      </w:r>
      <w:ins w:id="12" w:author="ian" w:date="2020-11-20T16:27:00Z">
        <w:r w:rsidR="00E94301">
          <w:t xml:space="preserve">For instance, on timescales of a few milliseconds…. In contrast, </w:t>
        </w:r>
      </w:ins>
      <w:ins w:id="13" w:author="ian" w:date="2020-11-20T16:28:00Z">
        <w:r w:rsidR="00E94301">
          <w:t xml:space="preserve">increases or decreases in receptor density or structural changes occur on timescales of minutes to hours. </w:t>
        </w:r>
      </w:ins>
      <w:r>
        <w:t xml:space="preserve">To understand learning rules and to make sure our models generalize it is important to separate the short- and long-timescale effects. It is also important to note that fluctuations in the presynaptic rate can create fluctuations in synaptic strength on much longer timescales. </w:t>
      </w:r>
      <w:r w:rsidR="004437C8">
        <w:t>For instance,</w:t>
      </w:r>
      <w:r w:rsidR="00AA5248">
        <w:t xml:space="preserve"> higher presynaptic rate will produce a weaker synaptic strength, if the synapse has short-term depression. [reference to </w:t>
      </w:r>
      <w:proofErr w:type="spellStart"/>
      <w:r w:rsidR="00AA5248">
        <w:t>Swadlow</w:t>
      </w:r>
      <w:proofErr w:type="spellEnd"/>
      <w:r w:rsidR="00AA5248">
        <w:t>, if published]</w:t>
      </w:r>
    </w:p>
    <w:p w14:paraId="0CDC456B" w14:textId="403F2FEA" w:rsidR="005367F1" w:rsidRDefault="000C7168" w:rsidP="000C7168">
      <w:pPr>
        <w:jc w:val="both"/>
      </w:pPr>
      <w:r>
        <w:lastRenderedPageBreak/>
        <w:t>Several authors have proposed models for estimating</w:t>
      </w:r>
      <w:ins w:id="14" w:author="ian" w:date="2020-11-20T16:29:00Z">
        <w:r w:rsidR="00E94301">
          <w:t xml:space="preserve"> either</w:t>
        </w:r>
      </w:ins>
      <w:r>
        <w:t xml:space="preserve"> long-term</w:t>
      </w:r>
      <w:r w:rsidR="000B134B">
        <w:fldChar w:fldCharType="begin" w:fldLock="1"/>
      </w:r>
      <w:r w:rsidR="000B134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t xml:space="preserve"> </w:t>
      </w:r>
      <w:del w:id="15" w:author="ian" w:date="2020-11-20T16:29:00Z">
        <w:r w:rsidDel="00E94301">
          <w:delText xml:space="preserve">and </w:delText>
        </w:r>
      </w:del>
      <w:ins w:id="16" w:author="ian" w:date="2020-11-20T16:29:00Z">
        <w:r w:rsidR="00E94301">
          <w:t>or</w:t>
        </w:r>
        <w:r w:rsidR="00E94301">
          <w:t xml:space="preserve"> </w:t>
        </w:r>
      </w:ins>
      <w:r>
        <w:t>short-term</w:t>
      </w:r>
      <w:r w:rsidR="000B134B">
        <w:fldChar w:fldCharType="begin" w:fldLock="1"/>
      </w:r>
      <w:r w:rsidR="000B134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xml:space="preserve">, the short-term plasticity estimation is conditioned on the previous in presynaptic inter-spike intervals (ISIs) </w:t>
      </w:r>
      <w:proofErr w:type="spellStart"/>
      <w:r w:rsidR="00636E45">
        <w:t>Ghanbari</w:t>
      </w:r>
      <w:proofErr w:type="spellEnd"/>
      <w:r w:rsidR="00636E45">
        <w:t xml:space="preserve">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8946CDA" w14:textId="77777777" w:rsidR="0012409E" w:rsidRPr="0012409E" w:rsidRDefault="0012409E" w:rsidP="000C7168">
      <w:pPr>
        <w:pStyle w:val="Heading1"/>
        <w:jc w:val="both"/>
      </w:pPr>
      <w:r>
        <w:t>Methods</w:t>
      </w:r>
    </w:p>
    <w:p w14:paraId="1120A40A" w14:textId="77E6FAB2" w:rsidR="0012409E" w:rsidRPr="004935C6" w:rsidRDefault="0012409E" w:rsidP="000C7168">
      <w:pPr>
        <w:jc w:val="both"/>
      </w:pPr>
      <w:del w:id="17" w:author="ian" w:date="2020-11-20T15:12:00Z">
        <w:r w:rsidDel="00A25235">
          <w:delText xml:space="preserve">Inference of synaptic transmission is usually modeled based on Generalized Linear Model (GLM). </w:delText>
        </w:r>
      </w:del>
      <w:r>
        <w:t xml:space="preserve">Here we introduce an extension of a </w:t>
      </w:r>
      <w:r>
        <w:rPr>
          <w:rFonts w:hint="eastAsia"/>
          <w:lang w:eastAsia="zh-CN"/>
        </w:rPr>
        <w:t>P</w:t>
      </w:r>
      <w:r>
        <w:rPr>
          <w:lang w:eastAsia="zh-CN"/>
        </w:rPr>
        <w:t>oisson</w:t>
      </w:r>
      <w:r>
        <w:t xml:space="preserve"> GLM</w:t>
      </w:r>
      <w:ins w:id="18" w:author="ian" w:date="2020-11-20T15:13:00Z">
        <w:r w:rsidR="00A25235">
          <w:t xml:space="preserve"> that aims to describe the coupling between a pre- and postsynaptic neuron</w:t>
        </w:r>
      </w:ins>
      <w:commentRangeStart w:id="19"/>
      <w:r w:rsidR="00A25235">
        <w:fldChar w:fldCharType="begin" w:fldLock="1"/>
      </w:r>
      <w:r w:rsidR="00A25235">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Technique","type":"article-journal"},"uris":["http://www.mendeley.com/documents/?uuid=c0193928-d704-43bd-a3b0-0bed8f6f2716"]},{"id":"ITEM-3","itemData":{"DOI":"10.1162/neco_a_01021","ISSN":"0899-7667","abstract":"A key problem in computational neuroscience is to find simple, tractable models that are nevertheless flexible enough to capture the response properties of real neurons. Here we examine the capabilities of recurrent point process models known as Poisson generalized linear models (GLMs). These models are defined by a set of linear filters and a point nonlinearity and are conditionally Poisson spiking. They have desirable statistical properties for fitting and have been widely used to analyze spike trains from electrophysiological recordings. However, the dynamical repertoire of GLMs has not been systematically compared to that of real neurons. Here we show that GLMs can reproduce a comprehensive suite of canonical neural response behaviors, including tonic and phasic spiking, bursting, spike rate adaptation, type I and type II excitation, and two forms of bistability. GLMs can also capture stimulus-dependent changes in spike timing precision and reliability that mimic those observed in real neurons, and ca...","author":[{"dropping-particle":"","family":"Weber","given":"Alison I.","non-dropping-particle":"","parse-names":false,"suffix":""},{"dropping-particle":"","family":"Pillow","given":"Jonathan W.","non-dropping-particle":"","parse-names":false,"suffix":""}],"container-title":"Neural Computation","id":"ITEM-3","issue":"12","issued":{"date-parts":[["2017","12"]]},"page":"3260-3289","publisher":" MIT Press  One Rogers St., Cambridge, MA 02142-1209 USA journals-info@mit.edu  ","title":"Capturing the Dynamical Repertoire of Single Neurons with Generalized Linear Models","type":"article-journal","volume":"29"},"uris":["http://www.mendeley.com/documents/?uuid=0c20fb6e-e64f-44d4-80c8-d1cf86ffe4ac"]}],"mendeley":{"formattedCitation":"&lt;sup&gt;16–18&lt;/sup&gt;","plainTextFormattedCitation":"16–18","previouslyFormattedCitation":"&lt;sup&gt;16–18&lt;/sup&gt;"},"properties":{"noteIndex":0},"schema":"https://github.com/citation-style-language/schema/raw/master/csl-citation.json"}</w:instrText>
      </w:r>
      <w:r w:rsidR="00A25235">
        <w:fldChar w:fldCharType="separate"/>
      </w:r>
      <w:r w:rsidR="00A25235" w:rsidRPr="00D42487">
        <w:rPr>
          <w:noProof/>
          <w:vertAlign w:val="superscript"/>
        </w:rPr>
        <w:t>16–18</w:t>
      </w:r>
      <w:r w:rsidR="00A25235">
        <w:fldChar w:fldCharType="end"/>
      </w:r>
      <w:commentRangeEnd w:id="19"/>
      <w:r w:rsidR="00A25235">
        <w:rPr>
          <w:rStyle w:val="CommentReference"/>
        </w:rPr>
        <w:commentReference w:id="19"/>
      </w:r>
      <w:ins w:id="20" w:author="ian" w:date="2020-11-20T15:13:00Z">
        <w:r w:rsidR="00A25235">
          <w:t>.</w:t>
        </w:r>
      </w:ins>
      <w:r>
        <w:t xml:space="preserve"> </w:t>
      </w:r>
      <w:ins w:id="21" w:author="ian" w:date="2020-11-20T15:13:00Z">
        <w:r w:rsidR="00A25235">
          <w:t>Whil</w:t>
        </w:r>
      </w:ins>
      <w:ins w:id="22" w:author="ian" w:date="2020-11-20T15:14:00Z">
        <w:r w:rsidR="00A25235">
          <w:t xml:space="preserve">e many previous studies have modeled static coupling between neurons, our goal here is to </w:t>
        </w:r>
      </w:ins>
      <w:del w:id="23" w:author="ian" w:date="2020-11-20T15:14:00Z">
        <w:r w:rsidDel="00A25235">
          <w:delText xml:space="preserve">that aims to </w:delText>
        </w:r>
      </w:del>
      <w:r>
        <w:t xml:space="preserve">describe </w:t>
      </w:r>
      <w:ins w:id="24" w:author="ian" w:date="2020-11-20T15:15:00Z">
        <w:r w:rsidR="00A25235">
          <w:t xml:space="preserve">a time-varying synaptic strength with </w:t>
        </w:r>
      </w:ins>
      <w:r>
        <w:t>both short- and long-term changes</w:t>
      </w:r>
      <w:del w:id="25" w:author="ian" w:date="2020-11-20T15:15:00Z">
        <w:r w:rsidDel="00A25235">
          <w:delText xml:space="preserve"> in the coupling between a pre- and postsynaptic neuron</w:delText>
        </w:r>
      </w:del>
      <w:r>
        <w:t>.</w:t>
      </w:r>
    </w:p>
    <w:p w14:paraId="2C41D9FE" w14:textId="7592C673" w:rsidR="0012409E" w:rsidRPr="0012409E" w:rsidDel="00605286" w:rsidRDefault="0012409E" w:rsidP="000C7168">
      <w:pPr>
        <w:pStyle w:val="Heading2"/>
        <w:jc w:val="both"/>
        <w:rPr>
          <w:del w:id="26" w:author="ian" w:date="2020-11-20T16:13:00Z"/>
        </w:rPr>
      </w:pPr>
      <w:del w:id="27" w:author="ian" w:date="2020-11-20T16:13:00Z">
        <w:r w:rsidRPr="0012409E" w:rsidDel="00605286">
          <w:delText>Model</w:delText>
        </w:r>
        <w:r w:rsidR="005367F1" w:rsidDel="00605286">
          <w:delText xml:space="preserve"> and Notation</w:delText>
        </w:r>
      </w:del>
      <w:del w:id="28" w:author="ian" w:date="2020-11-20T15:15:00Z">
        <w:r w:rsidR="005367F1" w:rsidDel="00A25235">
          <w:delText>s</w:delText>
        </w:r>
      </w:del>
    </w:p>
    <w:p w14:paraId="7554AE40" w14:textId="435EDC2F" w:rsidR="0012409E" w:rsidRDefault="0012409E" w:rsidP="000C7168">
      <w:pPr>
        <w:jc w:val="both"/>
        <w:rPr>
          <w:ins w:id="29" w:author="ian" w:date="2020-11-20T15:28:00Z"/>
        </w:rPr>
      </w:pPr>
      <w:r>
        <w:t xml:space="preserve">We model the postsynaptic spiking in discrete time as a doubly stochastic Poisson process with time-varying parameters. </w:t>
      </w:r>
      <w:ins w:id="30" w:author="ian" w:date="2020-11-20T15:20:00Z">
        <w:r w:rsidR="00A25235">
          <w:t>P</w:t>
        </w:r>
      </w:ins>
      <w:del w:id="31" w:author="ian" w:date="2020-11-20T15:18:00Z">
        <w:r w:rsidDel="00A25235">
          <w:delText>P</w:delText>
        </w:r>
      </w:del>
      <w:r>
        <w:t>artition</w:t>
      </w:r>
      <w:ins w:id="32" w:author="ian" w:date="2020-11-20T15:20:00Z">
        <w:r w:rsidR="00A25235">
          <w:t>ing</w:t>
        </w:r>
      </w:ins>
      <w:r>
        <w:t xml:space="preserve"> the </w:t>
      </w:r>
      <w:ins w:id="33" w:author="ian" w:date="2020-11-20T15:18:00Z">
        <w:r w:rsidR="00A25235">
          <w:t xml:space="preserve">total </w:t>
        </w:r>
      </w:ins>
      <w:r>
        <w:t>recording time T into</w:t>
      </w:r>
      <w:ins w:id="34" w:author="ian" w:date="2020-11-20T15:19:00Z">
        <w:r w:rsidR="00A25235">
          <w:t xml:space="preserve"> evenly-spaced bins</w:t>
        </w:r>
      </w:ins>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m:t>
        </m:r>
        <m:sSub>
          <m:sSubPr>
            <m:ctrlPr>
              <w:del w:id="35" w:author="ian" w:date="2020-11-20T15:19:00Z">
                <w:rPr>
                  <w:rFonts w:ascii="Cambria Math" w:hAnsi="Cambria Math"/>
                  <w:i/>
                </w:rPr>
              </w:del>
            </m:ctrlPr>
          </m:sSubPr>
          <m:e>
            <m:r>
              <w:del w:id="36" w:author="ian" w:date="2020-11-20T15:19:00Z">
                <w:rPr>
                  <w:rFonts w:ascii="Cambria Math" w:hAnsi="Cambria Math"/>
                </w:rPr>
                <m:t>t</m:t>
              </w:del>
            </m:r>
          </m:e>
          <m:sub>
            <m:r>
              <w:del w:id="37" w:author="ian" w:date="2020-11-20T15:19:00Z">
                <w:rPr>
                  <w:rFonts w:ascii="Cambria Math" w:hAnsi="Cambria Math"/>
                </w:rPr>
                <m:t>k</m:t>
              </w:del>
            </m:r>
          </m:sub>
        </m:sSub>
        <m:r>
          <w:ins w:id="38" w:author="ian" w:date="2020-11-20T15:19:00Z">
            <w:rPr>
              <w:rFonts w:ascii="Cambria Math" w:hAnsi="Cambria Math"/>
            </w:rPr>
            <m:t>t</m:t>
          </w:ins>
        </m:r>
        <m:r>
          <w:del w:id="39" w:author="ian" w:date="2020-11-20T15:19:00Z">
            <w:rPr>
              <w:rFonts w:ascii="Cambria Math" w:hAnsi="Cambria Math"/>
            </w:rPr>
            <m:t>=</m:t>
          </w:del>
        </m:r>
        <m:sSub>
          <m:sSubPr>
            <m:ctrlPr>
              <w:del w:id="40" w:author="ian" w:date="2020-11-20T15:19:00Z">
                <w:rPr>
                  <w:rFonts w:ascii="Cambria Math" w:hAnsi="Cambria Math"/>
                  <w:i/>
                </w:rPr>
              </w:del>
            </m:ctrlPr>
          </m:sSubPr>
          <m:e>
            <m:r>
              <w:del w:id="41" w:author="ian" w:date="2020-11-20T15:19:00Z">
                <w:rPr>
                  <w:rFonts w:ascii="Cambria Math" w:hAnsi="Cambria Math"/>
                </w:rPr>
                <m:t>t</m:t>
              </w:del>
            </m:r>
          </m:e>
          <m:sub>
            <m:r>
              <w:del w:id="42" w:author="ian" w:date="2020-11-20T15:19:00Z">
                <w:rPr>
                  <w:rFonts w:ascii="Cambria Math" w:hAnsi="Cambria Math"/>
                </w:rPr>
                <m:t>k</m:t>
              </w:del>
            </m:r>
          </m:sub>
        </m:sSub>
        <m:r>
          <w:del w:id="43" w:author="ian" w:date="2020-11-20T15:19:00Z">
            <w:rPr>
              <w:rFonts w:ascii="Cambria Math" w:hAnsi="Cambria Math"/>
            </w:rPr>
            <m:t>-</m:t>
          </w:del>
        </m:r>
        <m:sSub>
          <m:sSubPr>
            <m:ctrlPr>
              <w:del w:id="44" w:author="ian" w:date="2020-11-20T15:19:00Z">
                <w:rPr>
                  <w:rFonts w:ascii="Cambria Math" w:hAnsi="Cambria Math"/>
                  <w:i/>
                </w:rPr>
              </w:del>
            </m:ctrlPr>
          </m:sSubPr>
          <m:e>
            <m:r>
              <w:del w:id="45" w:author="ian" w:date="2020-11-20T15:19:00Z">
                <w:rPr>
                  <w:rFonts w:ascii="Cambria Math" w:hAnsi="Cambria Math"/>
                </w:rPr>
                <m:t>t</m:t>
              </w:del>
            </m:r>
          </m:e>
          <m:sub>
            <m:r>
              <w:del w:id="46" w:author="ian" w:date="2020-11-20T15:19:00Z">
                <w:rPr>
                  <w:rFonts w:ascii="Cambria Math" w:hAnsi="Cambria Math"/>
                </w:rPr>
                <m:t>k-1</m:t>
              </w:del>
            </m:r>
          </m:sub>
        </m:sSub>
      </m:oMath>
      <w:ins w:id="47" w:author="ian" w:date="2020-11-20T15:20:00Z">
        <w:r w:rsidR="00A25235">
          <w:t xml:space="preserve">, we </w:t>
        </w:r>
      </w:ins>
      <w:del w:id="48" w:author="ian" w:date="2020-11-20T15:20:00Z">
        <w:r w:rsidDel="00A25235">
          <w:delText>. D</w:delText>
        </w:r>
      </w:del>
      <w:ins w:id="49" w:author="ian" w:date="2020-11-20T15:20:00Z">
        <w:r w:rsidR="00A25235">
          <w:t>d</w:t>
        </w:r>
      </w:ins>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ins w:id="50" w:author="ian" w:date="2020-11-20T15:20:00Z">
        <w:r w:rsidR="00A25235">
          <w:t xml:space="preserve"> </w:t>
        </w:r>
      </w:ins>
      <w:del w:id="51" w:author="ian" w:date="2020-11-20T15:20:00Z">
        <w:r w:rsidDel="00A25235">
          <w:delText>, therefore</w:delText>
        </w:r>
      </w:del>
      <w:ins w:id="52" w:author="ian" w:date="2020-11-20T15:20:00Z">
        <w:r w:rsidR="00A25235">
          <w:t>and</w:t>
        </w:r>
      </w:ins>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ins w:id="53" w:author="ian" w:date="2020-11-20T15:20:00Z">
        <w:r w:rsidR="00A25235">
          <w:t xml:space="preserve">the number of </w:t>
        </w:r>
      </w:ins>
      <w:r>
        <w:t>spikes</w:t>
      </w:r>
      <w:ins w:id="54" w:author="ian" w:date="2020-11-20T15:21:00Z">
        <w:r w:rsidR="00A25235">
          <w:t xml:space="preserve"> observed</w:t>
        </w:r>
      </w:ins>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w:del w:id="55" w:author="ian" w:date="2020-11-20T15:21:00Z">
        <w:r w:rsidDel="00A25235">
          <w:delText xml:space="preserve">The postsynaptic notations </w:delText>
        </w:r>
      </w:del>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del w:id="56" w:author="ian" w:date="2020-11-20T15:21:00Z">
        <w:r w:rsidDel="00A25235">
          <w:delText xml:space="preserve">are </w:delText>
        </w:r>
      </w:del>
      <w:ins w:id="57" w:author="ian" w:date="2020-11-20T15:21:00Z">
        <w:r w:rsidR="00A25235">
          <w:t>denote the same calculations for the postsynaptic neuron’s spikes</w:t>
        </w:r>
      </w:ins>
      <w:del w:id="58" w:author="ian" w:date="2020-11-20T15:21:00Z">
        <w:r w:rsidDel="00A25235">
          <w:delText>defined similarly</w:delText>
        </w:r>
      </w:del>
      <w:del w:id="59" w:author="ian" w:date="2020-11-20T15:28:00Z">
        <w:r w:rsidDel="00A23AF4">
          <w:delText xml:space="preserve">. </w:delText>
        </w:r>
      </w:del>
      <w:moveFromRangeStart w:id="60" w:author="ian" w:date="2020-11-20T15:28:00Z" w:name="move56778502"/>
      <w:moveFrom w:id="61" w:author="ian" w:date="2020-11-20T15:28:00Z">
        <w:r w:rsidDel="00A23AF4">
          <w:t xml:space="preserve">Make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moveFrom w:id="62" w:author="ian" w:date="2020-11-20T15:28:00Z">
          <w:r w:rsidDel="00A23AF4">
            <w:t xml:space="preserve"> small enough such that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moveFrom w:id="63" w:author="ian" w:date="2020-11-20T15:28:00Z">
            <w:r w:rsidDel="00A23AF4">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moveFrom w:id="64" w:author="ian" w:date="2020-11-20T15:28:00Z">
              <w:r w:rsidDel="00A23AF4">
                <w:t xml:space="preserve"> can only take 0 or 1, and hence we can view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moveFrom w:id="65" w:author="ian" w:date="2020-11-20T15:28:00Z">
                <w:r w:rsidDel="00A23AF4">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moveFrom w:id="66" w:author="ian" w:date="2020-11-20T15:28:00Z">
                  <w:r w:rsidDel="00A23AF4">
                    <w:t xml:space="preserve"> as spike indicators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moveFrom w:id="67" w:author="ian" w:date="2020-11-20T15:28:00Z">
                    <w:r w:rsidDel="00A23AF4">
                      <w:t xml:space="preserve">. Further, we define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moveFrom w:id="68" w:author="ian" w:date="2020-11-20T15:28:00Z">
                      <w:r w:rsidDel="00A23AF4">
                        <w:t xml:space="preserve"> pre-synaptic firing indexes </w:t>
                      </w:r>
                      <m:oMath>
                        <m:sSub>
                          <m:sSubPr>
                            <m:ctrlPr>
                              <w:rPr>
                                <w:rFonts w:ascii="Cambria Math" w:hAnsi="Cambria Math"/>
                                <w:i/>
                              </w:rPr>
                            </m:ctrlPr>
                          </m:sSubPr>
                          <m:e>
                            <m:r>
                              <w:rPr>
                                <w:rFonts w:ascii="Cambria Math" w:hAnsi="Cambria Math"/>
                              </w:rPr>
                              <m:t>k</m:t>
                            </m:r>
                          </m:e>
                          <m:sub>
                            <m:r>
                              <w:rPr>
                                <w:rFonts w:ascii="Cambria Math" w:hAnsi="Cambria Math"/>
                              </w:rPr>
                              <m:t>i</m:t>
                            </m:r>
                          </m:sub>
                        </m:sSub>
                      </m:oMath>
                      <w:moveFrom w:id="69" w:author="ian" w:date="2020-11-20T15:28:00Z">
                        <w:r w:rsidDel="00A23AF4">
                          <w:t xml:space="preserve">, such that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k</m:t>
                                  </m:r>
                                </m:e>
                                <m:sub>
                                  <m:r>
                                    <w:rPr>
                                      <w:rFonts w:ascii="Cambria Math" w:hAnsi="Cambria Math"/>
                                    </w:rPr>
                                    <m:t>i</m:t>
                                  </m:r>
                                </m:sub>
                              </m:sSub>
                            </m:sub>
                            <m:sup>
                              <m:r>
                                <w:rPr>
                                  <w:rFonts w:ascii="Cambria Math" w:hAnsi="Cambria Math"/>
                                </w:rPr>
                                <m:t>pre</m:t>
                              </m:r>
                            </m:sup>
                          </m:sSubSup>
                          <m:r>
                            <w:rPr>
                              <w:rFonts w:ascii="Cambria Math" w:hAnsi="Cambria Math"/>
                            </w:rPr>
                            <m:t>=1</m:t>
                          </m:r>
                        </m:oMath>
                        <w:moveFrom w:id="70" w:author="ian" w:date="2020-11-20T15:28:00Z">
                          <w:r w:rsidDel="00A23AF4">
                            <w:t xml:space="preserve">. For </w:t>
                          </w:r>
                          <m:oMath>
                            <m:r>
                              <w:rPr>
                                <w:rFonts w:ascii="Cambria Math" w:hAnsi="Cambria Math"/>
                              </w:rPr>
                              <m:t>i=1, 2,…</m:t>
                            </m:r>
                          </m:oMath>
                          <w:moveFrom w:id="71" w:author="ian" w:date="2020-11-20T15:28:00Z">
                            <w:r w:rsidDel="00A23AF4">
                              <w:t xml:space="preserve">, </w:t>
                            </w:r>
                            <m:oMath>
                              <m:sSub>
                                <m:sSubPr>
                                  <m:ctrlPr>
                                    <w:rPr>
                                      <w:rFonts w:ascii="Cambria Math" w:hAnsi="Cambria Math"/>
                                      <w:i/>
                                    </w:rPr>
                                  </m:ctrlPr>
                                </m:sSubPr>
                                <m:e>
                                  <m:r>
                                    <w:rPr>
                                      <w:rFonts w:ascii="Cambria Math" w:hAnsi="Cambria Math"/>
                                    </w:rPr>
                                    <m:t>0≤t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r>
                                <w:rPr>
                                  <w:rFonts w:ascii="Cambria Math" w:hAnsi="Cambria Math"/>
                                </w:rPr>
                                <m:t>≤T</m:t>
                              </m:r>
                            </m:oMath>
                            <w:moveFrom w:id="72" w:author="ian" w:date="2020-11-20T15:28:00Z">
                              <w:r w:rsidDel="00A23AF4">
                                <w:t xml:space="preserve">. Therefore, the inter-spike interval between </w:t>
                              </w:r>
                              <m:oMath>
                                <m:sSup>
                                  <m:sSupPr>
                                    <m:ctrlPr>
                                      <w:rPr>
                                        <w:rFonts w:ascii="Cambria Math" w:hAnsi="Cambria Math"/>
                                        <w:i/>
                                      </w:rPr>
                                    </m:ctrlPr>
                                  </m:sSupPr>
                                  <m:e>
                                    <m:r>
                                      <w:rPr>
                                        <w:rFonts w:ascii="Cambria Math" w:hAnsi="Cambria Math"/>
                                      </w:rPr>
                                      <m:t>i</m:t>
                                    </m:r>
                                  </m:e>
                                  <m:sup>
                                    <m:r>
                                      <w:rPr>
                                        <w:rFonts w:ascii="Cambria Math" w:hAnsi="Cambria Math"/>
                                      </w:rPr>
                                      <m:t>th</m:t>
                                    </m:r>
                                  </m:sup>
                                </m:sSup>
                              </m:oMath>
                              <w:moveFrom w:id="73" w:author="ian" w:date="2020-11-20T15:28:00Z">
                                <w:r w:rsidDel="00A23AF4">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moveFrom w:id="74" w:author="ian" w:date="2020-11-20T15:28:00Z">
                                  <w:r w:rsidDel="00A23AF4">
                                    <w:t xml:space="preserve"> spikes is </w:t>
                                  </w:r>
                                  <m:oMath>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m:rPr>
                                        <m:aln/>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oMath>
                                  <w:moveFrom w:id="75" w:author="ian" w:date="2020-11-20T15:28:00Z">
                                    <w:r w:rsidDel="00A23AF4">
                                      <w:t xml:space="preserve">. </w:t>
                                    </w:r>
                                  </w:moveFrom>
                                  <w:moveFromRangeEnd w:id="60"/>
                                  <w:ins w:id="76" w:author="ian" w:date="2020-11-20T15:28:00Z">
                                    <w:r w:rsidR="00A23AF4">
                                      <w:t>.</w:t>
                                    </w:r>
                                  </w:ins>
                                </w:moveFrom>
                              </w:moveFrom>
                            </w:moveFrom>
                          </w:moveFrom>
                        </w:moveFrom>
                      </w:moveFrom>
                    </w:moveFrom>
                  </w:moveFrom>
                </w:moveFrom>
              </w:moveFrom>
            </w:moveFrom>
          </w:moveFrom>
        </w:moveFrom>
      </w:moveFrom>
    </w:p>
    <w:p w14:paraId="2931DD6E" w14:textId="62016FC4" w:rsidR="00A23AF4" w:rsidRDefault="00A23AF4" w:rsidP="000C7168">
      <w:pPr>
        <w:jc w:val="both"/>
        <w:rPr>
          <w:ins w:id="77" w:author="ian" w:date="2020-11-20T15:29:00Z"/>
        </w:rPr>
      </w:pPr>
      <w:ins w:id="78" w:author="ian" w:date="2020-11-20T15:28:00Z">
        <w:r>
          <w:t>Previous models of static coupling between neurons</w:t>
        </w:r>
      </w:ins>
      <w:ins w:id="79" w:author="ian" w:date="2020-11-20T15:35:00Z">
        <w:r w:rsidR="001872A6">
          <w:t>…</w:t>
        </w:r>
      </w:ins>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A23AF4" w:rsidRPr="000137D3" w14:paraId="21E6555F" w14:textId="77777777" w:rsidTr="001872A6">
        <w:trPr>
          <w:jc w:val="center"/>
          <w:ins w:id="80" w:author="ian" w:date="2020-11-20T15:29:00Z"/>
        </w:trPr>
        <w:tc>
          <w:tcPr>
            <w:tcW w:w="5000" w:type="pct"/>
          </w:tcPr>
          <w:p w14:paraId="13118349" w14:textId="74C27E89" w:rsidR="00A23AF4" w:rsidRPr="000137D3" w:rsidRDefault="00A23AF4" w:rsidP="00923D2E">
            <w:pPr>
              <w:jc w:val="both"/>
              <w:rPr>
                <w:ins w:id="81" w:author="ian" w:date="2020-11-20T15:29:00Z"/>
              </w:rPr>
            </w:pPr>
            <w:ins w:id="82" w:author="ian" w:date="2020-11-20T15:29:00Z">
              <w:r>
                <w:t xml:space="preserve">         </w:t>
              </w:r>
            </w:ins>
            <m:oMath>
              <m:sSub>
                <m:sSubPr>
                  <m:ctrlPr>
                    <w:ins w:id="83" w:author="ian" w:date="2020-11-20T15:29:00Z">
                      <w:rPr>
                        <w:rFonts w:ascii="Cambria Math" w:hAnsi="Cambria Math"/>
                        <w:i/>
                      </w:rPr>
                    </w:ins>
                  </m:ctrlPr>
                </m:sSubPr>
                <m:e>
                  <m:r>
                    <w:ins w:id="84" w:author="ian" w:date="2020-11-20T15:29:00Z">
                      <w:rPr>
                        <w:rFonts w:ascii="Cambria Math" w:hAnsi="Cambria Math"/>
                      </w:rPr>
                      <m:t>λ</m:t>
                    </w:ins>
                  </m:r>
                </m:e>
                <m:sub>
                  <m:r>
                    <w:ins w:id="85" w:author="ian" w:date="2020-11-20T15:29:00Z">
                      <w:rPr>
                        <w:rFonts w:ascii="Cambria Math" w:hAnsi="Cambria Math"/>
                      </w:rPr>
                      <m:t>k</m:t>
                    </w:ins>
                  </m:r>
                </m:sub>
              </m:sSub>
              <m:r>
                <w:ins w:id="86" w:author="ian" w:date="2020-11-20T15:29:00Z">
                  <w:rPr>
                    <w:rFonts w:ascii="Cambria Math" w:hAnsi="Cambria Math"/>
                  </w:rPr>
                  <m:t>=</m:t>
                </w:ins>
              </m:r>
              <m:func>
                <m:funcPr>
                  <m:ctrlPr>
                    <w:ins w:id="87" w:author="ian" w:date="2020-11-20T15:29:00Z">
                      <w:rPr>
                        <w:rFonts w:ascii="Cambria Math" w:hAnsi="Cambria Math"/>
                      </w:rPr>
                    </w:ins>
                  </m:ctrlPr>
                </m:funcPr>
                <m:fName>
                  <m:r>
                    <w:ins w:id="88" w:author="ian" w:date="2020-11-20T15:29:00Z">
                      <m:rPr>
                        <m:sty m:val="p"/>
                      </m:rPr>
                      <w:rPr>
                        <w:rFonts w:ascii="Cambria Math" w:hAnsi="Cambria Math"/>
                      </w:rPr>
                      <m:t>exp</m:t>
                    </w:ins>
                  </m:r>
                </m:fName>
                <m:e>
                  <m:d>
                    <m:dPr>
                      <m:ctrlPr>
                        <w:ins w:id="89" w:author="ian" w:date="2020-11-20T15:29:00Z">
                          <w:rPr>
                            <w:rFonts w:ascii="Cambria Math" w:hAnsi="Cambria Math"/>
                            <w:i/>
                          </w:rPr>
                        </w:ins>
                      </m:ctrlPr>
                    </m:dPr>
                    <m:e>
                      <m:sSub>
                        <m:sSubPr>
                          <m:ctrlPr>
                            <w:ins w:id="90" w:author="ian" w:date="2020-11-20T15:29:00Z">
                              <w:rPr>
                                <w:rFonts w:ascii="Cambria Math" w:hAnsi="Cambria Math"/>
                                <w:i/>
                              </w:rPr>
                            </w:ins>
                          </m:ctrlPr>
                        </m:sSubPr>
                        <m:e>
                          <m:r>
                            <w:ins w:id="91" w:author="ian" w:date="2020-11-20T15:29:00Z">
                              <w:rPr>
                                <w:rFonts w:ascii="Cambria Math" w:hAnsi="Cambria Math"/>
                              </w:rPr>
                              <m:t>β</m:t>
                            </w:ins>
                          </m:r>
                        </m:e>
                        <m:sub>
                          <m:r>
                            <w:ins w:id="92" w:author="ian" w:date="2020-11-20T15:29:00Z">
                              <w:rPr>
                                <w:rFonts w:ascii="Cambria Math" w:hAnsi="Cambria Math"/>
                              </w:rPr>
                              <m:t>0</m:t>
                            </w:ins>
                          </m:r>
                        </m:sub>
                      </m:sSub>
                      <m:r>
                        <w:ins w:id="93" w:author="ian" w:date="2020-11-20T15:29:00Z">
                          <w:rPr>
                            <w:rFonts w:ascii="Cambria Math" w:hAnsi="Cambria Math"/>
                          </w:rPr>
                          <m:t>+</m:t>
                        </w:ins>
                      </m:r>
                      <m:r>
                        <w:ins w:id="94" w:author="ian" w:date="2020-11-20T15:34:00Z">
                          <w:rPr>
                            <w:rFonts w:ascii="Cambria Math" w:hAnsi="Cambria Math"/>
                          </w:rPr>
                          <m:t>h⋅</m:t>
                        </w:ins>
                      </m:r>
                      <m:sSubSup>
                        <m:sSubSupPr>
                          <m:ctrlPr>
                            <w:ins w:id="95" w:author="ian" w:date="2020-11-20T15:29:00Z">
                              <w:rPr>
                                <w:rFonts w:ascii="Cambria Math" w:hAnsi="Cambria Math"/>
                                <w:i/>
                              </w:rPr>
                            </w:ins>
                          </m:ctrlPr>
                        </m:sSubSupPr>
                        <m:e>
                          <m:r>
                            <w:ins w:id="96" w:author="ian" w:date="2020-11-20T15:29:00Z">
                              <w:rPr>
                                <w:rFonts w:ascii="Cambria Math" w:hAnsi="Cambria Math"/>
                              </w:rPr>
                              <m:t>y</m:t>
                            </w:ins>
                          </m:r>
                        </m:e>
                        <m:sub>
                          <m:r>
                            <w:ins w:id="97" w:author="ian" w:date="2020-11-20T15:34:00Z">
                              <w:rPr>
                                <w:rFonts w:ascii="Cambria Math" w:hAnsi="Cambria Math"/>
                              </w:rPr>
                              <m:t>k-1</m:t>
                            </w:ins>
                          </m:r>
                        </m:sub>
                        <m:sup>
                          <m:r>
                            <w:ins w:id="98" w:author="ian" w:date="2020-11-20T15:29:00Z">
                              <w:rPr>
                                <w:rFonts w:ascii="Cambria Math" w:hAnsi="Cambria Math"/>
                              </w:rPr>
                              <m:t>p</m:t>
                            </w:ins>
                          </m:r>
                          <m:r>
                            <w:ins w:id="99" w:author="ian" w:date="2020-11-20T15:30:00Z">
                              <w:rPr>
                                <w:rFonts w:ascii="Cambria Math" w:hAnsi="Cambria Math"/>
                              </w:rPr>
                              <m:t>ost</m:t>
                            </w:ins>
                          </m:r>
                        </m:sup>
                      </m:sSubSup>
                      <m:r>
                        <w:ins w:id="100" w:author="ian" w:date="2020-11-20T15:30:00Z">
                          <w:rPr>
                            <w:rFonts w:ascii="Cambria Math" w:hAnsi="Cambria Math"/>
                          </w:rPr>
                          <m:t>+</m:t>
                        </w:ins>
                      </m:r>
                      <m:r>
                        <w:ins w:id="101" w:author="ian" w:date="2020-11-20T15:38:00Z">
                          <w:rPr>
                            <w:rFonts w:ascii="Cambria Math" w:hAnsi="Cambria Math"/>
                          </w:rPr>
                          <m:t>g</m:t>
                        </w:ins>
                      </m:r>
                      <m:r>
                        <w:ins w:id="102" w:author="ian" w:date="2020-11-20T15:33:00Z">
                          <w:rPr>
                            <w:rFonts w:ascii="Cambria Math" w:hAnsi="Cambria Math"/>
                          </w:rPr>
                          <m:t>⋅</m:t>
                        </w:ins>
                      </m:r>
                      <m:sSubSup>
                        <m:sSubSupPr>
                          <m:ctrlPr>
                            <w:ins w:id="103" w:author="ian" w:date="2020-11-20T15:30:00Z">
                              <w:rPr>
                                <w:rFonts w:ascii="Cambria Math" w:hAnsi="Cambria Math"/>
                                <w:i/>
                              </w:rPr>
                            </w:ins>
                          </m:ctrlPr>
                        </m:sSubSupPr>
                        <m:e>
                          <m:r>
                            <w:ins w:id="104" w:author="ian" w:date="2020-11-20T15:30:00Z">
                              <w:rPr>
                                <w:rFonts w:ascii="Cambria Math" w:hAnsi="Cambria Math"/>
                              </w:rPr>
                              <m:t>y</m:t>
                            </w:ins>
                          </m:r>
                        </m:e>
                        <m:sub>
                          <m:r>
                            <w:ins w:id="105" w:author="ian" w:date="2020-11-20T15:30:00Z">
                              <w:rPr>
                                <w:rFonts w:ascii="Cambria Math" w:hAnsi="Cambria Math"/>
                              </w:rPr>
                              <m:t>k</m:t>
                            </w:ins>
                          </m:r>
                          <m:r>
                            <w:ins w:id="106" w:author="ian" w:date="2020-11-20T15:31:00Z">
                              <w:rPr>
                                <w:rFonts w:ascii="Cambria Math" w:hAnsi="Cambria Math"/>
                              </w:rPr>
                              <m:t>-1</m:t>
                            </w:ins>
                          </m:r>
                        </m:sub>
                        <m:sup>
                          <m:r>
                            <w:ins w:id="107" w:author="ian" w:date="2020-11-20T15:30:00Z">
                              <w:rPr>
                                <w:rFonts w:ascii="Cambria Math" w:hAnsi="Cambria Math"/>
                              </w:rPr>
                              <m:t>pre</m:t>
                            </w:ins>
                          </m:r>
                        </m:sup>
                      </m:sSubSup>
                    </m:e>
                  </m:d>
                </m:e>
              </m:func>
            </m:oMath>
          </w:p>
        </w:tc>
      </w:tr>
      <w:tr w:rsidR="00A23AF4" w:rsidRPr="000137D3" w14:paraId="0D39BB9B" w14:textId="77777777" w:rsidTr="001872A6">
        <w:trPr>
          <w:jc w:val="center"/>
          <w:ins w:id="108" w:author="ian" w:date="2020-11-20T15:29:00Z"/>
        </w:trPr>
        <w:tc>
          <w:tcPr>
            <w:tcW w:w="5000" w:type="pct"/>
          </w:tcPr>
          <w:p w14:paraId="1C65ECCA" w14:textId="77777777" w:rsidR="00A23AF4" w:rsidRPr="000137D3" w:rsidRDefault="00A23AF4" w:rsidP="00923D2E">
            <w:pPr>
              <w:jc w:val="both"/>
              <w:rPr>
                <w:ins w:id="109" w:author="ian" w:date="2020-11-20T15:29:00Z"/>
              </w:rPr>
            </w:pPr>
            <w:ins w:id="110" w:author="ian" w:date="2020-11-20T15:29:00Z">
              <w:r>
                <w:t xml:space="preserve">     </w:t>
              </w:r>
            </w:ins>
            <m:oMath>
              <m:sSubSup>
                <m:sSubSupPr>
                  <m:ctrlPr>
                    <w:ins w:id="111" w:author="ian" w:date="2020-11-20T15:29:00Z">
                      <w:rPr>
                        <w:rFonts w:ascii="Cambria Math" w:hAnsi="Cambria Math"/>
                        <w:i/>
                      </w:rPr>
                    </w:ins>
                  </m:ctrlPr>
                </m:sSubSupPr>
                <m:e>
                  <m:r>
                    <w:ins w:id="112" w:author="ian" w:date="2020-11-20T15:29:00Z">
                      <w:rPr>
                        <w:rFonts w:ascii="Cambria Math" w:hAnsi="Cambria Math"/>
                      </w:rPr>
                      <m:t>y</m:t>
                    </w:ins>
                  </m:r>
                </m:e>
                <m:sub>
                  <m:r>
                    <w:ins w:id="113" w:author="ian" w:date="2020-11-20T15:29:00Z">
                      <w:rPr>
                        <w:rFonts w:ascii="Cambria Math" w:hAnsi="Cambria Math"/>
                      </w:rPr>
                      <m:t>k</m:t>
                    </w:ins>
                  </m:r>
                </m:sub>
                <m:sup>
                  <m:r>
                    <w:ins w:id="114" w:author="ian" w:date="2020-11-20T15:29:00Z">
                      <w:rPr>
                        <w:rFonts w:ascii="Cambria Math" w:hAnsi="Cambria Math"/>
                      </w:rPr>
                      <m:t>post</m:t>
                    </w:ins>
                  </m:r>
                </m:sup>
              </m:sSubSup>
              <m:r>
                <w:ins w:id="115" w:author="ian" w:date="2020-11-20T15:29:00Z">
                  <m:rPr>
                    <m:aln/>
                  </m:rPr>
                  <w:rPr>
                    <w:rFonts w:ascii="Cambria Math" w:hAnsi="Cambria Math"/>
                  </w:rPr>
                  <m:t>∼Poisson(</m:t>
                </w:ins>
              </m:r>
              <m:sSub>
                <m:sSubPr>
                  <m:ctrlPr>
                    <w:ins w:id="116" w:author="ian" w:date="2020-11-20T15:29:00Z">
                      <w:rPr>
                        <w:rFonts w:ascii="Cambria Math" w:hAnsi="Cambria Math"/>
                        <w:i/>
                      </w:rPr>
                    </w:ins>
                  </m:ctrlPr>
                </m:sSubPr>
                <m:e>
                  <m:r>
                    <w:ins w:id="117" w:author="ian" w:date="2020-11-20T15:29:00Z">
                      <w:rPr>
                        <w:rFonts w:ascii="Cambria Math" w:hAnsi="Cambria Math"/>
                      </w:rPr>
                      <m:t>λ</m:t>
                    </w:ins>
                  </m:r>
                </m:e>
                <m:sub>
                  <m:r>
                    <w:ins w:id="118" w:author="ian" w:date="2020-11-20T15:29:00Z">
                      <w:rPr>
                        <w:rFonts w:ascii="Cambria Math" w:hAnsi="Cambria Math"/>
                      </w:rPr>
                      <m:t>k</m:t>
                    </w:ins>
                  </m:r>
                </m:sub>
              </m:sSub>
              <m:r>
                <w:ins w:id="119" w:author="ian" w:date="2020-11-20T15:29:00Z">
                  <w:rPr>
                    <w:rFonts w:ascii="Cambria Math" w:hAnsi="Cambria Math"/>
                  </w:rPr>
                  <m:t>∆</m:t>
                </w:ins>
              </m:r>
              <m:sSub>
                <m:sSubPr>
                  <m:ctrlPr>
                    <w:ins w:id="120" w:author="ian" w:date="2020-11-20T15:29:00Z">
                      <w:rPr>
                        <w:rFonts w:ascii="Cambria Math" w:hAnsi="Cambria Math"/>
                        <w:i/>
                      </w:rPr>
                    </w:ins>
                  </m:ctrlPr>
                </m:sSubPr>
                <m:e>
                  <m:r>
                    <w:ins w:id="121" w:author="ian" w:date="2020-11-20T15:29:00Z">
                      <w:rPr>
                        <w:rFonts w:ascii="Cambria Math" w:hAnsi="Cambria Math"/>
                      </w:rPr>
                      <m:t>t</m:t>
                    </w:ins>
                  </m:r>
                </m:e>
                <m:sub>
                  <m:r>
                    <w:ins w:id="122" w:author="ian" w:date="2020-11-20T15:29:00Z">
                      <w:rPr>
                        <w:rFonts w:ascii="Cambria Math" w:hAnsi="Cambria Math"/>
                      </w:rPr>
                      <m:t>k</m:t>
                    </w:ins>
                  </m:r>
                </m:sub>
              </m:sSub>
              <m:r>
                <w:ins w:id="123" w:author="ian" w:date="2020-11-20T15:29:00Z">
                  <w:rPr>
                    <w:rFonts w:ascii="Cambria Math" w:hAnsi="Cambria Math"/>
                  </w:rPr>
                  <m:t>)</m:t>
                </w:ins>
              </m:r>
            </m:oMath>
          </w:p>
        </w:tc>
      </w:tr>
    </w:tbl>
    <w:p w14:paraId="240A8D5B" w14:textId="6EA202CA" w:rsidR="001872A6" w:rsidDel="001872A6" w:rsidRDefault="001872A6" w:rsidP="000C7168">
      <w:pPr>
        <w:jc w:val="both"/>
        <w:rPr>
          <w:del w:id="124" w:author="ian" w:date="2020-11-20T15:35:00Z"/>
        </w:rPr>
      </w:pPr>
      <w:ins w:id="125" w:author="ian" w:date="2020-11-20T15:36:00Z">
        <w:r>
          <w:t xml:space="preserve">where </w:t>
        </w:r>
      </w:ins>
      <m:oMath>
        <m:sSub>
          <m:sSubPr>
            <m:ctrlPr>
              <w:ins w:id="126" w:author="ian" w:date="2020-11-20T15:36:00Z">
                <w:rPr>
                  <w:rFonts w:ascii="Cambria Math" w:hAnsi="Cambria Math"/>
                  <w:i/>
                </w:rPr>
              </w:ins>
            </m:ctrlPr>
          </m:sSubPr>
          <m:e>
            <m:r>
              <w:ins w:id="127" w:author="ian" w:date="2020-11-20T15:36:00Z">
                <w:rPr>
                  <w:rFonts w:ascii="Cambria Math" w:hAnsi="Cambria Math"/>
                </w:rPr>
                <m:t>λ</m:t>
              </w:ins>
            </m:r>
          </m:e>
          <m:sub>
            <m:r>
              <w:ins w:id="128" w:author="ian" w:date="2020-11-20T15:36:00Z">
                <w:rPr>
                  <w:rFonts w:ascii="Cambria Math" w:hAnsi="Cambria Math"/>
                </w:rPr>
                <m:t>k</m:t>
              </w:ins>
            </m:r>
          </m:sub>
        </m:sSub>
      </m:oMath>
      <w:ins w:id="129" w:author="ian" w:date="2020-11-20T15:36:00Z">
        <w:r>
          <w:t xml:space="preserve"> is the conditional intensity function at </w:t>
        </w:r>
      </w:ins>
      <m:oMath>
        <m:sSub>
          <m:sSubPr>
            <m:ctrlPr>
              <w:ins w:id="130" w:author="ian" w:date="2020-11-20T15:36:00Z">
                <w:rPr>
                  <w:rFonts w:ascii="Cambria Math" w:hAnsi="Cambria Math"/>
                  <w:i/>
                </w:rPr>
              </w:ins>
            </m:ctrlPr>
          </m:sSubPr>
          <m:e>
            <m:r>
              <w:ins w:id="131" w:author="ian" w:date="2020-11-20T15:36:00Z">
                <w:rPr>
                  <w:rFonts w:ascii="Cambria Math" w:hAnsi="Cambria Math"/>
                </w:rPr>
                <m:t>t</m:t>
              </w:ins>
            </m:r>
          </m:e>
          <m:sub>
            <m:r>
              <w:ins w:id="132" w:author="ian" w:date="2020-11-20T15:36:00Z">
                <w:rPr>
                  <w:rFonts w:ascii="Cambria Math" w:hAnsi="Cambria Math"/>
                </w:rPr>
                <m:t>k</m:t>
              </w:ins>
            </m:r>
          </m:sub>
        </m:sSub>
      </m:oMath>
      <w:ins w:id="133" w:author="ian" w:date="2020-11-20T15:36:00Z">
        <w:r>
          <w:t>, which depends on baseline firing rate…</w:t>
        </w:r>
      </w:ins>
    </w:p>
    <w:p w14:paraId="068D7161" w14:textId="77777777" w:rsidR="001872A6" w:rsidRDefault="001872A6" w:rsidP="000C7168">
      <w:pPr>
        <w:jc w:val="both"/>
        <w:rPr>
          <w:ins w:id="134" w:author="ian" w:date="2020-11-20T15:35:00Z"/>
        </w:rPr>
      </w:pPr>
    </w:p>
    <w:p w14:paraId="4CADCA4E" w14:textId="7A41FD65" w:rsidR="0012409E" w:rsidRDefault="001872A6" w:rsidP="000C7168">
      <w:pPr>
        <w:jc w:val="both"/>
      </w:pPr>
      <w:ins w:id="135" w:author="ian" w:date="2020-11-20T15:35:00Z">
        <w:r>
          <w:t>Here w</w:t>
        </w:r>
      </w:ins>
      <w:ins w:id="136" w:author="ian" w:date="2020-11-20T15:22:00Z">
        <w:r w:rsidR="00976C68">
          <w:t xml:space="preserve">e model </w:t>
        </w:r>
      </w:ins>
      <w:del w:id="137" w:author="ian" w:date="2020-11-20T15:22:00Z">
        <w:r w:rsidR="0012409E" w:rsidDel="00976C68">
          <w:delText>T</w:delText>
        </w:r>
      </w:del>
      <w:ins w:id="138" w:author="ian" w:date="2020-11-20T15:22:00Z">
        <w:r w:rsidR="00976C68">
          <w:t>t</w:t>
        </w:r>
      </w:ins>
      <w:r w:rsidR="0012409E">
        <w:t xml:space="preserve">he postsynaptic neuron’s firing </w:t>
      </w:r>
      <w:del w:id="139" w:author="ian" w:date="2020-11-20T15:22:00Z">
        <w:r w:rsidR="0012409E" w:rsidDel="00976C68">
          <w:delText>is generated by the</w:delText>
        </w:r>
      </w:del>
      <w:ins w:id="140" w:author="ian" w:date="2020-11-20T15:22:00Z">
        <w:r w:rsidR="00976C68">
          <w:t>rate</w:t>
        </w:r>
      </w:ins>
      <w:del w:id="141" w:author="ian" w:date="2020-11-20T15:23:00Z">
        <w:r w:rsidR="0012409E" w:rsidDel="00976C68">
          <w:delText xml:space="preserve"> following Poisson linear model:</w:delText>
        </w:r>
      </w:del>
      <w:ins w:id="142" w:author="ian" w:date="2020-11-20T15:23:00Z">
        <w:r w:rsidR="00976C68">
          <w:t xml:space="preserve"> as</w:t>
        </w:r>
      </w:ins>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5D4BB11B" w14:textId="77777777" w:rsidTr="00AB4CB8">
        <w:trPr>
          <w:jc w:val="center"/>
        </w:trPr>
        <w:tc>
          <w:tcPr>
            <w:tcW w:w="350" w:type="pct"/>
          </w:tcPr>
          <w:p w14:paraId="4236F252" w14:textId="77777777" w:rsidR="0012409E" w:rsidRDefault="0012409E" w:rsidP="000C7168">
            <w:pPr>
              <w:jc w:val="both"/>
            </w:pPr>
          </w:p>
        </w:tc>
        <w:tc>
          <w:tcPr>
            <w:tcW w:w="4300" w:type="pct"/>
          </w:tcPr>
          <w:p w14:paraId="50FB016A" w14:textId="77777777"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β</m:t>
                      </m:r>
                    </m:e>
                    <m:sub>
                      <m:r>
                        <w:rPr>
                          <w:rFonts w:ascii="Cambria Math" w:hAnsi="Cambria Math"/>
                        </w:rPr>
                        <m:t>0,  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L,k</m:t>
                          </m:r>
                        </m:sub>
                      </m:sSub>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oMath>
          </w:p>
        </w:tc>
        <w:tc>
          <w:tcPr>
            <w:tcW w:w="350" w:type="pct"/>
          </w:tcPr>
          <w:p w14:paraId="4872203D" w14:textId="77777777" w:rsidR="0012409E" w:rsidRDefault="0012409E" w:rsidP="000C7168">
            <w:pPr>
              <w:jc w:val="both"/>
            </w:pPr>
            <w:r>
              <w:t>(x.1)</w:t>
            </w:r>
          </w:p>
        </w:tc>
      </w:tr>
      <w:tr w:rsidR="0012409E" w14:paraId="11D8D3CB" w14:textId="77777777" w:rsidTr="00AB4CB8">
        <w:trPr>
          <w:jc w:val="center"/>
        </w:trPr>
        <w:tc>
          <w:tcPr>
            <w:tcW w:w="350" w:type="pct"/>
          </w:tcPr>
          <w:p w14:paraId="3BD636B2" w14:textId="77777777" w:rsidR="0012409E" w:rsidRDefault="0012409E" w:rsidP="000C7168">
            <w:pPr>
              <w:jc w:val="both"/>
            </w:pPr>
          </w:p>
        </w:tc>
        <w:tc>
          <w:tcPr>
            <w:tcW w:w="4300" w:type="pct"/>
          </w:tcPr>
          <w:p w14:paraId="23FD14FF" w14:textId="77777777" w:rsidR="0012409E" w:rsidRPr="000137D3" w:rsidRDefault="0012409E" w:rsidP="000C7168">
            <w:pPr>
              <w:jc w:val="both"/>
            </w:pP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w:commentRangeStart w:id="143"/>
              <w:commentRangeEnd w:id="143"/>
              <m:r>
                <m:rPr>
                  <m:sty m:val="p"/>
                </m:rPr>
                <w:rPr>
                  <w:rStyle w:val="CommentReference"/>
                </w:rPr>
                <w:commentReference w:id="143"/>
              </m:r>
              <m:r>
                <w:rPr>
                  <w:rFonts w:ascii="Cambria Math" w:hAnsi="Cambria Math"/>
                </w:rPr>
                <m:t>)</m:t>
              </m:r>
            </m:oMath>
          </w:p>
        </w:tc>
        <w:tc>
          <w:tcPr>
            <w:tcW w:w="350" w:type="pct"/>
          </w:tcPr>
          <w:p w14:paraId="3F1B354E" w14:textId="77777777" w:rsidR="0012409E" w:rsidRDefault="0012409E" w:rsidP="000C7168">
            <w:pPr>
              <w:jc w:val="both"/>
            </w:pPr>
            <w:r>
              <w:t>(x.2)</w:t>
            </w:r>
          </w:p>
        </w:tc>
      </w:tr>
    </w:tbl>
    <w:p w14:paraId="4641E026" w14:textId="77777777" w:rsidR="0012409E" w:rsidRDefault="0012409E" w:rsidP="000C7168">
      <w:pPr>
        <w:jc w:val="both"/>
      </w:pPr>
    </w:p>
    <w:p w14:paraId="5B33B924" w14:textId="4F2F08C9" w:rsidR="00A23AF4" w:rsidRDefault="001872A6" w:rsidP="00923D2E">
      <w:pPr>
        <w:jc w:val="both"/>
        <w:rPr>
          <w:ins w:id="144" w:author="ian" w:date="2020-11-20T15:38:00Z"/>
        </w:rPr>
      </w:pPr>
      <w:del w:id="145" w:author="ian" w:date="2020-11-20T15:36:00Z">
        <w:r w:rsidDel="001872A6">
          <w:delText>W</w:delText>
        </w:r>
      </w:del>
      <w:ins w:id="146" w:author="ian" w:date="2020-11-20T15:36:00Z">
        <w:r>
          <w:t>w</w:t>
        </w:r>
      </w:ins>
      <w:r w:rsidR="0012409E">
        <w:t>here</w:t>
      </w:r>
      <w:ins w:id="147" w:author="ian" w:date="2020-11-20T15:36:00Z">
        <w:r>
          <w:t xml:space="preserve"> the </w:t>
        </w:r>
      </w:ins>
      <w:ins w:id="148" w:author="ian" w:date="2020-11-20T15:37:00Z">
        <w:r>
          <w:t>baseline firing var</w:t>
        </w:r>
      </w:ins>
      <w:ins w:id="149" w:author="ian" w:date="2020-11-20T15:39:00Z">
        <w:r>
          <w:t>ies</w:t>
        </w:r>
      </w:ins>
      <w:ins w:id="150" w:author="ian" w:date="2020-11-20T15:37:00Z">
        <w:r>
          <w:t xml:space="preserve"> over time</w:t>
        </w:r>
      </w:ins>
      <w:del w:id="151" w:author="ian" w:date="2020-11-20T15:36:00Z">
        <w:r w:rsidR="0012409E" w:rsidDel="001872A6">
          <w:delText xml:space="preserve"> </w:delText>
        </w:r>
      </w:del>
      <m:oMath>
        <m:sSub>
          <m:sSubPr>
            <m:ctrlPr>
              <w:del w:id="152" w:author="ian" w:date="2020-11-20T15:36:00Z">
                <w:rPr>
                  <w:rFonts w:ascii="Cambria Math" w:hAnsi="Cambria Math"/>
                  <w:i/>
                </w:rPr>
              </w:del>
            </m:ctrlPr>
          </m:sSubPr>
          <m:e>
            <m:r>
              <w:del w:id="153" w:author="ian" w:date="2020-11-20T15:36:00Z">
                <w:rPr>
                  <w:rFonts w:ascii="Cambria Math" w:hAnsi="Cambria Math"/>
                </w:rPr>
                <m:t>λ</m:t>
              </w:del>
            </m:r>
          </m:e>
          <m:sub>
            <m:r>
              <w:del w:id="154" w:author="ian" w:date="2020-11-20T15:36:00Z">
                <w:rPr>
                  <w:rFonts w:ascii="Cambria Math" w:hAnsi="Cambria Math"/>
                </w:rPr>
                <m:t>k</m:t>
              </w:del>
            </m:r>
          </m:sub>
        </m:sSub>
      </m:oMath>
      <w:del w:id="155" w:author="ian" w:date="2020-11-20T15:36:00Z">
        <w:r w:rsidR="0012409E" w:rsidDel="001872A6">
          <w:delText xml:space="preserve"> is the conditional intensity function at </w:delText>
        </w:r>
      </w:del>
      <m:oMath>
        <m:sSub>
          <m:sSubPr>
            <m:ctrlPr>
              <w:del w:id="156" w:author="ian" w:date="2020-11-20T15:36:00Z">
                <w:rPr>
                  <w:rFonts w:ascii="Cambria Math" w:hAnsi="Cambria Math"/>
                  <w:i/>
                </w:rPr>
              </w:del>
            </m:ctrlPr>
          </m:sSubPr>
          <m:e>
            <m:r>
              <w:del w:id="157" w:author="ian" w:date="2020-11-20T15:36:00Z">
                <w:rPr>
                  <w:rFonts w:ascii="Cambria Math" w:hAnsi="Cambria Math"/>
                </w:rPr>
                <m:t>t</m:t>
              </w:del>
            </m:r>
          </m:e>
          <m:sub>
            <m:r>
              <w:del w:id="158" w:author="ian" w:date="2020-11-20T15:36:00Z">
                <w:rPr>
                  <w:rFonts w:ascii="Cambria Math" w:hAnsi="Cambria Math"/>
                </w:rPr>
                <m:t>k</m:t>
              </w:del>
            </m:r>
          </m:sub>
        </m:sSub>
      </m:oMath>
      <w:del w:id="159" w:author="ian" w:date="2020-11-20T15:36:00Z">
        <w:r w:rsidR="0012409E" w:rsidDel="001872A6">
          <w:delText xml:space="preserve">, which depends on baseline firing rate </w:delText>
        </w:r>
      </w:del>
      <m:oMath>
        <m:sSub>
          <m:sSubPr>
            <m:ctrlPr>
              <w:del w:id="160" w:author="ian" w:date="2020-11-20T15:36:00Z">
                <w:rPr>
                  <w:rFonts w:ascii="Cambria Math" w:hAnsi="Cambria Math"/>
                  <w:i/>
                </w:rPr>
              </w:del>
            </m:ctrlPr>
          </m:sSubPr>
          <m:e>
            <m:r>
              <w:del w:id="161" w:author="ian" w:date="2020-11-20T15:36:00Z">
                <w:rPr>
                  <w:rFonts w:ascii="Cambria Math" w:hAnsi="Cambria Math"/>
                </w:rPr>
                <m:t>β</m:t>
              </w:del>
            </m:r>
          </m:e>
          <m:sub>
            <m:r>
              <w:del w:id="162" w:author="ian" w:date="2020-11-20T15:36:00Z">
                <w:rPr>
                  <w:rFonts w:ascii="Cambria Math" w:hAnsi="Cambria Math"/>
                </w:rPr>
                <m:t>0,k</m:t>
              </w:del>
            </m:r>
          </m:sub>
        </m:sSub>
      </m:oMath>
      <w:del w:id="163" w:author="ian" w:date="2020-11-20T15:36:00Z">
        <w:r w:rsidR="0012409E" w:rsidDel="001872A6">
          <w:delText xml:space="preserve">, synaptic </w:delText>
        </w:r>
      </w:del>
      <w:del w:id="164" w:author="ian" w:date="2020-11-20T15:23:00Z">
        <w:r w:rsidR="0012409E" w:rsidDel="00976C68">
          <w:delText xml:space="preserve">plasticity </w:delText>
        </w:r>
      </w:del>
      <m:oMath>
        <m:sSub>
          <m:sSubPr>
            <m:ctrlPr>
              <w:del w:id="165" w:author="ian" w:date="2020-11-20T15:36:00Z">
                <w:rPr>
                  <w:rFonts w:ascii="Cambria Math" w:hAnsi="Cambria Math"/>
                  <w:i/>
                </w:rPr>
              </w:del>
            </m:ctrlPr>
          </m:sSubPr>
          <m:e>
            <m:r>
              <w:del w:id="166" w:author="ian" w:date="2020-11-20T15:36:00Z">
                <w:rPr>
                  <w:rFonts w:ascii="Cambria Math" w:hAnsi="Cambria Math"/>
                </w:rPr>
                <m:t>w</m:t>
              </w:del>
            </m:r>
          </m:e>
          <m:sub>
            <m:r>
              <w:del w:id="167" w:author="ian" w:date="2020-11-20T15:36:00Z">
                <w:rPr>
                  <w:rFonts w:ascii="Cambria Math" w:hAnsi="Cambria Math"/>
                </w:rPr>
                <m:t>k</m:t>
              </w:del>
            </m:r>
          </m:sub>
        </m:sSub>
      </m:oMath>
      <w:del w:id="168" w:author="ian" w:date="2020-11-20T15:36:00Z">
        <w:r w:rsidR="0012409E" w:rsidDel="001872A6">
          <w:delText xml:space="preserve"> and </w:delText>
        </w:r>
      </w:del>
      <w:del w:id="169" w:author="ian" w:date="2020-11-20T15:24:00Z">
        <w:r w:rsidR="0012409E" w:rsidDel="00976C68">
          <w:delText xml:space="preserve">synaptic connection </w:delText>
        </w:r>
      </w:del>
      <m:oMath>
        <m:sSub>
          <m:sSubPr>
            <m:ctrlPr>
              <w:del w:id="170" w:author="ian" w:date="2020-11-20T15:36:00Z">
                <w:rPr>
                  <w:rFonts w:ascii="Cambria Math" w:hAnsi="Cambria Math"/>
                  <w:i/>
                </w:rPr>
              </w:del>
            </m:ctrlPr>
          </m:sSubPr>
          <m:e>
            <m:r>
              <w:del w:id="171" w:author="ian" w:date="2020-11-20T15:36:00Z">
                <w:rPr>
                  <w:rFonts w:ascii="Cambria Math" w:hAnsi="Cambria Math"/>
                </w:rPr>
                <m:t>x</m:t>
              </w:del>
            </m:r>
          </m:e>
          <m:sub>
            <m:r>
              <w:del w:id="172" w:author="ian" w:date="2020-11-20T15:36:00Z">
                <w:rPr>
                  <w:rFonts w:ascii="Cambria Math" w:hAnsi="Cambria Math"/>
                </w:rPr>
                <m:t>k</m:t>
              </w:del>
            </m:r>
          </m:sub>
        </m:sSub>
      </m:oMath>
      <w:r w:rsidR="0012409E">
        <w:t>.</w:t>
      </w:r>
      <w:ins w:id="173" w:author="ian" w:date="2020-11-20T15:37:00Z">
        <w:r>
          <w:t xml:space="preserve"> </w:t>
        </w:r>
      </w:ins>
      <w:del w:id="174" w:author="ian" w:date="2020-11-20T15:32:00Z">
        <w:r w:rsidR="0012409E" w:rsidDel="00A23AF4">
          <w:delText xml:space="preserve"> </w:delText>
        </w:r>
      </w:del>
      <w:ins w:id="175" w:author="ian" w:date="2020-11-20T15:38:00Z">
        <w:r>
          <w:t>In the static coupling model, the main goal is to accurately infer the shap</w:t>
        </w:r>
      </w:ins>
      <w:ins w:id="176" w:author="ian" w:date="2020-11-20T15:39:00Z">
        <w:r>
          <w:t xml:space="preserve">es of the filters, here we assume that the shape is fixed </w:t>
        </w:r>
      </w:ins>
      <m:oMath>
        <m:sSub>
          <m:sSubPr>
            <m:ctrlPr>
              <w:ins w:id="177" w:author="ian" w:date="2020-11-20T15:39:00Z">
                <w:rPr>
                  <w:rFonts w:ascii="Cambria Math" w:hAnsi="Cambria Math"/>
                  <w:i/>
                </w:rPr>
              </w:ins>
            </m:ctrlPr>
          </m:sSubPr>
          <m:e>
            <m:r>
              <w:ins w:id="178" w:author="ian" w:date="2020-11-20T15:39:00Z">
                <w:rPr>
                  <w:rFonts w:ascii="Cambria Math" w:hAnsi="Cambria Math"/>
                </w:rPr>
                <m:t>x</m:t>
              </w:ins>
            </m:r>
          </m:e>
          <m:sub>
            <m:r>
              <w:ins w:id="179" w:author="ian" w:date="2020-11-20T15:39:00Z">
                <w:rPr>
                  <w:rFonts w:ascii="Cambria Math" w:hAnsi="Cambria Math"/>
                </w:rPr>
                <m:t>k</m:t>
              </w:ins>
            </m:r>
          </m:sub>
        </m:sSub>
        <m:r>
          <w:ins w:id="180" w:author="ian" w:date="2020-11-20T15:39:00Z">
            <w:rPr>
              <w:rFonts w:ascii="Cambria Math" w:hAnsi="Cambria Math"/>
            </w:rPr>
            <m:t>=g⋅</m:t>
          </w:ins>
        </m:r>
        <m:sSubSup>
          <m:sSubSupPr>
            <m:ctrlPr>
              <w:ins w:id="181" w:author="ian" w:date="2020-11-20T15:39:00Z">
                <w:rPr>
                  <w:rFonts w:ascii="Cambria Math" w:hAnsi="Cambria Math"/>
                  <w:i/>
                </w:rPr>
              </w:ins>
            </m:ctrlPr>
          </m:sSubSupPr>
          <m:e>
            <m:r>
              <w:ins w:id="182" w:author="ian" w:date="2020-11-20T15:39:00Z">
                <w:rPr>
                  <w:rFonts w:ascii="Cambria Math" w:hAnsi="Cambria Math"/>
                </w:rPr>
                <m:t>y</m:t>
              </w:ins>
            </m:r>
          </m:e>
          <m:sub>
            <m:r>
              <w:ins w:id="183" w:author="ian" w:date="2020-11-20T15:39:00Z">
                <w:rPr>
                  <w:rFonts w:ascii="Cambria Math" w:hAnsi="Cambria Math"/>
                </w:rPr>
                <m:t>k</m:t>
              </w:ins>
            </m:r>
            <m:r>
              <w:ins w:id="184" w:author="ian" w:date="2020-11-20T15:40:00Z">
                <w:rPr>
                  <w:rFonts w:ascii="Cambria Math" w:hAnsi="Cambria Math"/>
                </w:rPr>
                <m:t>-1</m:t>
              </w:ins>
            </m:r>
          </m:sub>
          <m:sup>
            <m:r>
              <w:ins w:id="185" w:author="ian" w:date="2020-11-20T15:39:00Z">
                <w:rPr>
                  <w:rFonts w:ascii="Cambria Math" w:hAnsi="Cambria Math"/>
                </w:rPr>
                <m:t>pre</m:t>
              </w:ins>
            </m:r>
          </m:sup>
        </m:sSubSup>
      </m:oMath>
      <w:ins w:id="186" w:author="ian" w:date="2020-11-20T15:40:00Z">
        <w:r>
          <w:t xml:space="preserve">, but is weighted by an additional factor </w:t>
        </w:r>
      </w:ins>
      <m:oMath>
        <m:sSub>
          <m:sSubPr>
            <m:ctrlPr>
              <w:ins w:id="187" w:author="ian" w:date="2020-11-20T15:40:00Z">
                <w:rPr>
                  <w:rFonts w:ascii="Cambria Math" w:hAnsi="Cambria Math"/>
                  <w:i/>
                </w:rPr>
              </w:ins>
            </m:ctrlPr>
          </m:sSubPr>
          <m:e>
            <m:r>
              <w:ins w:id="188" w:author="ian" w:date="2020-11-20T15:40:00Z">
                <w:rPr>
                  <w:rFonts w:ascii="Cambria Math" w:hAnsi="Cambria Math"/>
                </w:rPr>
                <m:t>w</m:t>
              </w:ins>
            </m:r>
          </m:e>
          <m:sub>
            <m:r>
              <w:ins w:id="189" w:author="ian" w:date="2020-11-20T15:40:00Z">
                <w:rPr>
                  <w:rFonts w:ascii="Cambria Math" w:hAnsi="Cambria Math"/>
                </w:rPr>
                <m:t>k</m:t>
              </w:ins>
            </m:r>
          </m:sub>
        </m:sSub>
      </m:oMath>
      <w:ins w:id="190" w:author="ian" w:date="2020-11-20T15:40:00Z">
        <w:r>
          <w:t xml:space="preserve"> that varies over time. Additionally, we aim to partition the variations in </w:t>
        </w:r>
      </w:ins>
      <m:oMath>
        <m:sSub>
          <m:sSubPr>
            <m:ctrlPr>
              <w:ins w:id="191" w:author="ian" w:date="2020-11-20T15:40:00Z">
                <w:rPr>
                  <w:rFonts w:ascii="Cambria Math" w:hAnsi="Cambria Math"/>
                  <w:i/>
                </w:rPr>
              </w:ins>
            </m:ctrlPr>
          </m:sSubPr>
          <m:e>
            <m:r>
              <w:ins w:id="192" w:author="ian" w:date="2020-11-20T15:40:00Z">
                <w:rPr>
                  <w:rFonts w:ascii="Cambria Math" w:hAnsi="Cambria Math"/>
                </w:rPr>
                <m:t>w</m:t>
              </w:ins>
            </m:r>
          </m:e>
          <m:sub>
            <m:r>
              <w:ins w:id="193" w:author="ian" w:date="2020-11-20T15:40:00Z">
                <w:rPr>
                  <w:rFonts w:ascii="Cambria Math" w:hAnsi="Cambria Math"/>
                </w:rPr>
                <m:t>k</m:t>
              </w:ins>
            </m:r>
          </m:sub>
        </m:sSub>
      </m:oMath>
      <w:ins w:id="194" w:author="ian" w:date="2020-11-20T15:40:00Z">
        <w:r>
          <w:t xml:space="preserve"> into a long-term component </w:t>
        </w:r>
      </w:ins>
      <m:oMath>
        <m:sSub>
          <m:sSubPr>
            <m:ctrlPr>
              <w:ins w:id="195" w:author="ian" w:date="2020-11-20T15:40:00Z">
                <w:rPr>
                  <w:rFonts w:ascii="Cambria Math" w:hAnsi="Cambria Math"/>
                  <w:i/>
                </w:rPr>
              </w:ins>
            </m:ctrlPr>
          </m:sSubPr>
          <m:e>
            <m:r>
              <w:ins w:id="196" w:author="ian" w:date="2020-11-20T15:40:00Z">
                <w:rPr>
                  <w:rFonts w:ascii="Cambria Math" w:hAnsi="Cambria Math"/>
                </w:rPr>
                <m:t>w</m:t>
              </w:ins>
            </m:r>
          </m:e>
          <m:sub>
            <m:r>
              <w:ins w:id="197" w:author="ian" w:date="2020-11-20T15:40:00Z">
                <w:rPr>
                  <w:rFonts w:ascii="Cambria Math" w:hAnsi="Cambria Math"/>
                </w:rPr>
                <m:t>L</m:t>
              </w:ins>
            </m:r>
            <m:r>
              <w:ins w:id="198" w:author="ian" w:date="2020-11-20T15:41:00Z">
                <w:rPr>
                  <w:rFonts w:ascii="Cambria Math" w:hAnsi="Cambria Math"/>
                </w:rPr>
                <m:t>,k</m:t>
              </w:ins>
            </m:r>
          </m:sub>
        </m:sSub>
      </m:oMath>
      <w:ins w:id="199" w:author="ian" w:date="2020-11-20T15:41:00Z">
        <w:r>
          <w:t xml:space="preserve"> and a short-term component </w:t>
        </w:r>
      </w:ins>
      <m:oMath>
        <m:sSub>
          <m:sSubPr>
            <m:ctrlPr>
              <w:ins w:id="200" w:author="ian" w:date="2020-11-20T15:41:00Z">
                <w:rPr>
                  <w:rFonts w:ascii="Cambria Math" w:hAnsi="Cambria Math"/>
                  <w:i/>
                </w:rPr>
              </w:ins>
            </m:ctrlPr>
          </m:sSubPr>
          <m:e>
            <m:r>
              <w:ins w:id="201" w:author="ian" w:date="2020-11-20T15:41:00Z">
                <w:rPr>
                  <w:rFonts w:ascii="Cambria Math" w:hAnsi="Cambria Math"/>
                </w:rPr>
                <m:t>w</m:t>
              </w:ins>
            </m:r>
          </m:e>
          <m:sub>
            <m:r>
              <w:ins w:id="202" w:author="ian" w:date="2020-11-20T15:41:00Z">
                <w:rPr>
                  <w:rFonts w:ascii="Cambria Math" w:hAnsi="Cambria Math"/>
                </w:rPr>
                <m:t>S,k</m:t>
              </w:ins>
            </m:r>
          </m:sub>
        </m:sSub>
      </m:oMath>
      <w:ins w:id="203" w:author="ian" w:date="2020-11-20T15:41:00Z">
        <w:r>
          <w:t xml:space="preserve"> that</w:t>
        </w:r>
      </w:ins>
      <w:ins w:id="204" w:author="ian" w:date="2020-11-20T15:42:00Z">
        <w:r w:rsidR="00923D2E">
          <w:t xml:space="preserve"> scales the long-term synaptic weight multiplicativel</w:t>
        </w:r>
      </w:ins>
      <w:ins w:id="205" w:author="ian" w:date="2020-11-20T15:43:00Z">
        <w:r w:rsidR="00923D2E">
          <w:t>y</w:t>
        </w:r>
      </w:ins>
      <w:ins w:id="206" w:author="ian" w:date="2020-11-20T15:45:00Z">
        <w:r w:rsidR="00923D2E">
          <w:t xml:space="preserve">. </w:t>
        </w:r>
      </w:ins>
      <w:ins w:id="207" w:author="ian" w:date="2020-11-20T15:49:00Z">
        <w:r w:rsidR="00923D2E">
          <w:t xml:space="preserve">Here we model transient increases/decreases in </w:t>
        </w:r>
      </w:ins>
      <m:oMath>
        <m:sSub>
          <m:sSubPr>
            <m:ctrlPr>
              <w:ins w:id="208" w:author="ian" w:date="2020-11-20T15:49:00Z">
                <w:rPr>
                  <w:rFonts w:ascii="Cambria Math" w:hAnsi="Cambria Math"/>
                  <w:i/>
                </w:rPr>
              </w:ins>
            </m:ctrlPr>
          </m:sSubPr>
          <m:e>
            <m:r>
              <w:ins w:id="209" w:author="ian" w:date="2020-11-20T15:49:00Z">
                <w:rPr>
                  <w:rFonts w:ascii="Cambria Math" w:hAnsi="Cambria Math"/>
                </w:rPr>
                <m:t>w</m:t>
              </w:ins>
            </m:r>
          </m:e>
          <m:sub>
            <m:r>
              <w:ins w:id="210" w:author="ian" w:date="2020-11-20T15:49:00Z">
                <w:rPr>
                  <w:rFonts w:ascii="Cambria Math" w:hAnsi="Cambria Math"/>
                </w:rPr>
                <m:t>S,k</m:t>
              </w:ins>
            </m:r>
          </m:sub>
        </m:sSub>
      </m:oMath>
      <w:ins w:id="211" w:author="ian" w:date="2020-11-20T15:49:00Z">
        <w:r w:rsidR="00923D2E">
          <w:t xml:space="preserve"> as a function of the presynaptic spike timing to account for short-term synaptic facilitation/depression.</w:t>
        </w:r>
      </w:ins>
      <w:ins w:id="212" w:author="ian" w:date="2020-11-20T15:50:00Z">
        <w:r w:rsidR="00923D2E">
          <w:t xml:space="preserve"> </w:t>
        </w:r>
      </w:ins>
      <w:ins w:id="213" w:author="ian" w:date="2020-11-20T15:48:00Z">
        <w:r w:rsidR="00923D2E">
          <w:t xml:space="preserve">In the absence of presynaptic activity, </w:t>
        </w:r>
      </w:ins>
      <m:oMath>
        <m:sSub>
          <m:sSubPr>
            <m:ctrlPr>
              <w:ins w:id="214" w:author="ian" w:date="2020-11-20T15:48:00Z">
                <w:rPr>
                  <w:rFonts w:ascii="Cambria Math" w:hAnsi="Cambria Math"/>
                  <w:i/>
                </w:rPr>
              </w:ins>
            </m:ctrlPr>
          </m:sSubPr>
          <m:e>
            <m:r>
              <w:ins w:id="215" w:author="ian" w:date="2020-11-20T15:48:00Z">
                <w:rPr>
                  <w:rFonts w:ascii="Cambria Math" w:hAnsi="Cambria Math"/>
                </w:rPr>
                <m:t>w</m:t>
              </w:ins>
            </m:r>
          </m:e>
          <m:sub>
            <m:r>
              <w:ins w:id="216" w:author="ian" w:date="2020-11-20T15:48:00Z">
                <w:rPr>
                  <w:rFonts w:ascii="Cambria Math" w:hAnsi="Cambria Math"/>
                </w:rPr>
                <m:t>S,k</m:t>
              </w:ins>
            </m:r>
          </m:sub>
        </m:sSub>
      </m:oMath>
      <w:ins w:id="217" w:author="ian" w:date="2020-11-20T15:48:00Z">
        <w:r w:rsidR="00923D2E">
          <w:t xml:space="preserve"> returns to a base value of </w:t>
        </w:r>
      </w:ins>
      <m:oMath>
        <m:r>
          <w:ins w:id="218" w:author="ian" w:date="2020-11-20T15:48:00Z">
            <w:rPr>
              <w:rFonts w:ascii="Cambria Math" w:hAnsi="Cambria Math"/>
            </w:rPr>
            <m:t>1</m:t>
          </w:ins>
        </m:r>
      </m:oMath>
      <w:ins w:id="219" w:author="ian" w:date="2020-11-20T15:49:00Z">
        <w:r w:rsidR="00923D2E">
          <w:t>.</w:t>
        </w:r>
      </w:ins>
    </w:p>
    <w:p w14:paraId="6840DDA1" w14:textId="2B1427D0" w:rsidR="0012409E" w:rsidDel="00923D2E" w:rsidRDefault="00DF02C7" w:rsidP="00DF02C7">
      <w:pPr>
        <w:jc w:val="both"/>
        <w:rPr>
          <w:del w:id="220" w:author="ian" w:date="2020-11-20T15:43:00Z"/>
        </w:rPr>
      </w:pPr>
      <w:commentRangeStart w:id="221"/>
      <w:commentRangeStart w:id="222"/>
      <w:del w:id="223" w:author="ian" w:date="2020-11-20T15:43:00Z">
        <w:r w:rsidDel="00923D2E">
          <w:delText xml:space="preserve">According to the biophysical mechanisms of long-term plasticity (LTP, </w:delText>
        </w:r>
      </w:del>
      <m:oMath>
        <m:sSub>
          <m:sSubPr>
            <m:ctrlPr>
              <w:del w:id="224" w:author="ian" w:date="2020-11-20T15:43:00Z">
                <w:rPr>
                  <w:rFonts w:ascii="Cambria Math" w:hAnsi="Cambria Math"/>
                  <w:i/>
                </w:rPr>
              </w:del>
            </m:ctrlPr>
          </m:sSubPr>
          <m:e>
            <m:r>
              <w:del w:id="225" w:author="ian" w:date="2020-11-20T15:43:00Z">
                <w:rPr>
                  <w:rFonts w:ascii="Cambria Math" w:hAnsi="Cambria Math"/>
                </w:rPr>
                <m:t>w</m:t>
              </w:del>
            </m:r>
          </m:e>
          <m:sub>
            <m:r>
              <w:del w:id="226" w:author="ian" w:date="2020-11-20T15:43:00Z">
                <w:rPr>
                  <w:rFonts w:ascii="Cambria Math" w:hAnsi="Cambria Math"/>
                </w:rPr>
                <m:t>L,k</m:t>
              </w:del>
            </m:r>
          </m:sub>
        </m:sSub>
      </m:oMath>
      <w:del w:id="227" w:author="ian" w:date="2020-11-20T15:43:00Z">
        <w:r w:rsidDel="00923D2E">
          <w:delText xml:space="preserve">) and short-term plasticity (STP, </w:delText>
        </w:r>
      </w:del>
      <m:oMath>
        <m:sSub>
          <m:sSubPr>
            <m:ctrlPr>
              <w:del w:id="228" w:author="ian" w:date="2020-11-20T15:43:00Z">
                <w:rPr>
                  <w:rFonts w:ascii="Cambria Math" w:hAnsi="Cambria Math"/>
                  <w:i/>
                </w:rPr>
              </w:del>
            </m:ctrlPr>
          </m:sSubPr>
          <m:e>
            <m:r>
              <w:del w:id="229" w:author="ian" w:date="2020-11-20T15:43:00Z">
                <w:rPr>
                  <w:rFonts w:ascii="Cambria Math" w:hAnsi="Cambria Math"/>
                </w:rPr>
                <m:t>w</m:t>
              </w:del>
            </m:r>
          </m:e>
          <m:sub>
            <m:r>
              <w:del w:id="230" w:author="ian" w:date="2020-11-20T15:43:00Z">
                <w:rPr>
                  <w:rFonts w:ascii="Cambria Math" w:hAnsi="Cambria Math"/>
                </w:rPr>
                <m:t>S,k</m:t>
              </w:del>
            </m:r>
          </m:sub>
        </m:sSub>
      </m:oMath>
      <w:del w:id="231" w:author="ian" w:date="2020-11-20T15:43:00Z">
        <w:r w:rsidDel="00923D2E">
          <w:delText>)</w:delText>
        </w:r>
        <w:r w:rsidDel="00923D2E">
          <w:fldChar w:fldCharType="begin" w:fldLock="1"/>
        </w:r>
        <w:r w:rsidR="00C660DA" w:rsidDel="00923D2E">
          <w:del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8&lt;/sup&gt;","plainTextFormattedCitation":"8","previouslyFormattedCitation":"&lt;sup&gt;8&lt;/sup&gt;"},"properties":{"noteIndex":0},"schema":"https://github.com/citation-style-language/schema/raw/master/csl-citation.json"}</w:delInstrText>
        </w:r>
        <w:r w:rsidDel="00923D2E">
          <w:fldChar w:fldCharType="separate"/>
        </w:r>
        <w:r w:rsidRPr="00DF02C7" w:rsidDel="00923D2E">
          <w:rPr>
            <w:noProof/>
            <w:vertAlign w:val="superscript"/>
          </w:rPr>
          <w:delText>8</w:delText>
        </w:r>
        <w:r w:rsidDel="00923D2E">
          <w:fldChar w:fldCharType="end"/>
        </w:r>
        <w:r w:rsidDel="00923D2E">
          <w:delText xml:space="preserve">, the LTP can be viewed as a scaling factor of STP. Therefore, the synaptic plasticity can be multiplicatively divided into LTP and STP, i.e. </w:delText>
        </w:r>
      </w:del>
      <m:oMath>
        <m:sSub>
          <m:sSubPr>
            <m:ctrlPr>
              <w:del w:id="232" w:author="ian" w:date="2020-11-20T15:43:00Z">
                <w:rPr>
                  <w:rFonts w:ascii="Cambria Math" w:hAnsi="Cambria Math"/>
                  <w:i/>
                </w:rPr>
              </w:del>
            </m:ctrlPr>
          </m:sSubPr>
          <m:e>
            <m:r>
              <w:del w:id="233" w:author="ian" w:date="2020-11-20T15:43:00Z">
                <w:rPr>
                  <w:rFonts w:ascii="Cambria Math" w:hAnsi="Cambria Math"/>
                </w:rPr>
                <m:t>w</m:t>
              </w:del>
            </m:r>
          </m:e>
          <m:sub>
            <m:r>
              <w:del w:id="234" w:author="ian" w:date="2020-11-20T15:43:00Z">
                <w:rPr>
                  <w:rFonts w:ascii="Cambria Math" w:hAnsi="Cambria Math"/>
                </w:rPr>
                <m:t>k</m:t>
              </w:del>
            </m:r>
          </m:sub>
        </m:sSub>
        <m:r>
          <w:del w:id="235" w:author="ian" w:date="2020-11-20T15:43:00Z">
            <w:rPr>
              <w:rFonts w:ascii="Cambria Math" w:hAnsi="Cambria Math"/>
            </w:rPr>
            <m:t>=</m:t>
          </w:del>
        </m:r>
        <m:sSub>
          <m:sSubPr>
            <m:ctrlPr>
              <w:del w:id="236" w:author="ian" w:date="2020-11-20T15:43:00Z">
                <w:rPr>
                  <w:rFonts w:ascii="Cambria Math" w:hAnsi="Cambria Math"/>
                  <w:i/>
                </w:rPr>
              </w:del>
            </m:ctrlPr>
          </m:sSubPr>
          <m:e>
            <m:r>
              <w:del w:id="237" w:author="ian" w:date="2020-11-20T15:43:00Z">
                <w:rPr>
                  <w:rFonts w:ascii="Cambria Math" w:hAnsi="Cambria Math"/>
                </w:rPr>
                <m:t>w</m:t>
              </w:del>
            </m:r>
          </m:e>
          <m:sub>
            <m:r>
              <w:del w:id="238" w:author="ian" w:date="2020-11-20T15:43:00Z">
                <w:rPr>
                  <w:rFonts w:ascii="Cambria Math" w:hAnsi="Cambria Math"/>
                </w:rPr>
                <m:t>L,k</m:t>
              </w:del>
            </m:r>
          </m:sub>
        </m:sSub>
        <m:sSub>
          <m:sSubPr>
            <m:ctrlPr>
              <w:del w:id="239" w:author="ian" w:date="2020-11-20T15:43:00Z">
                <w:rPr>
                  <w:rFonts w:ascii="Cambria Math" w:hAnsi="Cambria Math"/>
                  <w:i/>
                </w:rPr>
              </w:del>
            </m:ctrlPr>
          </m:sSubPr>
          <m:e>
            <m:r>
              <w:del w:id="240" w:author="ian" w:date="2020-11-20T15:43:00Z">
                <w:rPr>
                  <w:rFonts w:ascii="Cambria Math" w:hAnsi="Cambria Math"/>
                </w:rPr>
                <m:t>w</m:t>
              </w:del>
            </m:r>
          </m:e>
          <m:sub>
            <m:r>
              <w:del w:id="241" w:author="ian" w:date="2020-11-20T15:43:00Z">
                <w:rPr>
                  <w:rFonts w:ascii="Cambria Math" w:hAnsi="Cambria Math"/>
                </w:rPr>
                <m:t>S,k</m:t>
              </w:del>
            </m:r>
          </m:sub>
        </m:sSub>
      </m:oMath>
      <w:del w:id="242" w:author="ian" w:date="2020-11-20T15:43:00Z">
        <w:r w:rsidDel="00923D2E">
          <w:delText>.</w:delText>
        </w:r>
        <w:r w:rsidR="0012409E" w:rsidDel="00923D2E">
          <w:delText xml:space="preserve"> </w:delText>
        </w:r>
        <w:commentRangeEnd w:id="221"/>
        <w:r w:rsidDel="00923D2E">
          <w:rPr>
            <w:rStyle w:val="CommentReference"/>
          </w:rPr>
          <w:commentReference w:id="221"/>
        </w:r>
      </w:del>
    </w:p>
    <w:p w14:paraId="1B8362CD" w14:textId="69D2D886" w:rsidR="0012409E" w:rsidDel="00923D2E" w:rsidRDefault="00A23AF4" w:rsidP="000C7168">
      <w:pPr>
        <w:jc w:val="both"/>
        <w:rPr>
          <w:del w:id="243" w:author="ian" w:date="2020-11-20T15:44:00Z"/>
        </w:rPr>
      </w:pPr>
      <w:moveToRangeStart w:id="244" w:author="ian" w:date="2020-11-20T15:28:00Z" w:name="move56778502"/>
      <w:moveTo w:id="245" w:author="ian" w:date="2020-11-20T15:28:00Z">
        <w:del w:id="246" w:author="ian" w:date="2020-11-20T15:44:00Z">
          <w:r w:rsidDel="00923D2E">
            <w:delText xml:space="preserve">Make </w:delText>
          </w:r>
        </w:del>
        <m:oMath>
          <m:r>
            <w:del w:id="247" w:author="ian" w:date="2020-11-20T15:44:00Z">
              <w:rPr>
                <w:rFonts w:ascii="Cambria Math" w:hAnsi="Cambria Math"/>
              </w:rPr>
              <m:t>∆</m:t>
            </w:del>
          </m:r>
          <m:sSub>
            <m:sSubPr>
              <m:ctrlPr>
                <w:del w:id="248" w:author="ian" w:date="2020-11-20T15:44:00Z">
                  <w:rPr>
                    <w:rFonts w:ascii="Cambria Math" w:hAnsi="Cambria Math"/>
                    <w:i/>
                  </w:rPr>
                </w:del>
              </m:ctrlPr>
            </m:sSubPr>
            <m:e>
              <m:r>
                <w:del w:id="249" w:author="ian" w:date="2020-11-20T15:44:00Z">
                  <w:rPr>
                    <w:rFonts w:ascii="Cambria Math" w:hAnsi="Cambria Math"/>
                  </w:rPr>
                  <m:t>t</m:t>
                </w:del>
              </m:r>
            </m:e>
            <m:sub>
              <m:r>
                <w:del w:id="250" w:author="ian" w:date="2020-11-20T15:44:00Z">
                  <w:rPr>
                    <w:rFonts w:ascii="Cambria Math" w:hAnsi="Cambria Math"/>
                  </w:rPr>
                  <m:t>k</m:t>
                </w:del>
              </m:r>
            </m:sub>
          </m:sSub>
        </m:oMath>
        <w:moveTo w:id="251" w:author="ian" w:date="2020-11-20T15:28:00Z">
          <w:del w:id="252" w:author="ian" w:date="2020-11-20T15:44:00Z">
            <w:r w:rsidDel="00923D2E">
              <w:delText xml:space="preserve"> small enough such that both </w:delText>
            </w:r>
          </w:del>
          <m:oMath>
            <m:sSubSup>
              <m:sSubSupPr>
                <m:ctrlPr>
                  <w:del w:id="253" w:author="ian" w:date="2020-11-20T15:44:00Z">
                    <w:rPr>
                      <w:rFonts w:ascii="Cambria Math" w:hAnsi="Cambria Math"/>
                      <w:i/>
                    </w:rPr>
                  </w:del>
                </m:ctrlPr>
              </m:sSubSupPr>
              <m:e>
                <m:r>
                  <w:del w:id="254" w:author="ian" w:date="2020-11-20T15:44:00Z">
                    <w:rPr>
                      <w:rFonts w:ascii="Cambria Math" w:hAnsi="Cambria Math"/>
                    </w:rPr>
                    <m:t>y</m:t>
                  </w:del>
                </m:r>
              </m:e>
              <m:sub>
                <m:r>
                  <w:del w:id="255" w:author="ian" w:date="2020-11-20T15:44:00Z">
                    <w:rPr>
                      <w:rFonts w:ascii="Cambria Math" w:hAnsi="Cambria Math"/>
                    </w:rPr>
                    <m:t>k</m:t>
                  </w:del>
                </m:r>
              </m:sub>
              <m:sup>
                <m:r>
                  <w:del w:id="256" w:author="ian" w:date="2020-11-20T15:44:00Z">
                    <w:rPr>
                      <w:rFonts w:ascii="Cambria Math" w:hAnsi="Cambria Math"/>
                    </w:rPr>
                    <m:t>pre</m:t>
                  </w:del>
                </m:r>
              </m:sup>
            </m:sSubSup>
          </m:oMath>
          <w:moveTo w:id="257" w:author="ian" w:date="2020-11-20T15:28:00Z">
            <w:del w:id="258" w:author="ian" w:date="2020-11-20T15:44:00Z">
              <w:r w:rsidDel="00923D2E">
                <w:delText xml:space="preserve"> and </w:delText>
              </w:r>
            </w:del>
            <m:oMath>
              <m:sSubSup>
                <m:sSubSupPr>
                  <m:ctrlPr>
                    <w:del w:id="259" w:author="ian" w:date="2020-11-20T15:44:00Z">
                      <w:rPr>
                        <w:rFonts w:ascii="Cambria Math" w:hAnsi="Cambria Math"/>
                        <w:i/>
                      </w:rPr>
                    </w:del>
                  </m:ctrlPr>
                </m:sSubSupPr>
                <m:e>
                  <m:r>
                    <w:del w:id="260" w:author="ian" w:date="2020-11-20T15:44:00Z">
                      <w:rPr>
                        <w:rFonts w:ascii="Cambria Math" w:hAnsi="Cambria Math"/>
                      </w:rPr>
                      <m:t>y</m:t>
                    </w:del>
                  </m:r>
                </m:e>
                <m:sub>
                  <m:r>
                    <w:del w:id="261" w:author="ian" w:date="2020-11-20T15:44:00Z">
                      <w:rPr>
                        <w:rFonts w:ascii="Cambria Math" w:hAnsi="Cambria Math"/>
                      </w:rPr>
                      <m:t>k</m:t>
                    </w:del>
                  </m:r>
                </m:sub>
                <m:sup>
                  <m:r>
                    <w:del w:id="262" w:author="ian" w:date="2020-11-20T15:44:00Z">
                      <w:rPr>
                        <w:rFonts w:ascii="Cambria Math" w:hAnsi="Cambria Math"/>
                      </w:rPr>
                      <m:t>post</m:t>
                    </w:del>
                  </m:r>
                </m:sup>
              </m:sSubSup>
            </m:oMath>
            <w:moveTo w:id="263" w:author="ian" w:date="2020-11-20T15:28:00Z">
              <w:del w:id="264" w:author="ian" w:date="2020-11-20T15:44:00Z">
                <w:r w:rsidDel="00923D2E">
                  <w:delText xml:space="preserve"> can only take 0 or 1, and hence we can view </w:delText>
                </w:r>
              </w:del>
              <m:oMath>
                <m:sSubSup>
                  <m:sSubSupPr>
                    <m:ctrlPr>
                      <w:del w:id="265" w:author="ian" w:date="2020-11-20T15:44:00Z">
                        <w:rPr>
                          <w:rFonts w:ascii="Cambria Math" w:hAnsi="Cambria Math"/>
                          <w:i/>
                        </w:rPr>
                      </w:del>
                    </m:ctrlPr>
                  </m:sSubSupPr>
                  <m:e>
                    <m:r>
                      <w:del w:id="266" w:author="ian" w:date="2020-11-20T15:44:00Z">
                        <w:rPr>
                          <w:rFonts w:ascii="Cambria Math" w:hAnsi="Cambria Math"/>
                        </w:rPr>
                        <m:t>y</m:t>
                      </w:del>
                    </m:r>
                  </m:e>
                  <m:sub>
                    <m:r>
                      <w:del w:id="267" w:author="ian" w:date="2020-11-20T15:44:00Z">
                        <w:rPr>
                          <w:rFonts w:ascii="Cambria Math" w:hAnsi="Cambria Math"/>
                        </w:rPr>
                        <m:t>k</m:t>
                      </w:del>
                    </m:r>
                  </m:sub>
                  <m:sup>
                    <m:r>
                      <w:del w:id="268" w:author="ian" w:date="2020-11-20T15:44:00Z">
                        <w:rPr>
                          <w:rFonts w:ascii="Cambria Math" w:hAnsi="Cambria Math"/>
                        </w:rPr>
                        <m:t>pre</m:t>
                      </w:del>
                    </m:r>
                  </m:sup>
                </m:sSubSup>
              </m:oMath>
              <w:moveTo w:id="269" w:author="ian" w:date="2020-11-20T15:28:00Z">
                <w:del w:id="270" w:author="ian" w:date="2020-11-20T15:44:00Z">
                  <w:r w:rsidDel="00923D2E">
                    <w:delText xml:space="preserve"> and </w:delText>
                  </w:r>
                </w:del>
                <m:oMath>
                  <m:sSubSup>
                    <m:sSubSupPr>
                      <m:ctrlPr>
                        <w:del w:id="271" w:author="ian" w:date="2020-11-20T15:44:00Z">
                          <w:rPr>
                            <w:rFonts w:ascii="Cambria Math" w:hAnsi="Cambria Math"/>
                            <w:i/>
                          </w:rPr>
                        </w:del>
                      </m:ctrlPr>
                    </m:sSubSupPr>
                    <m:e>
                      <m:r>
                        <w:del w:id="272" w:author="ian" w:date="2020-11-20T15:44:00Z">
                          <w:rPr>
                            <w:rFonts w:ascii="Cambria Math" w:hAnsi="Cambria Math"/>
                          </w:rPr>
                          <m:t>y</m:t>
                        </w:del>
                      </m:r>
                    </m:e>
                    <m:sub>
                      <m:r>
                        <w:del w:id="273" w:author="ian" w:date="2020-11-20T15:44:00Z">
                          <w:rPr>
                            <w:rFonts w:ascii="Cambria Math" w:hAnsi="Cambria Math"/>
                          </w:rPr>
                          <m:t>k</m:t>
                        </w:del>
                      </m:r>
                    </m:sub>
                    <m:sup>
                      <m:r>
                        <w:del w:id="274" w:author="ian" w:date="2020-11-20T15:44:00Z">
                          <w:rPr>
                            <w:rFonts w:ascii="Cambria Math" w:hAnsi="Cambria Math"/>
                          </w:rPr>
                          <m:t>post</m:t>
                        </w:del>
                      </m:r>
                    </m:sup>
                  </m:sSubSup>
                </m:oMath>
                <w:moveTo w:id="275" w:author="ian" w:date="2020-11-20T15:28:00Z">
                  <w:del w:id="276" w:author="ian" w:date="2020-11-20T15:44:00Z">
                    <w:r w:rsidDel="00923D2E">
                      <w:delText xml:space="preserve"> as spike indicators at time </w:delText>
                    </w:r>
                  </w:del>
                  <m:oMath>
                    <m:sSub>
                      <m:sSubPr>
                        <m:ctrlPr>
                          <w:del w:id="277" w:author="ian" w:date="2020-11-20T15:44:00Z">
                            <w:rPr>
                              <w:rFonts w:ascii="Cambria Math" w:hAnsi="Cambria Math"/>
                              <w:i/>
                            </w:rPr>
                          </w:del>
                        </m:ctrlPr>
                      </m:sSubPr>
                      <m:e>
                        <m:r>
                          <w:del w:id="278" w:author="ian" w:date="2020-11-20T15:44:00Z">
                            <w:rPr>
                              <w:rFonts w:ascii="Cambria Math" w:hAnsi="Cambria Math"/>
                            </w:rPr>
                            <m:t>t</m:t>
                          </w:del>
                        </m:r>
                      </m:e>
                      <m:sub>
                        <m:r>
                          <w:del w:id="279" w:author="ian" w:date="2020-11-20T15:44:00Z">
                            <w:rPr>
                              <w:rFonts w:ascii="Cambria Math" w:hAnsi="Cambria Math"/>
                            </w:rPr>
                            <m:t>k</m:t>
                          </w:del>
                        </m:r>
                      </m:sub>
                    </m:sSub>
                  </m:oMath>
                  <w:moveTo w:id="280" w:author="ian" w:date="2020-11-20T15:28:00Z">
                    <w:del w:id="281" w:author="ian" w:date="2020-11-20T15:44:00Z">
                      <w:r w:rsidDel="00923D2E">
                        <w:delText xml:space="preserve">. Further, we define the </w:delText>
                      </w:r>
                    </w:del>
                    <m:oMath>
                      <m:sSup>
                        <m:sSupPr>
                          <m:ctrlPr>
                            <w:del w:id="282" w:author="ian" w:date="2020-11-20T15:44:00Z">
                              <w:rPr>
                                <w:rFonts w:ascii="Cambria Math" w:hAnsi="Cambria Math"/>
                                <w:i/>
                              </w:rPr>
                            </w:del>
                          </m:ctrlPr>
                        </m:sSupPr>
                        <m:e>
                          <m:r>
                            <w:del w:id="283" w:author="ian" w:date="2020-11-20T15:44:00Z">
                              <w:rPr>
                                <w:rFonts w:ascii="Cambria Math" w:hAnsi="Cambria Math"/>
                              </w:rPr>
                              <m:t>i</m:t>
                            </w:del>
                          </m:r>
                        </m:e>
                        <m:sup>
                          <m:r>
                            <w:del w:id="284" w:author="ian" w:date="2020-11-20T15:44:00Z">
                              <w:rPr>
                                <w:rFonts w:ascii="Cambria Math" w:hAnsi="Cambria Math"/>
                              </w:rPr>
                              <m:t>th</m:t>
                            </w:del>
                          </m:r>
                        </m:sup>
                      </m:sSup>
                    </m:oMath>
                    <w:moveTo w:id="285" w:author="ian" w:date="2020-11-20T15:28:00Z">
                      <w:del w:id="286" w:author="ian" w:date="2020-11-20T15:44:00Z">
                        <w:r w:rsidDel="00923D2E">
                          <w:delText xml:space="preserve"> pre-synaptic firing indexes </w:delText>
                        </w:r>
                      </w:del>
                      <m:oMath>
                        <m:sSub>
                          <m:sSubPr>
                            <m:ctrlPr>
                              <w:del w:id="287" w:author="ian" w:date="2020-11-20T15:44:00Z">
                                <w:rPr>
                                  <w:rFonts w:ascii="Cambria Math" w:hAnsi="Cambria Math"/>
                                  <w:i/>
                                </w:rPr>
                              </w:del>
                            </m:ctrlPr>
                          </m:sSubPr>
                          <m:e>
                            <m:r>
                              <w:del w:id="288" w:author="ian" w:date="2020-11-20T15:44:00Z">
                                <w:rPr>
                                  <w:rFonts w:ascii="Cambria Math" w:hAnsi="Cambria Math"/>
                                </w:rPr>
                                <m:t>k</m:t>
                              </w:del>
                            </m:r>
                          </m:e>
                          <m:sub>
                            <m:r>
                              <w:del w:id="289" w:author="ian" w:date="2020-11-20T15:44:00Z">
                                <w:rPr>
                                  <w:rFonts w:ascii="Cambria Math" w:hAnsi="Cambria Math"/>
                                </w:rPr>
                                <m:t>i</m:t>
                              </w:del>
                            </m:r>
                          </m:sub>
                        </m:sSub>
                      </m:oMath>
                      <w:moveTo w:id="290" w:author="ian" w:date="2020-11-20T15:28:00Z">
                        <w:del w:id="291" w:author="ian" w:date="2020-11-20T15:44:00Z">
                          <w:r w:rsidDel="00923D2E">
                            <w:delText xml:space="preserve">, such that </w:delText>
                          </w:r>
                        </w:del>
                        <m:oMath>
                          <m:sSubSup>
                            <m:sSubSupPr>
                              <m:ctrlPr>
                                <w:del w:id="292" w:author="ian" w:date="2020-11-20T15:44:00Z">
                                  <w:rPr>
                                    <w:rFonts w:ascii="Cambria Math" w:hAnsi="Cambria Math"/>
                                    <w:i/>
                                  </w:rPr>
                                </w:del>
                              </m:ctrlPr>
                            </m:sSubSupPr>
                            <m:e>
                              <m:r>
                                <w:del w:id="293" w:author="ian" w:date="2020-11-20T15:44:00Z">
                                  <w:rPr>
                                    <w:rFonts w:ascii="Cambria Math" w:hAnsi="Cambria Math"/>
                                  </w:rPr>
                                  <m:t>y</m:t>
                                </w:del>
                              </m:r>
                            </m:e>
                            <m:sub>
                              <m:sSub>
                                <m:sSubPr>
                                  <m:ctrlPr>
                                    <w:del w:id="294" w:author="ian" w:date="2020-11-20T15:44:00Z">
                                      <w:rPr>
                                        <w:rFonts w:ascii="Cambria Math" w:hAnsi="Cambria Math"/>
                                        <w:i/>
                                      </w:rPr>
                                    </w:del>
                                  </m:ctrlPr>
                                </m:sSubPr>
                                <m:e>
                                  <m:r>
                                    <w:del w:id="295" w:author="ian" w:date="2020-11-20T15:44:00Z">
                                      <w:rPr>
                                        <w:rFonts w:ascii="Cambria Math" w:hAnsi="Cambria Math"/>
                                      </w:rPr>
                                      <m:t>k</m:t>
                                    </w:del>
                                  </m:r>
                                </m:e>
                                <m:sub>
                                  <m:r>
                                    <w:del w:id="296" w:author="ian" w:date="2020-11-20T15:44:00Z">
                                      <w:rPr>
                                        <w:rFonts w:ascii="Cambria Math" w:hAnsi="Cambria Math"/>
                                      </w:rPr>
                                      <m:t>i</m:t>
                                    </w:del>
                                  </m:r>
                                </m:sub>
                              </m:sSub>
                            </m:sub>
                            <m:sup>
                              <m:r>
                                <w:del w:id="297" w:author="ian" w:date="2020-11-20T15:44:00Z">
                                  <w:rPr>
                                    <w:rFonts w:ascii="Cambria Math" w:hAnsi="Cambria Math"/>
                                  </w:rPr>
                                  <m:t>pre</m:t>
                                </w:del>
                              </m:r>
                            </m:sup>
                          </m:sSubSup>
                          <m:r>
                            <w:del w:id="298" w:author="ian" w:date="2020-11-20T15:44:00Z">
                              <w:rPr>
                                <w:rFonts w:ascii="Cambria Math" w:hAnsi="Cambria Math"/>
                              </w:rPr>
                              <m:t>=1</m:t>
                            </w:del>
                          </m:r>
                        </m:oMath>
                        <w:moveTo w:id="299" w:author="ian" w:date="2020-11-20T15:28:00Z">
                          <w:del w:id="300" w:author="ian" w:date="2020-11-20T15:44:00Z">
                            <w:r w:rsidDel="00923D2E">
                              <w:delText xml:space="preserve">. For </w:delText>
                            </w:r>
                          </w:del>
                          <m:oMath>
                            <m:r>
                              <w:del w:id="301" w:author="ian" w:date="2020-11-20T15:44:00Z">
                                <w:rPr>
                                  <w:rFonts w:ascii="Cambria Math" w:hAnsi="Cambria Math"/>
                                </w:rPr>
                                <m:t>i=1, 2,…</m:t>
                              </w:del>
                            </m:r>
                          </m:oMath>
                          <w:moveTo w:id="302" w:author="ian" w:date="2020-11-20T15:28:00Z">
                            <w:del w:id="303" w:author="ian" w:date="2020-11-20T15:44:00Z">
                              <w:r w:rsidDel="00923D2E">
                                <w:delText xml:space="preserve">, </w:delText>
                              </w:r>
                            </w:del>
                            <m:oMath>
                              <m:sSub>
                                <m:sSubPr>
                                  <m:ctrlPr>
                                    <w:del w:id="304" w:author="ian" w:date="2020-11-20T15:44:00Z">
                                      <w:rPr>
                                        <w:rFonts w:ascii="Cambria Math" w:hAnsi="Cambria Math"/>
                                        <w:i/>
                                      </w:rPr>
                                    </w:del>
                                  </m:ctrlPr>
                                </m:sSubPr>
                                <m:e>
                                  <m:r>
                                    <w:del w:id="305" w:author="ian" w:date="2020-11-20T15:44:00Z">
                                      <w:rPr>
                                        <w:rFonts w:ascii="Cambria Math" w:hAnsi="Cambria Math"/>
                                      </w:rPr>
                                      <m:t>0≤t</m:t>
                                    </w:del>
                                  </m:r>
                                </m:e>
                                <m:sub>
                                  <m:sSub>
                                    <m:sSubPr>
                                      <m:ctrlPr>
                                        <w:del w:id="306" w:author="ian" w:date="2020-11-20T15:44:00Z">
                                          <w:rPr>
                                            <w:rFonts w:ascii="Cambria Math" w:hAnsi="Cambria Math"/>
                                            <w:i/>
                                          </w:rPr>
                                        </w:del>
                                      </m:ctrlPr>
                                    </m:sSubPr>
                                    <m:e>
                                      <m:r>
                                        <w:del w:id="307" w:author="ian" w:date="2020-11-20T15:44:00Z">
                                          <w:rPr>
                                            <w:rFonts w:ascii="Cambria Math" w:hAnsi="Cambria Math"/>
                                          </w:rPr>
                                          <m:t>k</m:t>
                                        </w:del>
                                      </m:r>
                                    </m:e>
                                    <m:sub>
                                      <m:r>
                                        <w:del w:id="308" w:author="ian" w:date="2020-11-20T15:44:00Z">
                                          <w:rPr>
                                            <w:rFonts w:ascii="Cambria Math" w:hAnsi="Cambria Math"/>
                                          </w:rPr>
                                          <m:t>i</m:t>
                                        </w:del>
                                      </m:r>
                                    </m:sub>
                                  </m:sSub>
                                </m:sub>
                              </m:sSub>
                              <m:r>
                                <w:del w:id="309" w:author="ian" w:date="2020-11-20T15:44:00Z">
                                  <w:rPr>
                                    <w:rFonts w:ascii="Cambria Math" w:hAnsi="Cambria Math"/>
                                  </w:rPr>
                                  <m:t>≤</m:t>
                                </w:del>
                              </m:r>
                              <m:sSub>
                                <m:sSubPr>
                                  <m:ctrlPr>
                                    <w:del w:id="310" w:author="ian" w:date="2020-11-20T15:44:00Z">
                                      <w:rPr>
                                        <w:rFonts w:ascii="Cambria Math" w:hAnsi="Cambria Math"/>
                                        <w:i/>
                                      </w:rPr>
                                    </w:del>
                                  </m:ctrlPr>
                                </m:sSubPr>
                                <m:e>
                                  <m:r>
                                    <w:del w:id="311" w:author="ian" w:date="2020-11-20T15:44:00Z">
                                      <w:rPr>
                                        <w:rFonts w:ascii="Cambria Math" w:hAnsi="Cambria Math"/>
                                      </w:rPr>
                                      <m:t>t</m:t>
                                    </w:del>
                                  </m:r>
                                </m:e>
                                <m:sub>
                                  <m:sSub>
                                    <m:sSubPr>
                                      <m:ctrlPr>
                                        <w:del w:id="312" w:author="ian" w:date="2020-11-20T15:44:00Z">
                                          <w:rPr>
                                            <w:rFonts w:ascii="Cambria Math" w:hAnsi="Cambria Math"/>
                                            <w:i/>
                                          </w:rPr>
                                        </w:del>
                                      </m:ctrlPr>
                                    </m:sSubPr>
                                    <m:e>
                                      <m:r>
                                        <w:del w:id="313" w:author="ian" w:date="2020-11-20T15:44:00Z">
                                          <w:rPr>
                                            <w:rFonts w:ascii="Cambria Math" w:hAnsi="Cambria Math"/>
                                          </w:rPr>
                                          <m:t>k</m:t>
                                        </w:del>
                                      </m:r>
                                    </m:e>
                                    <m:sub>
                                      <m:r>
                                        <w:del w:id="314" w:author="ian" w:date="2020-11-20T15:44:00Z">
                                          <w:rPr>
                                            <w:rFonts w:ascii="Cambria Math" w:hAnsi="Cambria Math"/>
                                          </w:rPr>
                                          <m:t>i+1</m:t>
                                        </w:del>
                                      </m:r>
                                    </m:sub>
                                  </m:sSub>
                                </m:sub>
                              </m:sSub>
                              <m:r>
                                <w:del w:id="315" w:author="ian" w:date="2020-11-20T15:44:00Z">
                                  <w:rPr>
                                    <w:rFonts w:ascii="Cambria Math" w:hAnsi="Cambria Math"/>
                                  </w:rPr>
                                  <m:t>≤T</m:t>
                                </w:del>
                              </m:r>
                            </m:oMath>
                            <w:moveTo w:id="316" w:author="ian" w:date="2020-11-20T15:28:00Z">
                              <w:del w:id="317" w:author="ian" w:date="2020-11-20T15:44:00Z">
                                <w:r w:rsidDel="00923D2E">
                                  <w:delText xml:space="preserve">. Therefore, the inter-spike interval between </w:delText>
                                </w:r>
                              </w:del>
                              <m:oMath>
                                <m:sSup>
                                  <m:sSupPr>
                                    <m:ctrlPr>
                                      <w:del w:id="318" w:author="ian" w:date="2020-11-20T15:44:00Z">
                                        <w:rPr>
                                          <w:rFonts w:ascii="Cambria Math" w:hAnsi="Cambria Math"/>
                                          <w:i/>
                                        </w:rPr>
                                      </w:del>
                                    </m:ctrlPr>
                                  </m:sSupPr>
                                  <m:e>
                                    <m:r>
                                      <w:del w:id="319" w:author="ian" w:date="2020-11-20T15:44:00Z">
                                        <w:rPr>
                                          <w:rFonts w:ascii="Cambria Math" w:hAnsi="Cambria Math"/>
                                        </w:rPr>
                                        <m:t>i</m:t>
                                      </w:del>
                                    </m:r>
                                  </m:e>
                                  <m:sup>
                                    <m:r>
                                      <w:del w:id="320" w:author="ian" w:date="2020-11-20T15:44:00Z">
                                        <w:rPr>
                                          <w:rFonts w:ascii="Cambria Math" w:hAnsi="Cambria Math"/>
                                        </w:rPr>
                                        <m:t>th</m:t>
                                      </w:del>
                                    </m:r>
                                  </m:sup>
                                </m:sSup>
                              </m:oMath>
                              <w:moveTo w:id="321" w:author="ian" w:date="2020-11-20T15:28:00Z">
                                <w:del w:id="322" w:author="ian" w:date="2020-11-20T15:44:00Z">
                                  <w:r w:rsidDel="00923D2E">
                                    <w:delText xml:space="preserve"> and </w:delText>
                                  </w:r>
                                </w:del>
                                <m:oMath>
                                  <m:sSup>
                                    <m:sSupPr>
                                      <m:ctrlPr>
                                        <w:del w:id="323" w:author="ian" w:date="2020-11-20T15:44:00Z">
                                          <w:rPr>
                                            <w:rFonts w:ascii="Cambria Math" w:hAnsi="Cambria Math"/>
                                            <w:i/>
                                          </w:rPr>
                                        </w:del>
                                      </m:ctrlPr>
                                    </m:sSupPr>
                                    <m:e>
                                      <m:d>
                                        <m:dPr>
                                          <m:ctrlPr>
                                            <w:del w:id="324" w:author="ian" w:date="2020-11-20T15:44:00Z">
                                              <w:rPr>
                                                <w:rFonts w:ascii="Cambria Math" w:hAnsi="Cambria Math"/>
                                                <w:i/>
                                              </w:rPr>
                                            </w:del>
                                          </m:ctrlPr>
                                        </m:dPr>
                                        <m:e>
                                          <m:r>
                                            <w:del w:id="325" w:author="ian" w:date="2020-11-20T15:44:00Z">
                                              <w:rPr>
                                                <w:rFonts w:ascii="Cambria Math" w:hAnsi="Cambria Math"/>
                                              </w:rPr>
                                              <m:t>i-1</m:t>
                                            </w:del>
                                          </m:r>
                                        </m:e>
                                      </m:d>
                                    </m:e>
                                    <m:sup>
                                      <m:r>
                                        <w:del w:id="326" w:author="ian" w:date="2020-11-20T15:44:00Z">
                                          <w:rPr>
                                            <w:rFonts w:ascii="Cambria Math" w:hAnsi="Cambria Math"/>
                                          </w:rPr>
                                          <m:t>th</m:t>
                                        </w:del>
                                      </m:r>
                                    </m:sup>
                                  </m:sSup>
                                </m:oMath>
                                <w:moveTo w:id="327" w:author="ian" w:date="2020-11-20T15:28:00Z">
                                  <w:del w:id="328" w:author="ian" w:date="2020-11-20T15:44:00Z">
                                    <w:r w:rsidDel="00923D2E">
                                      <w:delText xml:space="preserve"> spikes is </w:delText>
                                    </w:r>
                                  </w:del>
                                  <m:oMath>
                                    <m:r>
                                      <w:del w:id="329" w:author="ian" w:date="2020-11-20T15:44:00Z">
                                        <w:rPr>
                                          <w:rFonts w:ascii="Cambria Math" w:hAnsi="Cambria Math"/>
                                        </w:rPr>
                                        <m:t>∆</m:t>
                                      </w:del>
                                    </m:r>
                                    <m:sSub>
                                      <m:sSubPr>
                                        <m:ctrlPr>
                                          <w:del w:id="330" w:author="ian" w:date="2020-11-20T15:44:00Z">
                                            <w:rPr>
                                              <w:rFonts w:ascii="Cambria Math" w:hAnsi="Cambria Math"/>
                                              <w:i/>
                                            </w:rPr>
                                          </w:del>
                                        </m:ctrlPr>
                                      </m:sSubPr>
                                      <m:e>
                                        <m:r>
                                          <w:del w:id="331" w:author="ian" w:date="2020-11-20T15:44:00Z">
                                            <w:rPr>
                                              <w:rFonts w:ascii="Cambria Math" w:hAnsi="Cambria Math"/>
                                            </w:rPr>
                                            <m:t>t</m:t>
                                          </w:del>
                                        </m:r>
                                      </m:e>
                                      <m:sub>
                                        <m:sSub>
                                          <m:sSubPr>
                                            <m:ctrlPr>
                                              <w:del w:id="332" w:author="ian" w:date="2020-11-20T15:44:00Z">
                                                <w:rPr>
                                                  <w:rFonts w:ascii="Cambria Math" w:hAnsi="Cambria Math"/>
                                                  <w:i/>
                                                </w:rPr>
                                              </w:del>
                                            </m:ctrlPr>
                                          </m:sSubPr>
                                          <m:e>
                                            <m:r>
                                              <w:del w:id="333" w:author="ian" w:date="2020-11-20T15:44:00Z">
                                                <w:rPr>
                                                  <w:rFonts w:ascii="Cambria Math" w:hAnsi="Cambria Math"/>
                                                </w:rPr>
                                                <m:t>k</m:t>
                                              </w:del>
                                            </m:r>
                                          </m:e>
                                          <m:sub>
                                            <m:r>
                                              <w:del w:id="334" w:author="ian" w:date="2020-11-20T15:44:00Z">
                                                <w:rPr>
                                                  <w:rFonts w:ascii="Cambria Math" w:hAnsi="Cambria Math"/>
                                                </w:rPr>
                                                <m:t>i</m:t>
                                              </w:del>
                                            </m:r>
                                          </m:sub>
                                        </m:sSub>
                                      </m:sub>
                                    </m:sSub>
                                    <m:r>
                                      <w:del w:id="335" w:author="ian" w:date="2020-11-20T15:44:00Z">
                                        <m:rPr>
                                          <m:aln/>
                                        </m:rPr>
                                        <w:rPr>
                                          <w:rFonts w:ascii="Cambria Math" w:hAnsi="Cambria Math"/>
                                        </w:rPr>
                                        <m:t>=</m:t>
                                      </w:del>
                                    </m:r>
                                    <m:sSub>
                                      <m:sSubPr>
                                        <m:ctrlPr>
                                          <w:del w:id="336" w:author="ian" w:date="2020-11-20T15:44:00Z">
                                            <w:rPr>
                                              <w:rFonts w:ascii="Cambria Math" w:hAnsi="Cambria Math"/>
                                              <w:i/>
                                            </w:rPr>
                                          </w:del>
                                        </m:ctrlPr>
                                      </m:sSubPr>
                                      <m:e>
                                        <m:r>
                                          <w:del w:id="337" w:author="ian" w:date="2020-11-20T15:44:00Z">
                                            <w:rPr>
                                              <w:rFonts w:ascii="Cambria Math" w:hAnsi="Cambria Math"/>
                                            </w:rPr>
                                            <m:t>t</m:t>
                                          </w:del>
                                        </m:r>
                                      </m:e>
                                      <m:sub>
                                        <m:sSub>
                                          <m:sSubPr>
                                            <m:ctrlPr>
                                              <w:del w:id="338" w:author="ian" w:date="2020-11-20T15:44:00Z">
                                                <w:rPr>
                                                  <w:rFonts w:ascii="Cambria Math" w:hAnsi="Cambria Math"/>
                                                  <w:i/>
                                                </w:rPr>
                                              </w:del>
                                            </m:ctrlPr>
                                          </m:sSubPr>
                                          <m:e>
                                            <m:r>
                                              <w:del w:id="339" w:author="ian" w:date="2020-11-20T15:44:00Z">
                                                <w:rPr>
                                                  <w:rFonts w:ascii="Cambria Math" w:hAnsi="Cambria Math"/>
                                                </w:rPr>
                                                <m:t>k</m:t>
                                              </w:del>
                                            </m:r>
                                          </m:e>
                                          <m:sub>
                                            <m:r>
                                              <w:del w:id="340" w:author="ian" w:date="2020-11-20T15:44:00Z">
                                                <w:rPr>
                                                  <w:rFonts w:ascii="Cambria Math" w:hAnsi="Cambria Math"/>
                                                </w:rPr>
                                                <m:t>i</m:t>
                                              </w:del>
                                            </m:r>
                                          </m:sub>
                                        </m:sSub>
                                      </m:sub>
                                    </m:sSub>
                                    <m:r>
                                      <w:del w:id="341" w:author="ian" w:date="2020-11-20T15:44:00Z">
                                        <w:rPr>
                                          <w:rFonts w:ascii="Cambria Math" w:hAnsi="Cambria Math"/>
                                        </w:rPr>
                                        <m:t>-</m:t>
                                      </w:del>
                                    </m:r>
                                    <m:sSub>
                                      <m:sSubPr>
                                        <m:ctrlPr>
                                          <w:del w:id="342" w:author="ian" w:date="2020-11-20T15:44:00Z">
                                            <w:rPr>
                                              <w:rFonts w:ascii="Cambria Math" w:hAnsi="Cambria Math"/>
                                              <w:i/>
                                            </w:rPr>
                                          </w:del>
                                        </m:ctrlPr>
                                      </m:sSubPr>
                                      <m:e>
                                        <m:r>
                                          <w:del w:id="343" w:author="ian" w:date="2020-11-20T15:44:00Z">
                                            <w:rPr>
                                              <w:rFonts w:ascii="Cambria Math" w:hAnsi="Cambria Math"/>
                                            </w:rPr>
                                            <m:t>t</m:t>
                                          </w:del>
                                        </m:r>
                                      </m:e>
                                      <m:sub>
                                        <m:sSub>
                                          <m:sSubPr>
                                            <m:ctrlPr>
                                              <w:del w:id="344" w:author="ian" w:date="2020-11-20T15:44:00Z">
                                                <w:rPr>
                                                  <w:rFonts w:ascii="Cambria Math" w:hAnsi="Cambria Math"/>
                                                  <w:i/>
                                                </w:rPr>
                                              </w:del>
                                            </m:ctrlPr>
                                          </m:sSubPr>
                                          <m:e>
                                            <m:r>
                                              <w:del w:id="345" w:author="ian" w:date="2020-11-20T15:44:00Z">
                                                <w:rPr>
                                                  <w:rFonts w:ascii="Cambria Math" w:hAnsi="Cambria Math"/>
                                                </w:rPr>
                                                <m:t>k</m:t>
                                              </w:del>
                                            </m:r>
                                          </m:e>
                                          <m:sub>
                                            <m:r>
                                              <w:del w:id="346" w:author="ian" w:date="2020-11-20T15:44:00Z">
                                                <w:rPr>
                                                  <w:rFonts w:ascii="Cambria Math" w:hAnsi="Cambria Math"/>
                                                </w:rPr>
                                                <m:t>i-1</m:t>
                                              </w:del>
                                            </m:r>
                                          </m:sub>
                                        </m:sSub>
                                      </m:sub>
                                    </m:sSub>
                                  </m:oMath>
                                  <w:moveTo w:id="347" w:author="ian" w:date="2020-11-20T15:28:00Z">
                                    <w:del w:id="348" w:author="ian" w:date="2020-11-20T15:44:00Z">
                                      <w:r w:rsidDel="00923D2E">
                                        <w:delText>.</w:delText>
                                      </w:r>
                                    </w:del>
                                  </w:moveTo>
                                  <w:moveToRangeEnd w:id="244"/>
                                  <w:commentRangeEnd w:id="222"/>
                                  <w:del w:id="349" w:author="ian" w:date="2020-11-20T15:44:00Z">
                                    <w:r w:rsidR="00923D2E" w:rsidDel="00923D2E">
                                      <w:rPr>
                                        <w:rStyle w:val="CommentReference"/>
                                      </w:rPr>
                                      <w:commentReference w:id="222"/>
                                    </w:r>
                                  </w:del>
                                </w:moveTo>
                              </w:moveTo>
                            </w:moveTo>
                          </w:moveTo>
                        </w:moveTo>
                      </w:moveTo>
                    </w:moveTo>
                  </w:moveTo>
                </w:moveTo>
              </w:moveTo>
            </w:moveTo>
          </w:moveTo>
        </w:moveTo>
      </w:moveTo>
    </w:p>
    <w:p w14:paraId="1A7208E0" w14:textId="7A91D0F0" w:rsidR="0012409E" w:rsidRPr="0012409E" w:rsidRDefault="0012409E" w:rsidP="000C7168">
      <w:pPr>
        <w:pStyle w:val="Heading2"/>
        <w:jc w:val="both"/>
      </w:pPr>
      <w:r w:rsidRPr="0012409E">
        <w:t>Estimati</w:t>
      </w:r>
      <w:del w:id="350" w:author="ian" w:date="2020-11-20T16:03:00Z">
        <w:r w:rsidRPr="0012409E" w:rsidDel="00585B5F">
          <w:delText>on of</w:delText>
        </w:r>
      </w:del>
      <w:ins w:id="351" w:author="ian" w:date="2020-11-20T16:03:00Z">
        <w:r w:rsidR="00585B5F">
          <w:t>ng the</w:t>
        </w:r>
      </w:ins>
      <w:r w:rsidRPr="0012409E">
        <w:t xml:space="preserve"> Synaptic </w:t>
      </w:r>
      <w:commentRangeStart w:id="352"/>
      <w:del w:id="353" w:author="ian" w:date="2020-11-20T16:03:00Z">
        <w:r w:rsidRPr="0012409E" w:rsidDel="00585B5F">
          <w:delText>Connection</w:delText>
        </w:r>
        <w:commentRangeEnd w:id="352"/>
        <w:r w:rsidR="00024461" w:rsidDel="00585B5F">
          <w:rPr>
            <w:rStyle w:val="CommentReference"/>
            <w:rFonts w:ascii="Open Sans" w:eastAsiaTheme="minorEastAsia" w:hAnsi="Open Sans" w:cstheme="minorBidi"/>
            <w:color w:val="auto"/>
          </w:rPr>
          <w:commentReference w:id="352"/>
        </w:r>
      </w:del>
      <w:ins w:id="354" w:author="ian" w:date="2020-11-20T16:03:00Z">
        <w:r w:rsidR="00585B5F">
          <w:t>Filter</w:t>
        </w:r>
      </w:ins>
    </w:p>
    <w:p w14:paraId="23CB27E8" w14:textId="2E6DDCC9" w:rsidR="0012409E" w:rsidRDefault="00024461" w:rsidP="000C7168">
      <w:pPr>
        <w:jc w:val="both"/>
      </w:pPr>
      <w:ins w:id="355" w:author="ian" w:date="2020-11-20T15:53:00Z">
        <w:r>
          <w:t xml:space="preserve">We estimate </w:t>
        </w:r>
      </w:ins>
      <w:del w:id="356" w:author="ian" w:date="2020-11-20T15:53:00Z">
        <w:r w:rsidR="002E74FA" w:rsidDel="00024461">
          <w:delText>T</w:delText>
        </w:r>
      </w:del>
      <w:ins w:id="357" w:author="ian" w:date="2020-11-20T15:53:00Z">
        <w:r>
          <w:t>t</w:t>
        </w:r>
      </w:ins>
      <w:r w:rsidR="002E74FA">
        <w:t xml:space="preserve">he </w:t>
      </w:r>
      <w:ins w:id="358" w:author="ian" w:date="2020-11-20T15:50:00Z">
        <w:r w:rsidR="00923D2E">
          <w:t>shape of the static pre</w:t>
        </w:r>
      </w:ins>
      <w:r w:rsidR="002E74FA">
        <w:t xml:space="preserve">synaptic </w:t>
      </w:r>
      <w:del w:id="359" w:author="ian" w:date="2020-11-20T15:50:00Z">
        <w:r w:rsidR="002E74FA" w:rsidDel="00923D2E">
          <w:delText xml:space="preserve">connection </w:delText>
        </w:r>
      </w:del>
      <w:ins w:id="360" w:author="ian" w:date="2020-11-20T15:50:00Z">
        <w:r w:rsidR="00923D2E">
          <w:t xml:space="preserve">filter </w:t>
        </w:r>
      </w:ins>
      <m:oMath>
        <m:r>
          <w:ins w:id="361" w:author="ian" w:date="2020-11-20T15:50:00Z">
            <w:rPr>
              <w:rFonts w:ascii="Cambria Math" w:hAnsi="Cambria Math"/>
            </w:rPr>
            <m:t>g</m:t>
          </w:ins>
        </m:r>
      </m:oMath>
      <w:ins w:id="362" w:author="ian" w:date="2020-11-20T15:50:00Z">
        <w:r w:rsidR="00923D2E">
          <w:t xml:space="preserve"> </w:t>
        </w:r>
      </w:ins>
      <w:del w:id="363" w:author="ian" w:date="2020-11-20T15:53:00Z">
        <w:r w:rsidR="002E74FA" w:rsidDel="00024461">
          <w:delText xml:space="preserve">is estimated </w:delText>
        </w:r>
      </w:del>
      <w:r w:rsidR="002E74FA">
        <w:t xml:space="preserve">by modeling </w:t>
      </w:r>
      <w:ins w:id="364" w:author="ian" w:date="2020-11-20T15:50:00Z">
        <w:r w:rsidR="00923D2E">
          <w:t xml:space="preserve">the </w:t>
        </w:r>
      </w:ins>
      <w:r w:rsidR="002E74FA">
        <w:t>cross-correlogram</w:t>
      </w:r>
      <w:ins w:id="365" w:author="ian" w:date="2020-11-20T15:50:00Z">
        <w:r w:rsidR="00923D2E">
          <w:t xml:space="preserve"> between the pre- and post</w:t>
        </w:r>
      </w:ins>
      <w:ins w:id="366" w:author="ian" w:date="2020-11-20T15:51:00Z">
        <w:r w:rsidR="00923D2E">
          <w:t>synaptic spikes directly</w:t>
        </w:r>
      </w:ins>
      <w:r w:rsidR="002E74FA">
        <w:t xml:space="preserve">, as </w:t>
      </w:r>
      <w:del w:id="367" w:author="ian" w:date="2020-11-20T15:51:00Z">
        <w:r w:rsidR="002E74FA" w:rsidDel="00923D2E">
          <w:delText xml:space="preserve">done </w:delText>
        </w:r>
      </w:del>
      <w:r w:rsidR="002E74FA">
        <w:t>in Ren et al</w:t>
      </w:r>
      <w:r w:rsidR="002E74FA">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rsidR="002E74FA">
        <w:fldChar w:fldCharType="separate"/>
      </w:r>
      <w:r w:rsidR="002E74FA" w:rsidRPr="002E74FA">
        <w:rPr>
          <w:noProof/>
          <w:vertAlign w:val="superscript"/>
        </w:rPr>
        <w:t>4</w:t>
      </w:r>
      <w:r w:rsidR="002E74FA">
        <w:fldChar w:fldCharType="end"/>
      </w:r>
      <w:r w:rsidR="002E74FA">
        <w:t>.</w:t>
      </w:r>
      <w:r w:rsidR="00766EDC">
        <w:t xml:space="preserve"> </w:t>
      </w:r>
      <w:r w:rsidR="0012409E">
        <w:t xml:space="preserve">The shape of synaptic connection is described by </w:t>
      </w:r>
      <w:del w:id="368" w:author="ian" w:date="2020-11-20T15:52:00Z">
        <w:r w:rsidR="0012409E" w:rsidDel="00024461">
          <w:delText xml:space="preserve">the </w:delText>
        </w:r>
      </w:del>
      <w:ins w:id="369" w:author="ian" w:date="2020-11-20T15:52:00Z">
        <w:r>
          <w:t xml:space="preserve">an </w:t>
        </w:r>
      </w:ins>
      <w:r w:rsidR="0012409E">
        <w:t>alpha</w:t>
      </w:r>
      <w:del w:id="370" w:author="ian" w:date="2020-11-20T15:52:00Z">
        <w:r w:rsidR="0012409E" w:rsidDel="00024461">
          <w:delText>-</w:delText>
        </w:r>
      </w:del>
      <w:ins w:id="371" w:author="ian" w:date="2020-11-20T15:52:00Z">
        <w:r>
          <w:t xml:space="preserve"> </w:t>
        </w:r>
      </w:ins>
      <w:r w:rsidR="0012409E">
        <w:t xml:space="preserve">function </w:t>
      </w:r>
      <m:oMath>
        <m:r>
          <w:ins w:id="372" w:author="ian" w:date="2020-11-20T16:10:00Z">
            <w:rPr>
              <w:rFonts w:ascii="Cambria Math" w:hAnsi="Cambria Math"/>
            </w:rPr>
            <m:t>g</m:t>
          </w:ins>
        </m:r>
        <m:d>
          <m:dPr>
            <m:ctrlPr>
              <w:ins w:id="373" w:author="ian" w:date="2020-11-20T16:10:00Z">
                <w:rPr>
                  <w:rFonts w:ascii="Cambria Math" w:hAnsi="Cambria Math"/>
                  <w:i/>
                </w:rPr>
              </w:ins>
            </m:ctrlPr>
          </m:dPr>
          <m:e>
            <m:r>
              <w:ins w:id="374" w:author="ian" w:date="2020-11-20T16:10:00Z">
                <w:rPr>
                  <w:rFonts w:ascii="Cambria Math" w:hAnsi="Cambria Math"/>
                </w:rPr>
                <m:t>⋅</m:t>
              </w:ins>
            </m:r>
          </m:e>
        </m:d>
        <m:r>
          <w:ins w:id="375" w:author="ian" w:date="2020-11-20T16:10:00Z">
            <w:rPr>
              <w:rFonts w:ascii="Cambria Math" w:hAnsi="Cambria Math"/>
            </w:rPr>
            <m:t>=</m:t>
          </w:ins>
        </m:r>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ins w:id="376" w:author="ian" w:date="2020-11-20T15:51:00Z">
                    <m:rPr>
                      <m:sty m:val="p"/>
                    </m:rPr>
                    <w:rPr>
                      <w:rFonts w:ascii="Cambria Math" w:hAnsi="Cambria Math"/>
                      <w:rPrChange w:id="377" w:author="ian" w:date="2020-11-20T15:51:00Z">
                        <w:rPr>
                          <w:rFonts w:ascii="Cambria Math" w:hAnsi="Cambria Math"/>
                        </w:rPr>
                      </w:rPrChange>
                    </w:rPr>
                    <m:t>Δ</m:t>
                  </w:ins>
                </m:r>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r>
          <w:rPr>
            <w:rFonts w:ascii="Cambria Math" w:hAnsi="Cambria Math"/>
          </w:rPr>
          <m:t>=</m:t>
        </m:r>
        <m:f>
          <m:fPr>
            <m:ctrlPr>
              <w:rPr>
                <w:rFonts w:ascii="Cambria Math" w:hAnsi="Cambria Math"/>
                <w:i/>
              </w:rPr>
            </m:ctrlPr>
          </m:fPr>
          <m:num>
            <m:r>
              <w:rPr>
                <w:rFonts w:ascii="Cambria Math" w:hAnsi="Cambria Math"/>
              </w:rPr>
              <m:t>t-</m:t>
            </m:r>
            <m:r>
              <w:ins w:id="378" w:author="ian" w:date="2020-11-20T15:51:00Z">
                <m:rPr>
                  <m:sty m:val="p"/>
                </m:rPr>
                <w:rPr>
                  <w:rFonts w:ascii="Cambria Math" w:hAnsi="Cambria Math"/>
                  <w:rPrChange w:id="379" w:author="ian" w:date="2020-11-20T15:51:00Z">
                    <w:rPr>
                      <w:rFonts w:ascii="Cambria Math" w:hAnsi="Cambria Math"/>
                    </w:rPr>
                  </w:rPrChange>
                </w:rPr>
                <m:t>Δ</m:t>
              </w:ins>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w:ins w:id="380" w:author="ian" w:date="2020-11-20T15:51:00Z">
                <m:rPr>
                  <m:sty m:val="p"/>
                </m:rPr>
                <w:rPr>
                  <w:rFonts w:ascii="Cambria Math" w:hAnsi="Cambria Math"/>
                  <w:rPrChange w:id="381" w:author="ian" w:date="2020-11-20T15:51:00Z">
                    <w:rPr>
                      <w:rFonts w:ascii="Cambria Math" w:hAnsi="Cambria Math"/>
                    </w:rPr>
                  </w:rPrChange>
                </w:rPr>
                <m:t>Δ</m:t>
              </w:ins>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w:rPr>
            <w:rFonts w:ascii="Cambria Math" w:hAnsi="Cambria Math"/>
          </w:rPr>
          <m:t>)I(t&gt;</m:t>
        </m:r>
        <m:r>
          <w:ins w:id="382" w:author="ian" w:date="2020-11-20T15:51:00Z">
            <m:rPr>
              <m:sty m:val="p"/>
            </m:rPr>
            <w:rPr>
              <w:rFonts w:ascii="Cambria Math" w:hAnsi="Cambria Math"/>
              <w:rPrChange w:id="383" w:author="ian" w:date="2020-11-20T15:51:00Z">
                <w:rPr>
                  <w:rFonts w:ascii="Cambria Math" w:hAnsi="Cambria Math"/>
                </w:rPr>
              </w:rPrChange>
            </w:rPr>
            <m:t>Δ</m:t>
          </w:ins>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oMath>
      <w:r w:rsidR="0012409E">
        <w:t xml:space="preserve">, with </w:t>
      </w:r>
      <w:r w:rsidR="002E74FA">
        <w:t>synaptic</w:t>
      </w:r>
      <w:r w:rsidR="0012409E">
        <w:t xml:space="preserve"> delay </w:t>
      </w:r>
      <m:oMath>
        <m:r>
          <w:ins w:id="384" w:author="ian" w:date="2020-11-20T15:52:00Z">
            <m:rPr>
              <m:sty m:val="p"/>
            </m:rPr>
            <w:rPr>
              <w:rFonts w:ascii="Cambria Math" w:hAnsi="Cambria Math"/>
              <w:rPrChange w:id="385" w:author="ian" w:date="2020-11-20T15:52:00Z">
                <w:rPr>
                  <w:rFonts w:ascii="Cambria Math" w:hAnsi="Cambria Math"/>
                </w:rPr>
              </w:rPrChange>
            </w:rPr>
            <m:t>Δ</m:t>
          </w:ins>
        </m:r>
        <m:sSup>
          <m:sSupPr>
            <m:ctrlPr>
              <w:rPr>
                <w:rFonts w:ascii="Cambria Math" w:hAnsi="Cambria Math"/>
                <w:i/>
              </w:rPr>
            </m:ctrlPr>
          </m:sSupPr>
          <m:e>
            <m:r>
              <w:rPr>
                <w:rFonts w:ascii="Cambria Math" w:hAnsi="Cambria Math"/>
              </w:rPr>
              <m:t>t</m:t>
            </m:r>
          </m:e>
          <m:sup>
            <m:r>
              <w:rPr>
                <w:rFonts w:ascii="Cambria Math" w:hAnsi="Cambria Math"/>
              </w:rPr>
              <m:t>α</m:t>
            </m:r>
          </m:sup>
        </m:sSup>
      </m:oMath>
      <w:r w:rsidR="0012409E">
        <w:t xml:space="preserve"> and </w:t>
      </w:r>
      <w:r w:rsidR="002E74FA" w:rsidRPr="002E74FA">
        <w:lastRenderedPageBreak/>
        <w:t>time constant</w:t>
      </w:r>
      <w:r w:rsidR="0012409E">
        <w:t xml:space="preserve"> </w:t>
      </w:r>
      <m:oMath>
        <m:sSup>
          <m:sSupPr>
            <m:ctrlPr>
              <w:rPr>
                <w:rFonts w:ascii="Cambria Math" w:hAnsi="Cambria Math"/>
                <w:i/>
              </w:rPr>
            </m:ctrlPr>
          </m:sSupPr>
          <m:e>
            <m:r>
              <w:rPr>
                <w:rFonts w:ascii="Cambria Math" w:hAnsi="Cambria Math"/>
              </w:rPr>
              <m:t>τ</m:t>
            </m:r>
          </m:e>
          <m:sup>
            <m:r>
              <w:rPr>
                <w:rFonts w:ascii="Cambria Math" w:hAnsi="Cambria Math"/>
              </w:rPr>
              <m:t>α</m:t>
            </m:r>
          </m:sup>
        </m:sSup>
      </m:oMath>
      <w:r w:rsidR="0012409E">
        <w:t xml:space="preserve">. </w:t>
      </w:r>
      <w:moveFromRangeStart w:id="386" w:author="ian" w:date="2020-11-20T15:55:00Z" w:name="move56780125"/>
      <w:moveFrom w:id="387" w:author="ian" w:date="2020-11-20T15:55:00Z">
        <w:r w:rsidR="0012409E" w:rsidDel="00024461">
          <w:t xml:space="preserve">Therefore, the synaptic connection is the convolution of </w:t>
        </w:r>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oMath>
        <w:moveFrom w:id="388" w:author="ian" w:date="2020-11-20T15:55:00Z">
          <w:r w:rsidR="0012409E" w:rsidDel="00024461">
            <w:t xml:space="preserve"> on the pre-synaptic spikes, i.e.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r>
                  <w:rPr>
                    <w:rFonts w:ascii="Cambria Math" w:hAnsi="Cambria Math"/>
                  </w:rPr>
                  <m:t>)</m:t>
                </m:r>
              </m:e>
            </m:nary>
          </m:oMath>
          <w:moveFrom w:id="389" w:author="ian" w:date="2020-11-20T15:55:00Z">
            <w:r w:rsidR="0012409E" w:rsidDel="00024461">
              <w:t xml:space="preserve">. </w:t>
            </w:r>
          </w:moveFrom>
          <w:moveFromRangeEnd w:id="386"/>
          <w:r w:rsidR="0012409E">
            <w:t xml:space="preserve">The </w:t>
          </w:r>
          <w:del w:id="390" w:author="ian" w:date="2020-11-20T15:55:00Z">
            <w:r w:rsidR="0012409E" w:rsidDel="00024461">
              <w:delText>alpha function is</w:delText>
            </w:r>
          </w:del>
          <w:ins w:id="391" w:author="ian" w:date="2020-11-20T15:55:00Z">
            <w:r>
              <w:t>parameters are</w:t>
            </w:r>
          </w:ins>
          <w:r w:rsidR="0012409E">
            <w:t xml:space="preserve"> estimated by modeling</w:t>
          </w:r>
          <w:ins w:id="392" w:author="ian" w:date="2020-11-20T15:55:00Z">
            <w:r>
              <w:t xml:space="preserve"> the</w:t>
            </w:r>
          </w:ins>
          <w:r w:rsidR="0012409E">
            <w:t xml:space="preserve"> cross-correlogram, with consideration of both </w:t>
          </w:r>
          <w:ins w:id="393" w:author="ian" w:date="2020-11-20T15:55:00Z">
            <w:r>
              <w:t xml:space="preserve">the </w:t>
            </w:r>
          </w:ins>
          <w:r w:rsidR="0012409E">
            <w:t>slow effects</w:t>
          </w:r>
          <w:ins w:id="394" w:author="ian" w:date="2020-11-20T15:56:00Z">
            <w:r>
              <w:t xml:space="preserve"> of</w:t>
            </w:r>
          </w:ins>
          <w:del w:id="395" w:author="ian" w:date="2020-11-20T15:56:00Z">
            <w:r w:rsidR="0012409E" w:rsidDel="00024461">
              <w:delText xml:space="preserve"> due to</w:delText>
            </w:r>
          </w:del>
          <w:r w:rsidR="0012409E">
            <w:t xml:space="preserve"> background fluctuations, and </w:t>
          </w:r>
          <w:ins w:id="396" w:author="ian" w:date="2020-11-20T15:56:00Z">
            <w:r>
              <w:t xml:space="preserve">the </w:t>
            </w:r>
          </w:ins>
          <w:r w:rsidR="0012409E">
            <w:t>fast</w:t>
          </w:r>
          <w:ins w:id="397" w:author="ian" w:date="2020-11-20T15:56:00Z">
            <w:r>
              <w:t>, transient</w:t>
            </w:r>
          </w:ins>
          <w:r w:rsidR="0012409E">
            <w:t xml:space="preserve"> effect </w:t>
          </w:r>
          <w:del w:id="398" w:author="ian" w:date="2020-11-20T15:56:00Z">
            <w:r w:rsidR="0012409E" w:rsidDel="00024461">
              <w:delText xml:space="preserve">by </w:delText>
            </w:r>
          </w:del>
          <w:ins w:id="399" w:author="ian" w:date="2020-11-20T15:56:00Z">
            <w:r>
              <w:t xml:space="preserve">of the </w:t>
            </w:r>
          </w:ins>
          <w:r w:rsidR="0012409E">
            <w:t>synaptic connection. Briefly, the model is described as:</w:t>
          </w:r>
        </w:moveFrom>
      </w:moveFrom>
    </w:p>
    <w:p w14:paraId="43C6C167" w14:textId="77777777" w:rsidR="0012409E" w:rsidRPr="00895B13" w:rsidRDefault="00A25235" w:rsidP="00766EDC">
      <w:pPr>
        <w:spacing w:line="360" w:lineRule="auto"/>
        <w:jc w:val="right"/>
        <w:rPr>
          <w:rFonts w:ascii="Arial" w:hAnsi="Arial" w:cs="Arial"/>
          <w:iCs/>
          <w:kern w:val="2"/>
        </w:rPr>
      </w:pP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e>
            </m:d>
          </m:e>
        </m:func>
      </m:oMath>
      <w:r w:rsidR="0012409E">
        <w:rPr>
          <w:iCs/>
          <w:kern w:val="2"/>
        </w:rPr>
        <w:t xml:space="preserve">                                      </w:t>
      </w:r>
      <w:r w:rsidR="0012409E" w:rsidRPr="00895B13">
        <w:rPr>
          <w:iCs/>
          <w:kern w:val="2"/>
        </w:rPr>
        <w:t xml:space="preserve"> </w:t>
      </w:r>
      <w:r w:rsidR="0012409E">
        <w:rPr>
          <w:iCs/>
          <w:kern w:val="2"/>
        </w:rPr>
        <w:t>(x.3)</w:t>
      </w:r>
    </w:p>
    <w:p w14:paraId="3AF66941" w14:textId="1C844BF6"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oMath>
      <w:r>
        <w:rPr>
          <w:iCs/>
          <w:kern w:val="2"/>
        </w:rPr>
        <w:t xml:space="preserve"> </w:t>
      </w:r>
      <w:del w:id="400" w:author="ian" w:date="2020-11-20T15:56:00Z">
        <w:r w:rsidDel="00024461">
          <w:rPr>
            <w:iCs/>
            <w:kern w:val="2"/>
          </w:rPr>
          <w:delText xml:space="preserve">is </w:delText>
        </w:r>
      </w:del>
      <w:ins w:id="401" w:author="ian" w:date="2020-11-20T15:56:00Z">
        <w:r w:rsidR="00024461">
          <w:rPr>
            <w:iCs/>
            <w:kern w:val="2"/>
          </w:rPr>
          <w:t xml:space="preserve">denotes the </w:t>
        </w:r>
      </w:ins>
      <w:ins w:id="402" w:author="ian" w:date="2020-11-20T15:57:00Z">
        <w:r w:rsidR="00024461">
          <w:rPr>
            <w:iCs/>
            <w:kern w:val="2"/>
          </w:rPr>
          <w:t>expected rate of coincidences</w:t>
        </w:r>
      </w:ins>
      <w:del w:id="403" w:author="ian" w:date="2020-11-20T15:57:00Z">
        <w:r w:rsidDel="00024461">
          <w:rPr>
            <w:iCs/>
            <w:kern w:val="2"/>
          </w:rPr>
          <w:delText>count</w:delText>
        </w:r>
      </w:del>
      <w:ins w:id="404" w:author="ian" w:date="2020-11-20T15:56:00Z">
        <w:r w:rsidR="00024461">
          <w:rPr>
            <w:iCs/>
            <w:kern w:val="2"/>
          </w:rPr>
          <w:t xml:space="preserve"> </w:t>
        </w:r>
      </w:ins>
      <w:del w:id="405" w:author="ian" w:date="2020-11-20T15:56:00Z">
        <w:r w:rsidDel="00024461">
          <w:rPr>
            <w:iCs/>
            <w:kern w:val="2"/>
          </w:rPr>
          <w:delText xml:space="preserve"> rate fo</w:delText>
        </w:r>
      </w:del>
      <w:ins w:id="406" w:author="ian" w:date="2020-11-20T15:56:00Z">
        <w:r w:rsidR="00024461">
          <w:rPr>
            <w:iCs/>
            <w:kern w:val="2"/>
          </w:rPr>
          <w:t>f</w:t>
        </w:r>
      </w:ins>
      <w:r>
        <w:rPr>
          <w:iCs/>
          <w:kern w:val="2"/>
        </w:rPr>
        <w:t>r</w:t>
      </w:r>
      <w:ins w:id="407" w:author="ian" w:date="2020-11-20T15:56:00Z">
        <w:r w:rsidR="00024461">
          <w:rPr>
            <w:iCs/>
            <w:kern w:val="2"/>
          </w:rPr>
          <w:t>om the</w:t>
        </w:r>
      </w:ins>
      <w:r>
        <w:rPr>
          <w:iCs/>
          <w:kern w:val="2"/>
        </w:rPr>
        <w:t xml:space="preserve"> cross-correlogram</w:t>
      </w:r>
      <w:ins w:id="408" w:author="ian" w:date="2020-11-20T15:57:00Z">
        <w:r w:rsidR="00024461">
          <w:rPr>
            <w:iCs/>
            <w:kern w:val="2"/>
          </w:rPr>
          <w:t xml:space="preserve"> </w:t>
        </w:r>
      </w:ins>
      <w:del w:id="409" w:author="ian" w:date="2020-11-20T15:57:00Z">
        <w:r w:rsidDel="00024461">
          <w:rPr>
            <w:iCs/>
            <w:kern w:val="2"/>
          </w:rPr>
          <w:delText xml:space="preserve">. The slow effect is </w:delText>
        </w:r>
      </w:del>
      <w:del w:id="410" w:author="ian" w:date="2020-11-20T15:56:00Z">
        <w:r w:rsidDel="00024461">
          <w:rPr>
            <w:iCs/>
            <w:kern w:val="2"/>
          </w:rPr>
          <w:delText xml:space="preserve">described as </w:delText>
        </w:r>
      </w:del>
      <m:oMath>
        <m:sSub>
          <m:sSubPr>
            <m:ctrlPr>
              <w:del w:id="411" w:author="ian" w:date="2020-11-20T15:57:00Z">
                <w:rPr>
                  <w:rFonts w:ascii="Cambria Math" w:hAnsi="Cambria Math" w:cs="Arial"/>
                  <w:i/>
                  <w:iCs/>
                  <w:kern w:val="2"/>
                </w:rPr>
              </w:del>
            </m:ctrlPr>
          </m:sSubPr>
          <m:e>
            <m:r>
              <w:del w:id="412" w:author="ian" w:date="2020-11-20T15:57:00Z">
                <w:rPr>
                  <w:rFonts w:ascii="Cambria Math" w:hAnsi="Cambria Math" w:cs="Arial"/>
                </w:rPr>
                <m:t>α</m:t>
              </w:del>
            </m:r>
          </m:e>
          <m:sub>
            <m:r>
              <w:del w:id="413" w:author="ian" w:date="2020-11-20T15:57:00Z">
                <w:rPr>
                  <w:rFonts w:ascii="Cambria Math" w:hAnsi="Cambria Math" w:cs="Arial"/>
                </w:rPr>
                <m:t>0</m:t>
              </w:del>
            </m:r>
          </m:sub>
        </m:sSub>
        <m:r>
          <w:del w:id="414" w:author="ian" w:date="2020-11-20T15:57:00Z">
            <w:rPr>
              <w:rFonts w:ascii="Cambria Math" w:hAnsi="Cambria Math" w:cs="Arial"/>
            </w:rPr>
            <m:t>+</m:t>
          </w:del>
        </m:r>
        <m:sSub>
          <m:sSubPr>
            <m:ctrlPr>
              <w:del w:id="415" w:author="ian" w:date="2020-11-20T15:57:00Z">
                <w:rPr>
                  <w:rFonts w:ascii="Cambria Math" w:hAnsi="Cambria Math" w:cs="Arial"/>
                  <w:i/>
                  <w:iCs/>
                  <w:kern w:val="2"/>
                </w:rPr>
              </w:del>
            </m:ctrlPr>
          </m:sSubPr>
          <m:e>
            <m:r>
              <w:del w:id="416" w:author="ian" w:date="2020-11-20T15:57:00Z">
                <w:rPr>
                  <w:rFonts w:ascii="Cambria Math" w:hAnsi="Cambria Math" w:cs="Arial"/>
                </w:rPr>
                <m:t>X</m:t>
              </w:del>
            </m:r>
          </m:e>
          <m:sub>
            <m:r>
              <w:del w:id="417" w:author="ian" w:date="2020-11-20T15:57:00Z">
                <w:rPr>
                  <w:rFonts w:ascii="Cambria Math" w:hAnsi="Cambria Math" w:cs="Arial"/>
                </w:rPr>
                <m:t>c</m:t>
              </w:del>
            </m:r>
          </m:sub>
        </m:sSub>
        <m:sSub>
          <m:sSubPr>
            <m:ctrlPr>
              <w:del w:id="418" w:author="ian" w:date="2020-11-20T15:57:00Z">
                <w:rPr>
                  <w:rFonts w:ascii="Cambria Math" w:hAnsi="Cambria Math" w:cs="Arial"/>
                  <w:i/>
                  <w:iCs/>
                  <w:kern w:val="2"/>
                </w:rPr>
              </w:del>
            </m:ctrlPr>
          </m:sSubPr>
          <m:e>
            <m:r>
              <w:del w:id="419" w:author="ian" w:date="2020-11-20T15:57:00Z">
                <w:rPr>
                  <w:rFonts w:ascii="Cambria Math" w:hAnsi="Cambria Math" w:cs="Arial"/>
                </w:rPr>
                <m:t>α</m:t>
              </w:del>
            </m:r>
          </m:e>
          <m:sub>
            <m:r>
              <w:del w:id="420" w:author="ian" w:date="2020-11-20T15:57:00Z">
                <w:rPr>
                  <w:rFonts w:ascii="Cambria Math" w:hAnsi="Cambria Math" w:cs="Arial"/>
                </w:rPr>
                <m:t>c</m:t>
              </w:del>
            </m:r>
          </m:sub>
        </m:sSub>
      </m:oMath>
      <w:del w:id="421" w:author="ian" w:date="2020-11-20T15:57:00Z">
        <w:r w:rsidDel="00024461">
          <w:rPr>
            <w:iCs/>
            <w:kern w:val="2"/>
          </w:rPr>
          <w:delText xml:space="preserve">, </w:delText>
        </w:r>
      </w:del>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ins w:id="422" w:author="ian" w:date="2020-11-20T15:57:00Z">
        <w:r w:rsidR="00024461">
          <w:t xml:space="preserve"> smooth</w:t>
        </w:r>
      </w:ins>
      <w:r>
        <w:t xml:space="preserve"> </w:t>
      </w:r>
      <w:proofErr w:type="spellStart"/>
      <w:r>
        <w:t>basis</w:t>
      </w:r>
      <w:proofErr w:type="spellEnd"/>
      <w:r>
        <w:t xml:space="preserve">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ins w:id="423" w:author="ian" w:date="2020-11-20T15:57:00Z">
        <w:r w:rsidR="00024461">
          <w:rPr>
            <w:iCs/>
            <w:kern w:val="2"/>
          </w:rPr>
          <w:t xml:space="preserve"> accounting for s</w:t>
        </w:r>
      </w:ins>
      <w:ins w:id="424" w:author="ian" w:date="2020-11-20T15:58:00Z">
        <w:r w:rsidR="00024461">
          <w:rPr>
            <w:iCs/>
            <w:kern w:val="2"/>
          </w:rPr>
          <w:t>low changes in cross-correlation</w:t>
        </w:r>
      </w:ins>
      <w:r>
        <w:rPr>
          <w:iCs/>
          <w:kern w:val="2"/>
        </w:rPr>
        <w:t xml:space="preserve">. 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t xml:space="preserve">. The fast effect is estimated by a </w:t>
      </w:r>
      <w:commentRangeStart w:id="425"/>
      <w:r>
        <w:t xml:space="preserve">two-stage </w:t>
      </w:r>
      <w:commentRangeEnd w:id="425"/>
      <w:r w:rsidR="00024461">
        <w:rPr>
          <w:rStyle w:val="CommentReference"/>
        </w:rPr>
        <w:commentReference w:id="425"/>
      </w:r>
      <w:r>
        <w:t>optimization on penalized Poisson log-likelihood</w:t>
      </w:r>
      <w:r w:rsidR="00766EDC">
        <w:t>.</w:t>
      </w:r>
    </w:p>
    <w:p w14:paraId="1A30BE7A" w14:textId="4866FB9C" w:rsidR="0012409E" w:rsidRDefault="00585B5F" w:rsidP="000C7168">
      <w:pPr>
        <w:jc w:val="both"/>
      </w:pPr>
      <w:ins w:id="426" w:author="ian" w:date="2020-11-20T16:05:00Z">
        <w:r>
          <w:t>We assume that the latency and time constant of the synaptic filter are fixed, and not affected by the long- or short-term changes in synaptic st</w:t>
        </w:r>
      </w:ins>
      <w:ins w:id="427" w:author="ian" w:date="2020-11-20T16:06:00Z">
        <w:r>
          <w:t xml:space="preserve">rength. This simplifying assumption allows us to model rescaling of the basic </w:t>
        </w:r>
      </w:ins>
      <w:ins w:id="428" w:author="ian" w:date="2020-11-20T16:09:00Z">
        <w:r>
          <w:t>pre</w:t>
        </w:r>
      </w:ins>
      <w:ins w:id="429" w:author="ian" w:date="2020-11-20T16:06:00Z">
        <w:r>
          <w:t xml:space="preserve">synaptic </w:t>
        </w:r>
      </w:ins>
      <w:ins w:id="430" w:author="ian" w:date="2020-11-20T16:09:00Z">
        <w:r>
          <w:t>input</w:t>
        </w:r>
      </w:ins>
      <w:ins w:id="431" w:author="ian" w:date="2020-11-20T16:07:00Z">
        <w:r>
          <w:t>, given by</w:t>
        </w:r>
      </w:ins>
      <w:moveToRangeStart w:id="432" w:author="ian" w:date="2020-11-20T15:55:00Z" w:name="move56780125"/>
      <w:moveTo w:id="433" w:author="ian" w:date="2020-11-20T15:55:00Z">
        <w:del w:id="434" w:author="ian" w:date="2020-11-20T16:07:00Z">
          <w:r w:rsidR="00024461" w:rsidDel="00585B5F">
            <w:delText xml:space="preserve">Therefore, the synaptic connection is the convolution of </w:delText>
          </w:r>
        </w:del>
        <m:oMath>
          <m:r>
            <w:del w:id="435" w:author="ian" w:date="2020-11-20T16:07:00Z">
              <w:rPr>
                <w:rFonts w:ascii="Cambria Math" w:hAnsi="Cambria Math"/>
              </w:rPr>
              <m:t>α</m:t>
            </w:del>
          </m:r>
          <m:d>
            <m:dPr>
              <m:ctrlPr>
                <w:del w:id="436" w:author="ian" w:date="2020-11-20T16:07:00Z">
                  <w:rPr>
                    <w:rFonts w:ascii="Cambria Math" w:hAnsi="Cambria Math"/>
                    <w:i/>
                  </w:rPr>
                </w:del>
              </m:ctrlPr>
            </m:dPr>
            <m:e>
              <m:r>
                <w:del w:id="437" w:author="ian" w:date="2020-11-20T16:07:00Z">
                  <w:rPr>
                    <w:rFonts w:ascii="Cambria Math" w:hAnsi="Cambria Math"/>
                  </w:rPr>
                  <m:t>t,</m:t>
                </w:del>
              </m:r>
              <m:sSup>
                <m:sSupPr>
                  <m:ctrlPr>
                    <w:del w:id="438" w:author="ian" w:date="2020-11-20T16:07:00Z">
                      <w:rPr>
                        <w:rFonts w:ascii="Cambria Math" w:hAnsi="Cambria Math"/>
                        <w:i/>
                      </w:rPr>
                    </w:del>
                  </m:ctrlPr>
                </m:sSupPr>
                <m:e>
                  <m:r>
                    <w:del w:id="439" w:author="ian" w:date="2020-11-20T16:07:00Z">
                      <w:rPr>
                        <w:rFonts w:ascii="Cambria Math" w:hAnsi="Cambria Math"/>
                      </w:rPr>
                      <m:t>t</m:t>
                    </w:del>
                  </m:r>
                </m:e>
                <m:sup>
                  <m:r>
                    <w:del w:id="440" w:author="ian" w:date="2020-11-20T16:07:00Z">
                      <w:rPr>
                        <w:rFonts w:ascii="Cambria Math" w:hAnsi="Cambria Math"/>
                      </w:rPr>
                      <m:t>α</m:t>
                    </w:del>
                  </m:r>
                </m:sup>
              </m:sSup>
              <m:r>
                <w:del w:id="441" w:author="ian" w:date="2020-11-20T16:07:00Z">
                  <w:rPr>
                    <w:rFonts w:ascii="Cambria Math" w:hAnsi="Cambria Math"/>
                  </w:rPr>
                  <m:t>,</m:t>
                </w:del>
              </m:r>
              <m:sSup>
                <m:sSupPr>
                  <m:ctrlPr>
                    <w:del w:id="442" w:author="ian" w:date="2020-11-20T16:07:00Z">
                      <w:rPr>
                        <w:rFonts w:ascii="Cambria Math" w:hAnsi="Cambria Math"/>
                        <w:i/>
                      </w:rPr>
                    </w:del>
                  </m:ctrlPr>
                </m:sSupPr>
                <m:e>
                  <m:r>
                    <w:del w:id="443" w:author="ian" w:date="2020-11-20T16:07:00Z">
                      <w:rPr>
                        <w:rFonts w:ascii="Cambria Math" w:hAnsi="Cambria Math"/>
                      </w:rPr>
                      <m:t>τ</m:t>
                    </w:del>
                  </m:r>
                </m:e>
                <m:sup>
                  <m:r>
                    <w:del w:id="444" w:author="ian" w:date="2020-11-20T16:07:00Z">
                      <w:rPr>
                        <w:rFonts w:ascii="Cambria Math" w:hAnsi="Cambria Math"/>
                      </w:rPr>
                      <m:t>α</m:t>
                    </w:del>
                  </m:r>
                </m:sup>
              </m:sSup>
            </m:e>
          </m:d>
        </m:oMath>
        <w:moveTo w:id="445" w:author="ian" w:date="2020-11-20T15:55:00Z">
          <w:del w:id="446" w:author="ian" w:date="2020-11-20T16:07:00Z">
            <w:r w:rsidR="00024461" w:rsidDel="00585B5F">
              <w:delText xml:space="preserve"> on the pre-synaptic spikes, i.e.</w:delText>
            </w:r>
          </w:del>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r>
              <w:ins w:id="447" w:author="ian" w:date="2020-11-20T16:09:00Z">
                <w:rPr>
                  <w:rFonts w:ascii="Cambria Math" w:hAnsi="Cambria Math"/>
                </w:rPr>
                <m:t>α</m:t>
              </w:ins>
            </m:r>
            <m:d>
              <m:dPr>
                <m:ctrlPr>
                  <w:ins w:id="448" w:author="ian" w:date="2020-11-20T16:09:00Z">
                    <w:rPr>
                      <w:rFonts w:ascii="Cambria Math" w:hAnsi="Cambria Math"/>
                      <w:i/>
                    </w:rPr>
                  </w:ins>
                </m:ctrlPr>
              </m:dPr>
              <m:e>
                <m:r>
                  <w:ins w:id="449" w:author="ian" w:date="2020-11-20T16:09:00Z">
                    <w:rPr>
                      <w:rFonts w:ascii="Cambria Math" w:hAnsi="Cambria Math"/>
                    </w:rPr>
                    <m:t>t,</m:t>
                  </w:ins>
                </m:r>
                <m:sSup>
                  <m:sSupPr>
                    <m:ctrlPr>
                      <w:ins w:id="450" w:author="ian" w:date="2020-11-20T16:09:00Z">
                        <w:rPr>
                          <w:rFonts w:ascii="Cambria Math" w:hAnsi="Cambria Math"/>
                          <w:i/>
                        </w:rPr>
                      </w:ins>
                    </m:ctrlPr>
                  </m:sSupPr>
                  <m:e>
                    <m:r>
                      <w:ins w:id="451" w:author="ian" w:date="2020-11-20T16:09:00Z">
                        <w:rPr>
                          <w:rFonts w:ascii="Cambria Math" w:hAnsi="Cambria Math"/>
                        </w:rPr>
                        <m:t>t</m:t>
                      </w:ins>
                    </m:r>
                  </m:e>
                  <m:sup>
                    <m:r>
                      <w:ins w:id="452" w:author="ian" w:date="2020-11-20T16:09:00Z">
                        <w:rPr>
                          <w:rFonts w:ascii="Cambria Math" w:hAnsi="Cambria Math"/>
                        </w:rPr>
                        <m:t>α</m:t>
                      </w:ins>
                    </m:r>
                  </m:sup>
                </m:sSup>
                <m:r>
                  <w:ins w:id="453" w:author="ian" w:date="2020-11-20T16:09:00Z">
                    <w:rPr>
                      <w:rFonts w:ascii="Cambria Math" w:hAnsi="Cambria Math"/>
                    </w:rPr>
                    <m:t>,</m:t>
                  </w:ins>
                </m:r>
                <m:sSup>
                  <m:sSupPr>
                    <m:ctrlPr>
                      <w:ins w:id="454" w:author="ian" w:date="2020-11-20T16:09:00Z">
                        <w:rPr>
                          <w:rFonts w:ascii="Cambria Math" w:hAnsi="Cambria Math"/>
                          <w:i/>
                        </w:rPr>
                      </w:ins>
                    </m:ctrlPr>
                  </m:sSupPr>
                  <m:e>
                    <m:r>
                      <w:ins w:id="455" w:author="ian" w:date="2020-11-20T16:09:00Z">
                        <w:rPr>
                          <w:rFonts w:ascii="Cambria Math" w:hAnsi="Cambria Math"/>
                        </w:rPr>
                        <m:t>τ</m:t>
                      </w:ins>
                    </m:r>
                  </m:e>
                  <m:sup>
                    <m:r>
                      <w:ins w:id="456" w:author="ian" w:date="2020-11-20T16:09:00Z">
                        <w:rPr>
                          <w:rFonts w:ascii="Cambria Math" w:hAnsi="Cambria Math"/>
                        </w:rPr>
                        <m:t>α</m:t>
                      </w:ins>
                    </m:r>
                  </m:sup>
                </m:sSup>
              </m:e>
            </m:d>
            <m:r>
              <w:ins w:id="457" w:author="ian" w:date="2020-11-20T16:09:00Z">
                <w:rPr>
                  <w:rFonts w:ascii="Cambria Math" w:hAnsi="Cambria Math"/>
                </w:rPr>
                <m:t>*</m:t>
              </w:ins>
            </m:r>
            <m:sSubSup>
              <m:sSubSupPr>
                <m:ctrlPr>
                  <w:ins w:id="458" w:author="ian" w:date="2020-11-20T16:09:00Z">
                    <w:rPr>
                      <w:rFonts w:ascii="Cambria Math" w:hAnsi="Cambria Math"/>
                      <w:i/>
                    </w:rPr>
                  </w:ins>
                </m:ctrlPr>
              </m:sSubSupPr>
              <m:e>
                <m:r>
                  <w:ins w:id="459" w:author="ian" w:date="2020-11-20T16:09:00Z">
                    <w:rPr>
                      <w:rFonts w:ascii="Cambria Math" w:hAnsi="Cambria Math"/>
                    </w:rPr>
                    <m:t>y</m:t>
                  </w:ins>
                </m:r>
              </m:e>
              <m:sub>
                <m:r>
                  <w:ins w:id="460" w:author="ian" w:date="2020-11-20T16:09:00Z">
                    <w:rPr>
                      <w:rFonts w:ascii="Cambria Math" w:hAnsi="Cambria Math"/>
                    </w:rPr>
                    <m:t>k</m:t>
                  </w:ins>
                </m:r>
              </m:sub>
              <m:sup>
                <m:r>
                  <w:ins w:id="461" w:author="ian" w:date="2020-11-20T16:09:00Z">
                    <w:rPr>
                      <w:rFonts w:ascii="Cambria Math" w:hAnsi="Cambria Math"/>
                    </w:rPr>
                    <m:t>pre</m:t>
                  </w:ins>
                </m:r>
              </m:sup>
            </m:sSubSup>
            <m:nary>
              <m:naryPr>
                <m:chr m:val="∑"/>
                <m:limLoc m:val="undOvr"/>
                <m:ctrlPr>
                  <w:del w:id="462" w:author="ian" w:date="2020-11-20T16:09:00Z">
                    <w:rPr>
                      <w:rFonts w:ascii="Cambria Math" w:hAnsi="Cambria Math"/>
                      <w:i/>
                    </w:rPr>
                  </w:del>
                </m:ctrlPr>
              </m:naryPr>
              <m:sub>
                <m:r>
                  <w:del w:id="463" w:author="ian" w:date="2020-11-20T16:09:00Z">
                    <w:rPr>
                      <w:rFonts w:ascii="Cambria Math" w:hAnsi="Cambria Math"/>
                    </w:rPr>
                    <m:t>i=1</m:t>
                  </w:del>
                </m:r>
              </m:sub>
              <m:sup>
                <m:r>
                  <w:del w:id="464" w:author="ian" w:date="2020-11-20T16:09:00Z">
                    <w:rPr>
                      <w:rFonts w:ascii="Cambria Math" w:hAnsi="Cambria Math"/>
                    </w:rPr>
                    <m:t>{i|</m:t>
                  </w:del>
                </m:r>
                <m:sSub>
                  <m:sSubPr>
                    <m:ctrlPr>
                      <w:del w:id="465" w:author="ian" w:date="2020-11-20T16:09:00Z">
                        <w:rPr>
                          <w:rFonts w:ascii="Cambria Math" w:hAnsi="Cambria Math"/>
                          <w:i/>
                        </w:rPr>
                      </w:del>
                    </m:ctrlPr>
                  </m:sSubPr>
                  <m:e>
                    <m:r>
                      <w:del w:id="466" w:author="ian" w:date="2020-11-20T16:09:00Z">
                        <w:rPr>
                          <w:rFonts w:ascii="Cambria Math" w:hAnsi="Cambria Math"/>
                        </w:rPr>
                        <m:t>t</m:t>
                      </w:del>
                    </m:r>
                  </m:e>
                  <m:sub>
                    <m:sSub>
                      <m:sSubPr>
                        <m:ctrlPr>
                          <w:del w:id="467" w:author="ian" w:date="2020-11-20T16:09:00Z">
                            <w:rPr>
                              <w:rFonts w:ascii="Cambria Math" w:hAnsi="Cambria Math"/>
                              <w:i/>
                            </w:rPr>
                          </w:del>
                        </m:ctrlPr>
                      </m:sSubPr>
                      <m:e>
                        <m:r>
                          <w:del w:id="468" w:author="ian" w:date="2020-11-20T16:09:00Z">
                            <w:rPr>
                              <w:rFonts w:ascii="Cambria Math" w:hAnsi="Cambria Math"/>
                            </w:rPr>
                            <m:t>k</m:t>
                          </w:del>
                        </m:r>
                      </m:e>
                      <m:sub>
                        <m:r>
                          <w:del w:id="469" w:author="ian" w:date="2020-11-20T16:09:00Z">
                            <w:rPr>
                              <w:rFonts w:ascii="Cambria Math" w:hAnsi="Cambria Math"/>
                            </w:rPr>
                            <m:t>i</m:t>
                          </w:del>
                        </m:r>
                      </m:sub>
                    </m:sSub>
                  </m:sub>
                </m:sSub>
                <m:r>
                  <w:del w:id="470" w:author="ian" w:date="2020-11-20T16:09:00Z">
                    <w:rPr>
                      <w:rFonts w:ascii="Cambria Math" w:hAnsi="Cambria Math"/>
                    </w:rPr>
                    <m:t>≤</m:t>
                  </w:del>
                </m:r>
                <m:sSub>
                  <m:sSubPr>
                    <m:ctrlPr>
                      <w:del w:id="471" w:author="ian" w:date="2020-11-20T16:09:00Z">
                        <w:rPr>
                          <w:rFonts w:ascii="Cambria Math" w:hAnsi="Cambria Math"/>
                          <w:i/>
                        </w:rPr>
                      </w:del>
                    </m:ctrlPr>
                  </m:sSubPr>
                  <m:e>
                    <m:r>
                      <w:del w:id="472" w:author="ian" w:date="2020-11-20T16:09:00Z">
                        <w:rPr>
                          <w:rFonts w:ascii="Cambria Math" w:hAnsi="Cambria Math"/>
                        </w:rPr>
                        <m:t>t</m:t>
                      </w:del>
                    </m:r>
                  </m:e>
                  <m:sub>
                    <m:r>
                      <w:del w:id="473" w:author="ian" w:date="2020-11-20T16:09:00Z">
                        <w:rPr>
                          <w:rFonts w:ascii="Cambria Math" w:hAnsi="Cambria Math"/>
                        </w:rPr>
                        <m:t>k</m:t>
                      </w:del>
                    </m:r>
                  </m:sub>
                </m:sSub>
                <m:r>
                  <w:del w:id="474" w:author="ian" w:date="2020-11-20T16:09:00Z">
                    <w:rPr>
                      <w:rFonts w:ascii="Cambria Math" w:hAnsi="Cambria Math"/>
                    </w:rPr>
                    <m:t>}</m:t>
                  </w:del>
                </m:r>
              </m:sup>
              <m:e>
                <m:r>
                  <w:del w:id="475" w:author="ian" w:date="2020-11-20T16:09:00Z">
                    <w:rPr>
                      <w:rFonts w:ascii="Cambria Math" w:hAnsi="Cambria Math"/>
                    </w:rPr>
                    <m:t>α</m:t>
                  </w:del>
                </m:r>
                <m:d>
                  <m:dPr>
                    <m:ctrlPr>
                      <w:del w:id="476" w:author="ian" w:date="2020-11-20T16:09:00Z">
                        <w:rPr>
                          <w:rFonts w:ascii="Cambria Math" w:hAnsi="Cambria Math"/>
                          <w:i/>
                        </w:rPr>
                      </w:del>
                    </m:ctrlPr>
                  </m:dPr>
                  <m:e/>
                </m:d>
                <m:sSub>
                  <m:sSubPr>
                    <m:ctrlPr>
                      <w:del w:id="477" w:author="ian" w:date="2020-11-20T16:09:00Z">
                        <w:rPr>
                          <w:rFonts w:ascii="Cambria Math" w:hAnsi="Cambria Math"/>
                          <w:i/>
                        </w:rPr>
                      </w:del>
                    </m:ctrlPr>
                  </m:sSubPr>
                  <m:e>
                    <m:r>
                      <w:del w:id="478" w:author="ian" w:date="2020-11-20T16:09:00Z">
                        <w:rPr>
                          <w:rFonts w:ascii="Cambria Math" w:hAnsi="Cambria Math"/>
                        </w:rPr>
                        <m:t>t</m:t>
                      </w:del>
                    </m:r>
                  </m:e>
                  <m:sub>
                    <m:r>
                      <w:del w:id="479" w:author="ian" w:date="2020-11-20T16:09:00Z">
                        <w:rPr>
                          <w:rFonts w:ascii="Cambria Math" w:hAnsi="Cambria Math"/>
                        </w:rPr>
                        <m:t>k</m:t>
                      </w:del>
                    </m:r>
                  </m:sub>
                </m:sSub>
                <m:r>
                  <w:del w:id="480" w:author="ian" w:date="2020-11-20T16:09:00Z">
                    <w:rPr>
                      <w:rFonts w:ascii="Cambria Math" w:hAnsi="Cambria Math"/>
                    </w:rPr>
                    <m:t>-</m:t>
                  </w:del>
                </m:r>
                <m:sSub>
                  <m:sSubPr>
                    <m:ctrlPr>
                      <w:del w:id="481" w:author="ian" w:date="2020-11-20T16:09:00Z">
                        <w:rPr>
                          <w:rFonts w:ascii="Cambria Math" w:hAnsi="Cambria Math"/>
                          <w:i/>
                        </w:rPr>
                      </w:del>
                    </m:ctrlPr>
                  </m:sSubPr>
                  <m:e>
                    <m:r>
                      <w:del w:id="482" w:author="ian" w:date="2020-11-20T16:09:00Z">
                        <w:rPr>
                          <w:rFonts w:ascii="Cambria Math" w:hAnsi="Cambria Math"/>
                        </w:rPr>
                        <m:t>t</m:t>
                      </w:del>
                    </m:r>
                  </m:e>
                  <m:sub>
                    <m:sSub>
                      <m:sSubPr>
                        <m:ctrlPr>
                          <w:del w:id="483" w:author="ian" w:date="2020-11-20T16:09:00Z">
                            <w:rPr>
                              <w:rFonts w:ascii="Cambria Math" w:hAnsi="Cambria Math"/>
                              <w:i/>
                            </w:rPr>
                          </w:del>
                        </m:ctrlPr>
                      </m:sSubPr>
                      <m:e>
                        <m:r>
                          <w:del w:id="484" w:author="ian" w:date="2020-11-20T16:09:00Z">
                            <w:rPr>
                              <w:rFonts w:ascii="Cambria Math" w:hAnsi="Cambria Math"/>
                            </w:rPr>
                            <m:t>k</m:t>
                          </w:del>
                        </m:r>
                      </m:e>
                      <m:sub>
                        <m:r>
                          <w:del w:id="485" w:author="ian" w:date="2020-11-20T16:09:00Z">
                            <w:rPr>
                              <w:rFonts w:ascii="Cambria Math" w:hAnsi="Cambria Math"/>
                            </w:rPr>
                            <m:t>i</m:t>
                          </w:del>
                        </m:r>
                      </m:sub>
                    </m:sSub>
                  </m:sub>
                </m:sSub>
                <m:r>
                  <w:del w:id="486" w:author="ian" w:date="2020-11-20T16:09:00Z">
                    <w:rPr>
                      <w:rFonts w:ascii="Cambria Math" w:hAnsi="Cambria Math"/>
                    </w:rPr>
                    <m:t>,</m:t>
                  </w:del>
                </m:r>
                <m:sSup>
                  <m:sSupPr>
                    <m:ctrlPr>
                      <w:del w:id="487" w:author="ian" w:date="2020-11-20T16:09:00Z">
                        <w:rPr>
                          <w:rFonts w:ascii="Cambria Math" w:hAnsi="Cambria Math"/>
                          <w:i/>
                        </w:rPr>
                      </w:del>
                    </m:ctrlPr>
                  </m:sSupPr>
                  <m:e>
                    <m:r>
                      <w:del w:id="488" w:author="ian" w:date="2020-11-20T16:09:00Z">
                        <w:rPr>
                          <w:rFonts w:ascii="Cambria Math" w:hAnsi="Cambria Math"/>
                        </w:rPr>
                        <m:t>t</m:t>
                      </w:del>
                    </m:r>
                  </m:e>
                  <m:sup>
                    <m:r>
                      <w:del w:id="489" w:author="ian" w:date="2020-11-20T16:09:00Z">
                        <w:rPr>
                          <w:rFonts w:ascii="Cambria Math" w:hAnsi="Cambria Math"/>
                        </w:rPr>
                        <m:t>α</m:t>
                      </w:del>
                    </m:r>
                  </m:sup>
                </m:sSup>
                <m:r>
                  <w:del w:id="490" w:author="ian" w:date="2020-11-20T16:09:00Z">
                    <w:rPr>
                      <w:rFonts w:ascii="Cambria Math" w:hAnsi="Cambria Math"/>
                    </w:rPr>
                    <m:t>,</m:t>
                  </w:del>
                </m:r>
                <m:sSup>
                  <m:sSupPr>
                    <m:ctrlPr>
                      <w:del w:id="491" w:author="ian" w:date="2020-11-20T16:09:00Z">
                        <w:rPr>
                          <w:rFonts w:ascii="Cambria Math" w:hAnsi="Cambria Math"/>
                          <w:i/>
                        </w:rPr>
                      </w:del>
                    </m:ctrlPr>
                  </m:sSupPr>
                  <m:e>
                    <m:r>
                      <w:del w:id="492" w:author="ian" w:date="2020-11-20T16:09:00Z">
                        <w:rPr>
                          <w:rFonts w:ascii="Cambria Math" w:hAnsi="Cambria Math"/>
                        </w:rPr>
                        <m:t>τ</m:t>
                      </w:del>
                    </m:r>
                  </m:e>
                  <m:sup>
                    <m:r>
                      <w:del w:id="493" w:author="ian" w:date="2020-11-20T16:09:00Z">
                        <w:rPr>
                          <w:rFonts w:ascii="Cambria Math" w:hAnsi="Cambria Math"/>
                        </w:rPr>
                        <m:t>α</m:t>
                      </w:del>
                    </m:r>
                  </m:sup>
                </m:sSup>
                <m:r>
                  <w:del w:id="494" w:author="ian" w:date="2020-11-20T16:09:00Z">
                    <w:rPr>
                      <w:rFonts w:ascii="Cambria Math" w:hAnsi="Cambria Math"/>
                    </w:rPr>
                    <m:t>)</m:t>
                  </w:del>
                </m:r>
              </m:e>
            </m:nary>
          </m:oMath>
          <w:moveTo w:id="495" w:author="ian" w:date="2020-11-20T15:55:00Z">
            <w:r w:rsidR="00024461">
              <w:t>.</w:t>
            </w:r>
          </w:moveTo>
          <w:moveToRangeEnd w:id="432"/>
        </w:moveTo>
      </w:moveTo>
    </w:p>
    <w:p w14:paraId="5B081C52" w14:textId="77777777" w:rsidR="0012409E" w:rsidRPr="0012409E" w:rsidRDefault="0012409E" w:rsidP="000C7168">
      <w:pPr>
        <w:pStyle w:val="Heading2"/>
        <w:jc w:val="both"/>
      </w:pPr>
      <w:r w:rsidRPr="0012409E">
        <w:t>Estimation of baseline firing rate and synaptic weight</w:t>
      </w:r>
    </w:p>
    <w:p w14:paraId="61335300" w14:textId="77777777" w:rsidR="0012409E" w:rsidRDefault="0012409E" w:rsidP="000C7168">
      <w:pPr>
        <w:jc w:val="both"/>
      </w:pPr>
      <w:r>
        <w:t>The baseline firing rate and 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are changing in two different time- scales: long-term changes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changes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0903FF58" w14:textId="6B3C9940" w:rsidR="0012409E" w:rsidRDefault="0012409E" w:rsidP="000C7168">
      <w:pPr>
        <w:jc w:val="both"/>
      </w:pPr>
      <w:r>
        <w:t>Different methods are used to estimate changes in these two timescales. The long-term effects are estimated by point process adaptive smoothing</w:t>
      </w:r>
      <w:r w:rsidR="00453839">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453839">
        <w:fldChar w:fldCharType="separate"/>
      </w:r>
      <w:r w:rsidR="00D42487" w:rsidRPr="00D42487">
        <w:rPr>
          <w:noProof/>
          <w:vertAlign w:val="superscript"/>
        </w:rPr>
        <w:t>15,19</w:t>
      </w:r>
      <w:r w:rsidR="00453839">
        <w:fldChar w:fldCharType="end"/>
      </w:r>
      <w:r>
        <w:t>, while the short-term effect is estimated by additive effects</w:t>
      </w:r>
      <w:r w:rsidRPr="00152D56">
        <w:t xml:space="preserve"> depend</w:t>
      </w:r>
      <w:r w:rsidR="000615A7">
        <w:t>ing</w:t>
      </w:r>
      <w:r w:rsidRPr="00152D56">
        <w:t xml:space="preserve"> on presynaptic inter-spike interval</w:t>
      </w:r>
      <w:r>
        <w:t>s</w:t>
      </w:r>
      <w:r w:rsidR="000615A7">
        <w:t xml:space="preserve"> (ISIs)</w:t>
      </w:r>
      <w:r w:rsidR="002A7F83">
        <w:fldChar w:fldCharType="begin" w:fldLock="1"/>
      </w:r>
      <w:r w:rsidR="00B15E59">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766EDC" w:rsidRPr="00766EDC">
        <w:rPr>
          <w:noProof/>
          <w:vertAlign w:val="superscript"/>
        </w:rPr>
        <w:t>10</w:t>
      </w:r>
      <w:r w:rsidR="002A7F83">
        <w:fldChar w:fldCharType="end"/>
      </w:r>
      <w:r>
        <w:t>.</w:t>
      </w:r>
      <w:r w:rsidR="00D637F8">
        <w:t xml:space="preserve"> The estimation of </w:t>
      </w:r>
      <w:r w:rsidR="004C7B0D">
        <w:t>STP</w:t>
      </w:r>
      <w:r w:rsidR="00D637F8">
        <w:t xml:space="preserve"> gives a generalized bilinear model (GBLM). </w:t>
      </w:r>
      <w:r>
        <w:t>These two sets of estimations are combined by alternating optimization, i.e. holding one set of parameters fixed while updating the other and alternating between the two optimizations.</w:t>
      </w:r>
    </w:p>
    <w:p w14:paraId="79678C5C" w14:textId="77777777" w:rsidR="0012409E" w:rsidRDefault="0012409E" w:rsidP="000C7168">
      <w:pPr>
        <w:jc w:val="both"/>
      </w:pPr>
    </w:p>
    <w:p w14:paraId="1480AADF" w14:textId="1328D531" w:rsidR="0012409E" w:rsidRPr="008F4FC0" w:rsidRDefault="0012409E" w:rsidP="000C7168">
      <w:pPr>
        <w:pStyle w:val="Heading3"/>
        <w:jc w:val="both"/>
        <w:rPr>
          <w:u w:val="single"/>
        </w:rPr>
      </w:pPr>
      <w:r w:rsidRPr="008F4FC0">
        <w:rPr>
          <w:u w:val="single"/>
        </w:rPr>
        <w:t>Long-Term Effects Estimation: Point Process Adaptive Smoothing</w:t>
      </w:r>
    </w:p>
    <w:p w14:paraId="2727F3D2" w14:textId="716C2A40" w:rsidR="0012409E" w:rsidRPr="00D5403D" w:rsidRDefault="0012409E" w:rsidP="000C7168">
      <w:pPr>
        <w:jc w:val="both"/>
      </w:pPr>
      <w:r>
        <w:t xml:space="preserve">Denote the joint parameters for long-term effects as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L,k</m:t>
            </m:r>
          </m:sub>
        </m:sSub>
        <m:r>
          <w:rPr>
            <w:rFonts w:ascii="Cambria Math" w:hAnsi="Cambria Math"/>
          </w:rPr>
          <m:t>)'</m:t>
        </m:r>
      </m:oMath>
      <w:r>
        <w:t xml:space="preserve"> and</w:t>
      </w:r>
      <w:r w:rsidR="00C660DA">
        <w:t xml:space="preserve"> covariates 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m:t>
            </m:r>
          </m:sup>
        </m:sSup>
      </m:oMath>
      <w:r w:rsidR="00C660DA">
        <w:t xml:space="preserve">. </w:t>
      </w:r>
      <w:r>
        <w:t xml:space="preserve">Therefore, the conditional intensity function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The mean and covariance for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rPr>
          <w:b/>
          <w:bCs/>
        </w:rPr>
        <w:t xml:space="preserve"> </w:t>
      </w:r>
      <w:r>
        <w:t>are estimated by adaptive smoothing, which has two steps: 1) forward algorithm: adaptive filtering</w:t>
      </w:r>
      <w:r w:rsidR="002A7F83">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2A7F83">
        <w:fldChar w:fldCharType="separate"/>
      </w:r>
      <w:r w:rsidR="00D42487" w:rsidRPr="00D42487">
        <w:rPr>
          <w:noProof/>
          <w:vertAlign w:val="superscript"/>
        </w:rPr>
        <w:t>15</w:t>
      </w:r>
      <w:r w:rsidR="002A7F83">
        <w:fldChar w:fldCharType="end"/>
      </w:r>
      <w:r>
        <w:t>, and 2) backward algorithm: Rauch-Tung-</w:t>
      </w:r>
      <w:proofErr w:type="spellStart"/>
      <w:r>
        <w:t>Striebel</w:t>
      </w:r>
      <w:proofErr w:type="spellEnd"/>
      <w:r>
        <w:t xml:space="preserve"> (RTS) smoothing</w:t>
      </w:r>
      <w:r w:rsidR="002A7F83">
        <w:fldChar w:fldCharType="begin" w:fldLock="1"/>
      </w:r>
      <w:r w:rsidR="00D42487">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2A7F83">
        <w:fldChar w:fldCharType="separate"/>
      </w:r>
      <w:r w:rsidR="00D42487" w:rsidRPr="00D42487">
        <w:rPr>
          <w:noProof/>
          <w:vertAlign w:val="superscript"/>
        </w:rPr>
        <w:t>19</w:t>
      </w:r>
      <w:r w:rsidR="002A7F83">
        <w:fldChar w:fldCharType="end"/>
      </w:r>
      <w:r>
        <w:t>. The model for parameters evolution is as follows:</w:t>
      </w:r>
    </w:p>
    <w:p w14:paraId="42C18BB7" w14:textId="77777777" w:rsidR="0012409E" w:rsidRPr="002121A5" w:rsidRDefault="00A25235" w:rsidP="00766EDC">
      <w:pPr>
        <w:jc w:val="right"/>
      </w:pP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w:r w:rsidR="0012409E">
        <w:t xml:space="preserve">                                                                   (x.4)</w:t>
      </w:r>
    </w:p>
    <w:p w14:paraId="1619CFD0" w14:textId="04B6FAD6" w:rsidR="0012409E"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 evolution equation (x.4) gives model prediction (prior) for parameters, at each time step. </w:t>
      </w:r>
    </w:p>
    <w:p w14:paraId="77461A5A" w14:textId="77777777" w:rsidR="0012409E" w:rsidRDefault="0012409E" w:rsidP="000C7168">
      <w:pPr>
        <w:jc w:val="both"/>
      </w:pPr>
      <w:r>
        <w:t xml:space="preserve"> </w:t>
      </w:r>
    </w:p>
    <w:p w14:paraId="576DECF3" w14:textId="77777777" w:rsidR="0012409E" w:rsidRPr="008F4FC0" w:rsidRDefault="0012409E" w:rsidP="000C7168">
      <w:pPr>
        <w:jc w:val="both"/>
      </w:pPr>
      <w:r w:rsidRPr="008F4FC0">
        <w:t>Step One: Forward Algorithm (Adaptive Filtering)</w:t>
      </w:r>
    </w:p>
    <w:p w14:paraId="2F2802AA"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be the model predicted mean and covariance, </w:t>
      </w:r>
      <w:proofErr w:type="gramStart"/>
      <w:r>
        <w:t>i.e.</w:t>
      </w:r>
      <w:proofErr w:type="gramEnd"/>
      <w:r>
        <w:t xml:space="preserve"> prior estimations, of parameters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Let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be the adaptive filtering estimated mean and covariance after observations, </w:t>
      </w:r>
      <w:proofErr w:type="gramStart"/>
      <w:r>
        <w:t>i.e.</w:t>
      </w:r>
      <w:proofErr w:type="gramEnd"/>
      <w:r>
        <w:t xml:space="preserve"> posterior estimations,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Since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w:t>
      </w:r>
      <m:oMath>
        <m:f>
          <m:fPr>
            <m:ctrlPr>
              <w:rPr>
                <w:rFonts w:ascii="Cambria Math" w:hAnsi="Cambria Math"/>
                <w:i/>
              </w:rPr>
            </m:ctrlPr>
          </m:fPr>
          <m:num>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den>
        </m:f>
        <m:r>
          <w:rPr>
            <w:rFonts w:ascii="Cambria Math" w:hAnsi="Cambria Math"/>
          </w:rPr>
          <m:t>=</m:t>
        </m:r>
        <m:sSubSup>
          <m:sSubSupPr>
            <m:ctrlPr>
              <w:rPr>
                <w:rFonts w:ascii="Cambria Math" w:hAnsi="Cambria Math"/>
                <w:bCs/>
                <w:i/>
              </w:rPr>
            </m:ctrlPr>
          </m:sSubSupPr>
          <m:e>
            <m:r>
              <m:rPr>
                <m:sty m:val="bi"/>
              </m:rPr>
              <w:rPr>
                <w:rFonts w:ascii="Cambria Math" w:hAnsi="Cambria Math"/>
              </w:rPr>
              <m:t>x</m:t>
            </m:r>
            <m:ctrlPr>
              <w:rPr>
                <w:rFonts w:ascii="Cambria Math" w:hAnsi="Cambria Math"/>
                <w:b/>
                <w:i/>
              </w:rPr>
            </m:ctrlPr>
          </m:e>
          <m:sub>
            <m:r>
              <w:rPr>
                <w:rFonts w:ascii="Cambria Math" w:hAnsi="Cambria Math"/>
              </w:rPr>
              <m:t>S,k</m:t>
            </m:r>
            <m:ctrlPr>
              <w:rPr>
                <w:rFonts w:ascii="Cambria Math" w:hAnsi="Cambria Math"/>
                <w:i/>
              </w:rPr>
            </m:ctrlPr>
          </m:sub>
          <m:sup>
            <m:r>
              <w:rPr>
                <w:rFonts w:ascii="Cambria Math" w:hAnsi="Cambria Math"/>
              </w:rPr>
              <m:t>'</m:t>
            </m:r>
          </m:sup>
        </m:sSubSup>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m:rPr>
                    <m:sty m:val="bi"/>
                  </m:rPr>
                  <w:rPr>
                    <w:rFonts w:ascii="Cambria Math" w:hAnsi="Cambria Math"/>
                  </w:rPr>
                  <m:t>k</m:t>
                </m: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t>. Therefore, the adaptive filtering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7C2513BC" w14:textId="77777777" w:rsidTr="00AB4CB8">
        <w:trPr>
          <w:jc w:val="center"/>
        </w:trPr>
        <w:tc>
          <w:tcPr>
            <w:tcW w:w="350" w:type="pct"/>
          </w:tcPr>
          <w:p w14:paraId="2CFB0C2D" w14:textId="77777777" w:rsidR="0012409E" w:rsidRDefault="0012409E" w:rsidP="000C7168">
            <w:pPr>
              <w:jc w:val="both"/>
            </w:pPr>
          </w:p>
        </w:tc>
        <w:tc>
          <w:tcPr>
            <w:tcW w:w="4300" w:type="pct"/>
          </w:tcPr>
          <w:p w14:paraId="360EDAB6"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350" w:type="pct"/>
          </w:tcPr>
          <w:p w14:paraId="72E95314" w14:textId="77777777" w:rsidR="0012409E" w:rsidRDefault="0012409E" w:rsidP="000C7168">
            <w:pPr>
              <w:jc w:val="both"/>
            </w:pPr>
            <w:r>
              <w:t>(x.5)</w:t>
            </w:r>
          </w:p>
        </w:tc>
      </w:tr>
      <w:tr w:rsidR="0012409E" w14:paraId="30A36683" w14:textId="77777777" w:rsidTr="00AB4CB8">
        <w:trPr>
          <w:jc w:val="center"/>
        </w:trPr>
        <w:tc>
          <w:tcPr>
            <w:tcW w:w="350" w:type="pct"/>
          </w:tcPr>
          <w:p w14:paraId="3572FBAC" w14:textId="77777777" w:rsidR="0012409E" w:rsidRDefault="0012409E" w:rsidP="000C7168">
            <w:pPr>
              <w:jc w:val="both"/>
            </w:pPr>
          </w:p>
        </w:tc>
        <w:tc>
          <w:tcPr>
            <w:tcW w:w="4300" w:type="pct"/>
          </w:tcPr>
          <w:p w14:paraId="172DD060"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350" w:type="pct"/>
          </w:tcPr>
          <w:p w14:paraId="539FB303" w14:textId="77777777" w:rsidR="0012409E" w:rsidRDefault="0012409E" w:rsidP="000C7168">
            <w:pPr>
              <w:jc w:val="both"/>
            </w:pPr>
            <w:r>
              <w:t>(x.6)</w:t>
            </w:r>
          </w:p>
        </w:tc>
      </w:tr>
      <w:tr w:rsidR="0012409E" w14:paraId="3D013984" w14:textId="77777777" w:rsidTr="00AB4CB8">
        <w:trPr>
          <w:jc w:val="center"/>
        </w:trPr>
        <w:tc>
          <w:tcPr>
            <w:tcW w:w="350" w:type="pct"/>
          </w:tcPr>
          <w:p w14:paraId="07A08310" w14:textId="77777777" w:rsidR="0012409E" w:rsidRDefault="0012409E" w:rsidP="000C7168">
            <w:pPr>
              <w:jc w:val="both"/>
            </w:pPr>
          </w:p>
        </w:tc>
        <w:tc>
          <w:tcPr>
            <w:tcW w:w="4300" w:type="pct"/>
          </w:tcPr>
          <w:p w14:paraId="33D0BDA0" w14:textId="77777777"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350" w:type="pct"/>
          </w:tcPr>
          <w:p w14:paraId="6A078188" w14:textId="77777777" w:rsidR="0012409E" w:rsidRDefault="0012409E" w:rsidP="000C7168">
            <w:pPr>
              <w:jc w:val="both"/>
            </w:pPr>
            <w:r>
              <w:t>(x.7)</w:t>
            </w:r>
          </w:p>
        </w:tc>
      </w:tr>
      <w:tr w:rsidR="0012409E" w14:paraId="6D52DAD5" w14:textId="77777777" w:rsidTr="00AB4CB8">
        <w:trPr>
          <w:jc w:val="center"/>
        </w:trPr>
        <w:tc>
          <w:tcPr>
            <w:tcW w:w="350" w:type="pct"/>
          </w:tcPr>
          <w:p w14:paraId="73084123" w14:textId="77777777" w:rsidR="0012409E" w:rsidRDefault="0012409E" w:rsidP="000C7168">
            <w:pPr>
              <w:jc w:val="both"/>
            </w:pPr>
          </w:p>
        </w:tc>
        <w:tc>
          <w:tcPr>
            <w:tcW w:w="4300" w:type="pct"/>
          </w:tcPr>
          <w:p w14:paraId="1EB7C0CC" w14:textId="77777777" w:rsidR="0012409E" w:rsidRDefault="0012409E" w:rsidP="000C7168">
            <w:pPr>
              <w:jc w:val="both"/>
              <w:rPr>
                <w:rFonts w:ascii="Calibri" w:eastAsia="DengXian"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oMath>
            <w:r>
              <w:rPr>
                <w:rFonts w:ascii="Calibri" w:eastAsia="DengXian" w:hAnsi="Calibri" w:cs="Times New Roman"/>
                <w:b/>
                <w:bCs/>
              </w:rPr>
              <w:t xml:space="preserve"> </w:t>
            </w:r>
          </w:p>
        </w:tc>
        <w:tc>
          <w:tcPr>
            <w:tcW w:w="350" w:type="pct"/>
          </w:tcPr>
          <w:p w14:paraId="0A6C06F0" w14:textId="77777777" w:rsidR="0012409E" w:rsidRDefault="0012409E" w:rsidP="000C7168">
            <w:pPr>
              <w:jc w:val="both"/>
            </w:pPr>
            <w:r>
              <w:t>(x.8)</w:t>
            </w:r>
          </w:p>
        </w:tc>
      </w:tr>
      <w:tr w:rsidR="0012409E" w14:paraId="3EE26714" w14:textId="77777777" w:rsidTr="00AB4CB8">
        <w:trPr>
          <w:jc w:val="center"/>
        </w:trPr>
        <w:tc>
          <w:tcPr>
            <w:tcW w:w="350" w:type="pct"/>
          </w:tcPr>
          <w:p w14:paraId="1EA21FAE" w14:textId="77777777" w:rsidR="0012409E" w:rsidRDefault="0012409E" w:rsidP="000C7168">
            <w:pPr>
              <w:jc w:val="both"/>
            </w:pPr>
          </w:p>
        </w:tc>
        <w:tc>
          <w:tcPr>
            <w:tcW w:w="4300" w:type="pct"/>
          </w:tcPr>
          <w:p w14:paraId="4CA62B41" w14:textId="77777777"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Pr>
                <w:rFonts w:ascii="Calibri" w:eastAsia="DengXian" w:hAnsi="Calibri" w:cs="Times New Roman"/>
              </w:rPr>
              <w:t xml:space="preserve"> </w:t>
            </w:r>
          </w:p>
        </w:tc>
        <w:tc>
          <w:tcPr>
            <w:tcW w:w="350" w:type="pct"/>
          </w:tcPr>
          <w:p w14:paraId="1DD63CAC" w14:textId="77777777" w:rsidR="0012409E" w:rsidRDefault="0012409E" w:rsidP="000C7168">
            <w:pPr>
              <w:jc w:val="both"/>
            </w:pPr>
            <w:r>
              <w:t>(x.9)</w:t>
            </w:r>
          </w:p>
        </w:tc>
      </w:tr>
    </w:tbl>
    <w:p w14:paraId="0E9946E1" w14:textId="77777777" w:rsidR="0012409E" w:rsidRDefault="0012409E" w:rsidP="000C7168">
      <w:pPr>
        <w:jc w:val="both"/>
      </w:pPr>
    </w:p>
    <w:p w14:paraId="2940ECB2" w14:textId="77777777" w:rsidR="0012409E" w:rsidRDefault="0012409E" w:rsidP="000C7168">
      <w:pPr>
        <w:jc w:val="both"/>
      </w:pPr>
      <w:r>
        <w:t xml:space="preserve">Equations (x.5) – (x.7) are prior predictions, while equations (x.8) and (x.9) are posterior corrections. </w:t>
      </w:r>
    </w:p>
    <w:p w14:paraId="3AC54307" w14:textId="77777777" w:rsidR="0012409E" w:rsidRDefault="0012409E" w:rsidP="000C7168">
      <w:pPr>
        <w:jc w:val="both"/>
      </w:pPr>
    </w:p>
    <w:p w14:paraId="3CA93FA1" w14:textId="77777777" w:rsidR="0012409E" w:rsidRPr="008F4FC0" w:rsidRDefault="0012409E" w:rsidP="000C7168">
      <w:pPr>
        <w:jc w:val="both"/>
      </w:pPr>
      <w:r w:rsidRPr="008F4FC0">
        <w:t>Step Two: Backward Algorithm (RTS Smoothing)</w:t>
      </w:r>
    </w:p>
    <w:p w14:paraId="43FAE665"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be RTS smoothing estimates for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The RTS smoothing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
        <w:gridCol w:w="8492"/>
        <w:gridCol w:w="801"/>
      </w:tblGrid>
      <w:tr w:rsidR="0012409E" w14:paraId="65B597EC" w14:textId="77777777" w:rsidTr="00AB4CB8">
        <w:trPr>
          <w:jc w:val="center"/>
        </w:trPr>
        <w:tc>
          <w:tcPr>
            <w:tcW w:w="350" w:type="pct"/>
          </w:tcPr>
          <w:p w14:paraId="0B65818B" w14:textId="77777777" w:rsidR="0012409E" w:rsidRDefault="0012409E" w:rsidP="000C7168">
            <w:pPr>
              <w:jc w:val="both"/>
            </w:pPr>
          </w:p>
        </w:tc>
        <w:tc>
          <w:tcPr>
            <w:tcW w:w="4300" w:type="pct"/>
          </w:tcPr>
          <w:p w14:paraId="50276499"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77777777" w:rsidR="0012409E" w:rsidRDefault="0012409E" w:rsidP="000C7168">
            <w:pPr>
              <w:jc w:val="both"/>
            </w:pPr>
            <w:r>
              <w:t>(x.10)</w:t>
            </w:r>
          </w:p>
        </w:tc>
      </w:tr>
      <w:tr w:rsidR="0012409E" w14:paraId="7BAB8ACA" w14:textId="77777777" w:rsidTr="00AB4CB8">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77777777" w:rsidR="0012409E" w:rsidRDefault="0012409E" w:rsidP="000C7168">
            <w:pPr>
              <w:jc w:val="both"/>
            </w:pPr>
            <w:r>
              <w:t>(x.11)</w:t>
            </w:r>
          </w:p>
        </w:tc>
      </w:tr>
      <w:tr w:rsidR="0012409E" w14:paraId="34F3332E" w14:textId="77777777" w:rsidTr="00AB4CB8">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A25235"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77777777" w:rsidR="0012409E" w:rsidRDefault="0012409E" w:rsidP="000C7168">
            <w:pPr>
              <w:jc w:val="both"/>
            </w:pPr>
            <w:r>
              <w:t>(x.12)</w:t>
            </w:r>
          </w:p>
        </w:tc>
      </w:tr>
    </w:tbl>
    <w:p w14:paraId="70FF4D7D" w14:textId="77777777" w:rsidR="0012409E" w:rsidRDefault="0012409E" w:rsidP="000C7168">
      <w:pPr>
        <w:jc w:val="both"/>
      </w:pPr>
    </w:p>
    <w:p w14:paraId="0D4CB630" w14:textId="77777777" w:rsidR="0012409E" w:rsidRDefault="0012409E" w:rsidP="000C7168">
      <w:pPr>
        <w:jc w:val="both"/>
      </w:pPr>
      <w:r>
        <w:t>To make the algorithm numerically stable, the estimation of mean can be equivalently written as:</w:t>
      </w:r>
    </w:p>
    <w:p w14:paraId="52F619FE" w14:textId="77777777" w:rsidR="0012409E" w:rsidRPr="00FD3A90" w:rsidRDefault="00A25235" w:rsidP="000C7168">
      <w:pPr>
        <w:jc w:val="both"/>
      </w:pP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w:r w:rsidR="0012409E">
        <w:t xml:space="preserve">                         (x.13)</w:t>
      </w:r>
    </w:p>
    <w:p w14:paraId="464FF4D9" w14:textId="37032B49" w:rsidR="0012409E" w:rsidRDefault="0012409E" w:rsidP="000C7168">
      <w:pPr>
        <w:jc w:val="both"/>
      </w:pPr>
      <w:r>
        <w:t xml:space="preserve">In this analysis,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is set as</w:t>
      </w:r>
      <w:r w:rsidR="00731821">
        <w:t xml:space="preserve"> a time constant</w:t>
      </w:r>
      <m:oMath>
        <m:r>
          <m:rPr>
            <m:sty m:val="bi"/>
          </m:rPr>
          <w:rPr>
            <w:rFonts w:ascii="Cambria Math" w:hAnsi="Cambria Math"/>
          </w:rPr>
          <m:t>Q</m:t>
        </m:r>
      </m:oMath>
      <w:r>
        <w:t xml:space="preserve">. To give unbiased estimations,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set as</w:t>
      </w:r>
      <w:r w:rsidR="00731821">
        <w:t xml:space="preserve"> the</w:t>
      </w:r>
      <w:r>
        <w:t xml:space="preserve"> identity </w:t>
      </w:r>
      <w:r w:rsidR="00731821">
        <w:t>matrix</w:t>
      </w:r>
      <m:oMath>
        <m:r>
          <m:rPr>
            <m:sty m:val="bi"/>
          </m:rPr>
          <w:rPr>
            <w:rFonts w:ascii="Cambria Math" w:hAnsi="Cambria Math"/>
          </w:rPr>
          <m:t>I</m:t>
        </m:r>
      </m:oMath>
      <w:r>
        <w:t>.</w:t>
      </w:r>
    </w:p>
    <w:p w14:paraId="0470FEEE" w14:textId="77777777" w:rsidR="0012409E" w:rsidRDefault="0012409E" w:rsidP="000C7168">
      <w:pPr>
        <w:jc w:val="both"/>
      </w:pPr>
    </w:p>
    <w:p w14:paraId="7DF0989E" w14:textId="77777777" w:rsidR="0012409E" w:rsidRPr="008F4FC0" w:rsidRDefault="0012409E" w:rsidP="000C7168">
      <w:pPr>
        <w:jc w:val="both"/>
      </w:pPr>
      <w:r w:rsidRPr="008F4FC0">
        <w:t xml:space="preserve">Selection of </w:t>
      </w:r>
      <m:oMath>
        <m:r>
          <m:rPr>
            <m:sty m:val="bi"/>
          </m:rPr>
          <w:rPr>
            <w:rFonts w:ascii="Cambria Math" w:hAnsi="Cambria Math"/>
          </w:rPr>
          <m:t>Q</m:t>
        </m:r>
      </m:oMath>
    </w:p>
    <w:p w14:paraId="121BF364" w14:textId="3FF72860" w:rsidR="0012409E"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improper </w:t>
      </w:r>
      <m:oMath>
        <m:r>
          <m:rPr>
            <m:sty m:val="bi"/>
          </m:rPr>
          <w:rPr>
            <w:rFonts w:ascii="Cambria Math" w:hAnsi="Cambria Math"/>
          </w:rPr>
          <m:t>Q</m:t>
        </m:r>
      </m:oMath>
      <w:r>
        <w:t xml:space="preserve"> will even make the algorithm diverge. Usually, the </w:t>
      </w:r>
      <m:oMath>
        <m:r>
          <m:rPr>
            <m:sty m:val="bi"/>
          </m:rPr>
          <w:rPr>
            <w:rFonts w:ascii="Cambria Math" w:hAnsi="Cambria Math"/>
          </w:rPr>
          <m:t>Q</m:t>
        </m:r>
      </m:oMath>
      <w:r>
        <w:t xml:space="preserve"> is chosen based on previous knowledge. When </w:t>
      </w:r>
      <w:proofErr w:type="gramStart"/>
      <w:r>
        <w:t>there’s</w:t>
      </w:r>
      <w:proofErr w:type="gramEnd"/>
      <w:r>
        <w:t xml:space="preserve"> no sufficient knowledge for </w:t>
      </w:r>
      <m:oMath>
        <m:r>
          <m:rPr>
            <m:sty m:val="bi"/>
          </m:rPr>
          <w:rPr>
            <w:rFonts w:ascii="Cambria Math" w:hAnsi="Cambria Math"/>
          </w:rPr>
          <m:t>Q</m:t>
        </m:r>
      </m:oMath>
      <w:r>
        <w:t>, it is usually adjusted by manual trial-and-error approaches. Although we can use the EM algorithm</w:t>
      </w:r>
      <w:r>
        <w:fldChar w:fldCharType="begin" w:fldLock="1"/>
      </w:r>
      <w:r w:rsidR="00D42487">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D42487" w:rsidRPr="00D42487">
        <w:rPr>
          <w:noProof/>
          <w:vertAlign w:val="superscript"/>
        </w:rPr>
        <w:t>20</w:t>
      </w:r>
      <w:r>
        <w:fldChar w:fldCharType="end"/>
      </w:r>
      <w:r>
        <w:t xml:space="preserve"> to estimate </w:t>
      </w:r>
      <m:oMath>
        <m:r>
          <m:rPr>
            <m:sty m:val="bi"/>
          </m:rPr>
          <w:rPr>
            <w:rFonts w:ascii="Cambria Math" w:hAnsi="Cambria Math"/>
          </w:rPr>
          <m:t>Q</m:t>
        </m:r>
      </m:oMath>
      <w:r>
        <w:t>, the convergence is notoriously slow, even with an accelerator</w:t>
      </w:r>
      <w:r>
        <w:fldChar w:fldCharType="begin" w:fldLock="1"/>
      </w:r>
      <w:r w:rsidR="00D42487">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D42487" w:rsidRPr="00D42487">
        <w:rPr>
          <w:noProof/>
          <w:vertAlign w:val="superscript"/>
        </w:rPr>
        <w:t>21</w:t>
      </w:r>
      <w:r>
        <w:fldChar w:fldCharType="end"/>
      </w:r>
      <w:r>
        <w:t xml:space="preserve">. </w:t>
      </w:r>
    </w:p>
    <w:p w14:paraId="3F2716CF" w14:textId="247CE9EB" w:rsidR="0012409E" w:rsidRDefault="0012409E" w:rsidP="000C7168">
      <w:pPr>
        <w:jc w:val="both"/>
      </w:pPr>
      <w:r>
        <w:t xml:space="preserve">Here we choose to estimate </w:t>
      </w:r>
      <m:oMath>
        <m:r>
          <m:rPr>
            <m:sty m:val="bi"/>
          </m:rPr>
          <w:rPr>
            <w:rFonts w:ascii="Cambria Math" w:hAnsi="Cambria Math"/>
          </w:rPr>
          <m:t>Q</m:t>
        </m:r>
      </m:oMath>
      <w:r>
        <w:rPr>
          <w:b/>
          <w:bCs/>
        </w:rPr>
        <w:t xml:space="preserve"> </w:t>
      </w:r>
      <w:r>
        <w:t xml:space="preserve">by maximizing prediction likelihood, </w:t>
      </w:r>
      <w:proofErr w:type="gramStart"/>
      <w:r>
        <w:t>i.e.</w:t>
      </w:r>
      <w:proofErr w:type="gramEnd"/>
      <w:r>
        <w:t xml:space="preserv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The </w:t>
      </w:r>
      <m:oMath>
        <m:r>
          <m:rPr>
            <m:sty m:val="bi"/>
          </m:rPr>
          <w:rPr>
            <w:rFonts w:ascii="Cambria Math" w:hAnsi="Cambria Math"/>
          </w:rPr>
          <m:t>Q</m:t>
        </m:r>
      </m:oMath>
      <w:r w:rsidR="00CC7F21">
        <w:t xml:space="preserve"> is assumed to be diagonal, </w:t>
      </w:r>
      <w:proofErr w:type="gramStart"/>
      <w:r w:rsidR="00CC7F21">
        <w:t>i.e.</w:t>
      </w:r>
      <w:proofErr w:type="gramEnd"/>
      <w:r w:rsidR="00CC7F21">
        <w:t xml:space="preserve"> 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 xml:space="preserve">are unconditionally independent. Besides estimating </w:t>
      </w:r>
      <m:oMath>
        <m:r>
          <m:rPr>
            <m:sty m:val="bi"/>
          </m:rPr>
          <w:rPr>
            <w:rFonts w:ascii="Cambria Math" w:hAnsi="Cambria Math"/>
          </w:rPr>
          <m:t>Q</m:t>
        </m:r>
      </m:oMath>
      <w:r w:rsidR="00CC7F21">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9A2D385" w14:textId="77777777" w:rsidR="0012409E" w:rsidRDefault="0012409E" w:rsidP="000C7168">
      <w:pPr>
        <w:jc w:val="both"/>
      </w:pPr>
    </w:p>
    <w:p w14:paraId="56998ABA" w14:textId="00F9EFE1" w:rsidR="0012409E" w:rsidRPr="008F4FC0" w:rsidRDefault="0012409E" w:rsidP="000C7168">
      <w:pPr>
        <w:pStyle w:val="Heading3"/>
        <w:jc w:val="both"/>
        <w:rPr>
          <w:u w:val="single"/>
        </w:rPr>
      </w:pPr>
      <w:r w:rsidRPr="008F4FC0">
        <w:rPr>
          <w:u w:val="single"/>
        </w:rPr>
        <w:lastRenderedPageBreak/>
        <w:t xml:space="preserve">Estimation of Short-Term Effect: </w:t>
      </w:r>
      <w:r w:rsidR="000615A7" w:rsidRPr="008F4FC0">
        <w:rPr>
          <w:u w:val="single"/>
        </w:rPr>
        <w:t xml:space="preserve">Additive Effects Depending on presynaptic ISIs </w:t>
      </w:r>
    </w:p>
    <w:p w14:paraId="5B6BF39C" w14:textId="46A3A278" w:rsidR="0012409E" w:rsidRDefault="001F3C2B" w:rsidP="000C7168">
      <w:pPr>
        <w:jc w:val="both"/>
      </w:pPr>
      <w:r>
        <w:t>Since the short-term effects are changing too fast, it’s impossible to track them by adaptive smoothing. Here, we model t</w:t>
      </w:r>
      <w:r w:rsidR="0012409E">
        <w:t>he short-term synaptic plasticity by</w:t>
      </w:r>
      <w:r>
        <w:t xml:space="preserve"> the</w:t>
      </w:r>
      <w:r w:rsidR="0012409E">
        <w:t xml:space="preserve"> </w:t>
      </w:r>
      <w:r w:rsidR="00AA7AD0">
        <w:t>following</w:t>
      </w:r>
      <w:r w:rsidR="0012409E">
        <w:t xml:space="preserve"> linear model</w:t>
      </w:r>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r w:rsidR="00D21F0E">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7F396A9A" w14:textId="77777777" w:rsidTr="00AB4CB8">
        <w:trPr>
          <w:jc w:val="center"/>
        </w:trPr>
        <w:tc>
          <w:tcPr>
            <w:tcW w:w="331" w:type="pct"/>
          </w:tcPr>
          <w:p w14:paraId="576D930B" w14:textId="77777777" w:rsidR="0012409E" w:rsidRDefault="0012409E" w:rsidP="000C7168">
            <w:pPr>
              <w:jc w:val="both"/>
            </w:pPr>
          </w:p>
        </w:tc>
        <w:tc>
          <w:tcPr>
            <w:tcW w:w="4282" w:type="pct"/>
          </w:tcPr>
          <w:p w14:paraId="21AEF200" w14:textId="301025CA"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p>
        </w:tc>
        <w:tc>
          <w:tcPr>
            <w:tcW w:w="387" w:type="pct"/>
          </w:tcPr>
          <w:p w14:paraId="4F86BE25" w14:textId="77777777" w:rsidR="0012409E" w:rsidRDefault="0012409E" w:rsidP="000C7168">
            <w:pPr>
              <w:jc w:val="both"/>
            </w:pPr>
            <w:r>
              <w:t>(x.14)</w:t>
            </w:r>
          </w:p>
        </w:tc>
      </w:tr>
      <w:tr w:rsidR="0012409E" w14:paraId="17FDB40D" w14:textId="77777777" w:rsidTr="00AB4CB8">
        <w:trPr>
          <w:jc w:val="center"/>
        </w:trPr>
        <w:tc>
          <w:tcPr>
            <w:tcW w:w="331" w:type="pct"/>
          </w:tcPr>
          <w:p w14:paraId="58BB9BFE" w14:textId="77777777" w:rsidR="0012409E" w:rsidRDefault="0012409E" w:rsidP="000C7168">
            <w:pPr>
              <w:jc w:val="both"/>
            </w:pPr>
          </w:p>
        </w:tc>
        <w:tc>
          <w:tcPr>
            <w:tcW w:w="4282" w:type="pct"/>
          </w:tcPr>
          <w:p w14:paraId="305C3777" w14:textId="0DD181F8"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77777777" w:rsidR="0012409E" w:rsidRDefault="0012409E" w:rsidP="000C7168">
            <w:pPr>
              <w:jc w:val="both"/>
            </w:pPr>
            <w:r>
              <w:t>(x.15)</w:t>
            </w:r>
          </w:p>
        </w:tc>
      </w:tr>
    </w:tbl>
    <w:p w14:paraId="7AF11CB4" w14:textId="77777777" w:rsidR="0012409E" w:rsidRDefault="0012409E" w:rsidP="000C7168">
      <w:pPr>
        <w:jc w:val="both"/>
      </w:pPr>
    </w:p>
    <w:p w14:paraId="65B04226" w14:textId="032AB94C" w:rsidR="00F43973" w:rsidRDefault="00D21F0E" w:rsidP="000C7168">
      <w:pPr>
        <w:jc w:val="both"/>
        <w:rPr>
          <w:lang w:eastAsia="zh-CN"/>
        </w:rPr>
      </w:pPr>
      <w:r>
        <w:t xml:space="preserve">, 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time.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gives amplitude of short-term effect under different </w:t>
      </w:r>
      <w:proofErr w:type="gramStart"/>
      <w:r w:rsidR="0089520B">
        <w:t>ISIs.</w:t>
      </w:r>
      <w:proofErr w:type="gramEnd"/>
      <w:r w:rsidR="0089520B">
        <w:t xml:space="preserve"> The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is modeled by 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on presynaptic spikes, with exponentially decay</w:t>
      </w:r>
      <w:r w:rsidR="00AA7AD0">
        <w:t>ing o</w:t>
      </w:r>
      <w:r w:rsidR="00F71CBD">
        <w:t>f</w:t>
      </w:r>
      <w:r w:rsidR="0089520B">
        <w:t xml:space="preserve"> 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The nonlinearity 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A7AD0">
        <w:t xml:space="preserve"> is captured by linear combinations of raised-cosine basis functions </w:t>
      </w:r>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r w:rsidR="00AA7AD0">
        <w:t xml:space="preserve">, which are functions of presynaptic ISI. </w:t>
      </w:r>
    </w:p>
    <w:p w14:paraId="529A60FC" w14:textId="152ADE56" w:rsidR="0012409E" w:rsidRDefault="0012409E" w:rsidP="000C7168">
      <w:pPr>
        <w:jc w:val="both"/>
      </w:pPr>
      <w:r>
        <w:t>To simplify notations, define</w:t>
      </w:r>
      <w:r w:rsidR="00AA7AD0">
        <w:t xml:space="preserve"> </w:t>
      </w:r>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r>
        <w:t xml:space="preserve">, and hence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=1+</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t xml:space="preserve">. The short-term modification function </w:t>
      </w:r>
      <w:r w:rsidR="00F43973">
        <w:t xml:space="preserve">is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w:r w:rsidR="00F43973">
        <w:t>T</w:t>
      </w:r>
      <w:r>
        <w:t>he variance</w:t>
      </w:r>
      <w:r w:rsidR="000E2DA7">
        <w:t>s</w:t>
      </w:r>
      <w:r>
        <w:t xml:space="preserve"> for </w:t>
      </w:r>
      <w:r w:rsidR="00F71CBD">
        <w:t>STP</w:t>
      </w:r>
      <w:r>
        <w:t xml:space="preserve"> and modification function can be </w:t>
      </w:r>
      <w:r w:rsidR="00F43973">
        <w:t>calculated</w:t>
      </w:r>
      <w: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3DCBB4E5" w14:textId="77777777" w:rsidTr="00923D2E">
        <w:trPr>
          <w:jc w:val="center"/>
        </w:trPr>
        <w:tc>
          <w:tcPr>
            <w:tcW w:w="323" w:type="pct"/>
          </w:tcPr>
          <w:p w14:paraId="0787888E" w14:textId="77777777" w:rsidR="0012409E" w:rsidRDefault="0012409E" w:rsidP="000C7168">
            <w:pPr>
              <w:jc w:val="both"/>
            </w:pPr>
          </w:p>
        </w:tc>
        <w:tc>
          <w:tcPr>
            <w:tcW w:w="4274" w:type="pct"/>
          </w:tcPr>
          <w:p w14:paraId="758E5D5D" w14:textId="77777777"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77777777" w:rsidR="0012409E" w:rsidRDefault="0012409E" w:rsidP="000C7168">
            <w:pPr>
              <w:jc w:val="both"/>
            </w:pPr>
            <w:r>
              <w:t>(x.16)</w:t>
            </w:r>
          </w:p>
        </w:tc>
      </w:tr>
      <w:tr w:rsidR="0012409E" w14:paraId="14ECA803" w14:textId="77777777" w:rsidTr="00923D2E">
        <w:trPr>
          <w:jc w:val="center"/>
        </w:trPr>
        <w:tc>
          <w:tcPr>
            <w:tcW w:w="323" w:type="pct"/>
          </w:tcPr>
          <w:p w14:paraId="4AE79B51" w14:textId="77777777" w:rsidR="0012409E" w:rsidRDefault="0012409E" w:rsidP="000C7168">
            <w:pPr>
              <w:jc w:val="both"/>
            </w:pPr>
          </w:p>
        </w:tc>
        <w:tc>
          <w:tcPr>
            <w:tcW w:w="4274" w:type="pct"/>
          </w:tcPr>
          <w:p w14:paraId="323E625F" w14:textId="18DBAB7D"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77777777" w:rsidR="0012409E" w:rsidRDefault="0012409E" w:rsidP="000C7168">
            <w:pPr>
              <w:jc w:val="both"/>
            </w:pPr>
            <w:r>
              <w:t>(x.17)</w:t>
            </w:r>
          </w:p>
        </w:tc>
      </w:tr>
    </w:tbl>
    <w:p w14:paraId="1E1F9082" w14:textId="77777777" w:rsidR="00605286" w:rsidRDefault="00605286" w:rsidP="00923D2E">
      <w:pPr>
        <w:jc w:val="both"/>
        <w:rPr>
          <w:ins w:id="496" w:author="ian" w:date="2020-11-20T16:14:00Z"/>
        </w:rPr>
      </w:pPr>
    </w:p>
    <w:p w14:paraId="62932B75" w14:textId="7E65B00B" w:rsidR="00923D2E" w:rsidRDefault="00605286" w:rsidP="00923D2E">
      <w:pPr>
        <w:jc w:val="both"/>
        <w:rPr>
          <w:ins w:id="497" w:author="ian" w:date="2020-11-20T15:44:00Z"/>
        </w:rPr>
      </w:pPr>
      <w:ins w:id="498" w:author="ian" w:date="2020-11-20T16:14:00Z">
        <w:r>
          <w:t>[</w:t>
        </w:r>
      </w:ins>
      <w:ins w:id="499" w:author="ian" w:date="2020-11-20T15:44:00Z">
        <w:r w:rsidR="00923D2E">
          <w:t xml:space="preserve">Make </w:t>
        </w:r>
      </w:ins>
      <m:oMath>
        <m:r>
          <w:ins w:id="500" w:author="ian" w:date="2020-11-20T15:44:00Z">
            <w:rPr>
              <w:rFonts w:ascii="Cambria Math" w:hAnsi="Cambria Math"/>
            </w:rPr>
            <m:t>∆</m:t>
          </w:ins>
        </m:r>
        <m:sSub>
          <m:sSubPr>
            <m:ctrlPr>
              <w:ins w:id="501" w:author="ian" w:date="2020-11-20T15:44:00Z">
                <w:rPr>
                  <w:rFonts w:ascii="Cambria Math" w:hAnsi="Cambria Math"/>
                  <w:i/>
                </w:rPr>
              </w:ins>
            </m:ctrlPr>
          </m:sSubPr>
          <m:e>
            <m:r>
              <w:ins w:id="502" w:author="ian" w:date="2020-11-20T15:44:00Z">
                <w:rPr>
                  <w:rFonts w:ascii="Cambria Math" w:hAnsi="Cambria Math"/>
                </w:rPr>
                <m:t>t</m:t>
              </w:ins>
            </m:r>
          </m:e>
          <m:sub>
            <m:r>
              <w:ins w:id="503" w:author="ian" w:date="2020-11-20T15:44:00Z">
                <w:rPr>
                  <w:rFonts w:ascii="Cambria Math" w:hAnsi="Cambria Math"/>
                </w:rPr>
                <m:t>k</m:t>
              </w:ins>
            </m:r>
          </m:sub>
        </m:sSub>
      </m:oMath>
      <w:ins w:id="504" w:author="ian" w:date="2020-11-20T15:44:00Z">
        <w:r w:rsidR="00923D2E">
          <w:t xml:space="preserve"> small enough such that both </w:t>
        </w:r>
      </w:ins>
      <m:oMath>
        <m:sSubSup>
          <m:sSubSupPr>
            <m:ctrlPr>
              <w:ins w:id="505" w:author="ian" w:date="2020-11-20T15:44:00Z">
                <w:rPr>
                  <w:rFonts w:ascii="Cambria Math" w:hAnsi="Cambria Math"/>
                  <w:i/>
                </w:rPr>
              </w:ins>
            </m:ctrlPr>
          </m:sSubSupPr>
          <m:e>
            <m:r>
              <w:ins w:id="506" w:author="ian" w:date="2020-11-20T15:44:00Z">
                <w:rPr>
                  <w:rFonts w:ascii="Cambria Math" w:hAnsi="Cambria Math"/>
                </w:rPr>
                <m:t>y</m:t>
              </w:ins>
            </m:r>
          </m:e>
          <m:sub>
            <m:r>
              <w:ins w:id="507" w:author="ian" w:date="2020-11-20T15:44:00Z">
                <w:rPr>
                  <w:rFonts w:ascii="Cambria Math" w:hAnsi="Cambria Math"/>
                </w:rPr>
                <m:t>k</m:t>
              </w:ins>
            </m:r>
          </m:sub>
          <m:sup>
            <m:r>
              <w:ins w:id="508" w:author="ian" w:date="2020-11-20T15:44:00Z">
                <w:rPr>
                  <w:rFonts w:ascii="Cambria Math" w:hAnsi="Cambria Math"/>
                </w:rPr>
                <m:t>pre</m:t>
              </w:ins>
            </m:r>
          </m:sup>
        </m:sSubSup>
      </m:oMath>
      <w:ins w:id="509" w:author="ian" w:date="2020-11-20T15:44:00Z">
        <w:r w:rsidR="00923D2E">
          <w:t xml:space="preserve"> and </w:t>
        </w:r>
      </w:ins>
      <m:oMath>
        <m:sSubSup>
          <m:sSubSupPr>
            <m:ctrlPr>
              <w:ins w:id="510" w:author="ian" w:date="2020-11-20T15:44:00Z">
                <w:rPr>
                  <w:rFonts w:ascii="Cambria Math" w:hAnsi="Cambria Math"/>
                  <w:i/>
                </w:rPr>
              </w:ins>
            </m:ctrlPr>
          </m:sSubSupPr>
          <m:e>
            <m:r>
              <w:ins w:id="511" w:author="ian" w:date="2020-11-20T15:44:00Z">
                <w:rPr>
                  <w:rFonts w:ascii="Cambria Math" w:hAnsi="Cambria Math"/>
                </w:rPr>
                <m:t>y</m:t>
              </w:ins>
            </m:r>
          </m:e>
          <m:sub>
            <m:r>
              <w:ins w:id="512" w:author="ian" w:date="2020-11-20T15:44:00Z">
                <w:rPr>
                  <w:rFonts w:ascii="Cambria Math" w:hAnsi="Cambria Math"/>
                </w:rPr>
                <m:t>k</m:t>
              </w:ins>
            </m:r>
          </m:sub>
          <m:sup>
            <m:r>
              <w:ins w:id="513" w:author="ian" w:date="2020-11-20T15:44:00Z">
                <w:rPr>
                  <w:rFonts w:ascii="Cambria Math" w:hAnsi="Cambria Math"/>
                </w:rPr>
                <m:t>post</m:t>
              </w:ins>
            </m:r>
          </m:sup>
        </m:sSubSup>
      </m:oMath>
      <w:ins w:id="514" w:author="ian" w:date="2020-11-20T15:44:00Z">
        <w:r w:rsidR="00923D2E">
          <w:t xml:space="preserve"> can only take 0 or 1, and hence we can view </w:t>
        </w:r>
      </w:ins>
      <m:oMath>
        <m:sSubSup>
          <m:sSubSupPr>
            <m:ctrlPr>
              <w:ins w:id="515" w:author="ian" w:date="2020-11-20T15:44:00Z">
                <w:rPr>
                  <w:rFonts w:ascii="Cambria Math" w:hAnsi="Cambria Math"/>
                  <w:i/>
                </w:rPr>
              </w:ins>
            </m:ctrlPr>
          </m:sSubSupPr>
          <m:e>
            <m:r>
              <w:ins w:id="516" w:author="ian" w:date="2020-11-20T15:44:00Z">
                <w:rPr>
                  <w:rFonts w:ascii="Cambria Math" w:hAnsi="Cambria Math"/>
                </w:rPr>
                <m:t>y</m:t>
              </w:ins>
            </m:r>
          </m:e>
          <m:sub>
            <m:r>
              <w:ins w:id="517" w:author="ian" w:date="2020-11-20T15:44:00Z">
                <w:rPr>
                  <w:rFonts w:ascii="Cambria Math" w:hAnsi="Cambria Math"/>
                </w:rPr>
                <m:t>k</m:t>
              </w:ins>
            </m:r>
          </m:sub>
          <m:sup>
            <m:r>
              <w:ins w:id="518" w:author="ian" w:date="2020-11-20T15:44:00Z">
                <w:rPr>
                  <w:rFonts w:ascii="Cambria Math" w:hAnsi="Cambria Math"/>
                </w:rPr>
                <m:t>pre</m:t>
              </w:ins>
            </m:r>
          </m:sup>
        </m:sSubSup>
      </m:oMath>
      <w:ins w:id="519" w:author="ian" w:date="2020-11-20T15:44:00Z">
        <w:r w:rsidR="00923D2E">
          <w:t xml:space="preserve"> and </w:t>
        </w:r>
      </w:ins>
      <m:oMath>
        <m:sSubSup>
          <m:sSubSupPr>
            <m:ctrlPr>
              <w:ins w:id="520" w:author="ian" w:date="2020-11-20T15:44:00Z">
                <w:rPr>
                  <w:rFonts w:ascii="Cambria Math" w:hAnsi="Cambria Math"/>
                  <w:i/>
                </w:rPr>
              </w:ins>
            </m:ctrlPr>
          </m:sSubSupPr>
          <m:e>
            <m:r>
              <w:ins w:id="521" w:author="ian" w:date="2020-11-20T15:44:00Z">
                <w:rPr>
                  <w:rFonts w:ascii="Cambria Math" w:hAnsi="Cambria Math"/>
                </w:rPr>
                <m:t>y</m:t>
              </w:ins>
            </m:r>
          </m:e>
          <m:sub>
            <m:r>
              <w:ins w:id="522" w:author="ian" w:date="2020-11-20T15:44:00Z">
                <w:rPr>
                  <w:rFonts w:ascii="Cambria Math" w:hAnsi="Cambria Math"/>
                </w:rPr>
                <m:t>k</m:t>
              </w:ins>
            </m:r>
          </m:sub>
          <m:sup>
            <m:r>
              <w:ins w:id="523" w:author="ian" w:date="2020-11-20T15:44:00Z">
                <w:rPr>
                  <w:rFonts w:ascii="Cambria Math" w:hAnsi="Cambria Math"/>
                </w:rPr>
                <m:t>post</m:t>
              </w:ins>
            </m:r>
          </m:sup>
        </m:sSubSup>
      </m:oMath>
      <w:ins w:id="524" w:author="ian" w:date="2020-11-20T15:44:00Z">
        <w:r w:rsidR="00923D2E">
          <w:t xml:space="preserve"> as spike indicators at time </w:t>
        </w:r>
      </w:ins>
      <m:oMath>
        <m:sSub>
          <m:sSubPr>
            <m:ctrlPr>
              <w:ins w:id="525" w:author="ian" w:date="2020-11-20T15:44:00Z">
                <w:rPr>
                  <w:rFonts w:ascii="Cambria Math" w:hAnsi="Cambria Math"/>
                  <w:i/>
                </w:rPr>
              </w:ins>
            </m:ctrlPr>
          </m:sSubPr>
          <m:e>
            <m:r>
              <w:ins w:id="526" w:author="ian" w:date="2020-11-20T15:44:00Z">
                <w:rPr>
                  <w:rFonts w:ascii="Cambria Math" w:hAnsi="Cambria Math"/>
                </w:rPr>
                <m:t>t</m:t>
              </w:ins>
            </m:r>
          </m:e>
          <m:sub>
            <m:r>
              <w:ins w:id="527" w:author="ian" w:date="2020-11-20T15:44:00Z">
                <w:rPr>
                  <w:rFonts w:ascii="Cambria Math" w:hAnsi="Cambria Math"/>
                </w:rPr>
                <m:t>k</m:t>
              </w:ins>
            </m:r>
          </m:sub>
        </m:sSub>
      </m:oMath>
      <w:ins w:id="528" w:author="ian" w:date="2020-11-20T15:44:00Z">
        <w:r w:rsidR="00923D2E">
          <w:t xml:space="preserve">. Further, we define the </w:t>
        </w:r>
      </w:ins>
      <m:oMath>
        <m:sSup>
          <m:sSupPr>
            <m:ctrlPr>
              <w:ins w:id="529" w:author="ian" w:date="2020-11-20T15:44:00Z">
                <w:rPr>
                  <w:rFonts w:ascii="Cambria Math" w:hAnsi="Cambria Math"/>
                  <w:i/>
                </w:rPr>
              </w:ins>
            </m:ctrlPr>
          </m:sSupPr>
          <m:e>
            <m:r>
              <w:ins w:id="530" w:author="ian" w:date="2020-11-20T15:44:00Z">
                <w:rPr>
                  <w:rFonts w:ascii="Cambria Math" w:hAnsi="Cambria Math"/>
                </w:rPr>
                <m:t>i</m:t>
              </w:ins>
            </m:r>
          </m:e>
          <m:sup>
            <m:r>
              <w:ins w:id="531" w:author="ian" w:date="2020-11-20T15:44:00Z">
                <w:rPr>
                  <w:rFonts w:ascii="Cambria Math" w:hAnsi="Cambria Math"/>
                </w:rPr>
                <m:t>th</m:t>
              </w:ins>
            </m:r>
          </m:sup>
        </m:sSup>
      </m:oMath>
      <w:ins w:id="532" w:author="ian" w:date="2020-11-20T15:44:00Z">
        <w:r w:rsidR="00923D2E">
          <w:t xml:space="preserve"> pre-s</w:t>
        </w:r>
        <w:proofErr w:type="spellStart"/>
        <w:r w:rsidR="00923D2E">
          <w:t>ynaptic</w:t>
        </w:r>
        <w:proofErr w:type="spellEnd"/>
        <w:r w:rsidR="00923D2E">
          <w:t xml:space="preserve"> firing indexes </w:t>
        </w:r>
      </w:ins>
      <m:oMath>
        <m:sSub>
          <m:sSubPr>
            <m:ctrlPr>
              <w:ins w:id="533" w:author="ian" w:date="2020-11-20T15:44:00Z">
                <w:rPr>
                  <w:rFonts w:ascii="Cambria Math" w:hAnsi="Cambria Math"/>
                  <w:i/>
                </w:rPr>
              </w:ins>
            </m:ctrlPr>
          </m:sSubPr>
          <m:e>
            <m:r>
              <w:ins w:id="534" w:author="ian" w:date="2020-11-20T15:44:00Z">
                <w:rPr>
                  <w:rFonts w:ascii="Cambria Math" w:hAnsi="Cambria Math"/>
                </w:rPr>
                <m:t>k</m:t>
              </w:ins>
            </m:r>
          </m:e>
          <m:sub>
            <m:r>
              <w:ins w:id="535" w:author="ian" w:date="2020-11-20T15:44:00Z">
                <w:rPr>
                  <w:rFonts w:ascii="Cambria Math" w:hAnsi="Cambria Math"/>
                </w:rPr>
                <m:t>i</m:t>
              </w:ins>
            </m:r>
          </m:sub>
        </m:sSub>
      </m:oMath>
      <w:ins w:id="536" w:author="ian" w:date="2020-11-20T15:44:00Z">
        <w:r w:rsidR="00923D2E">
          <w:t xml:space="preserve">, such that </w:t>
        </w:r>
      </w:ins>
      <m:oMath>
        <m:sSubSup>
          <m:sSubSupPr>
            <m:ctrlPr>
              <w:ins w:id="537" w:author="ian" w:date="2020-11-20T15:44:00Z">
                <w:rPr>
                  <w:rFonts w:ascii="Cambria Math" w:hAnsi="Cambria Math"/>
                  <w:i/>
                </w:rPr>
              </w:ins>
            </m:ctrlPr>
          </m:sSubSupPr>
          <m:e>
            <m:r>
              <w:ins w:id="538" w:author="ian" w:date="2020-11-20T15:44:00Z">
                <w:rPr>
                  <w:rFonts w:ascii="Cambria Math" w:hAnsi="Cambria Math"/>
                </w:rPr>
                <m:t>y</m:t>
              </w:ins>
            </m:r>
          </m:e>
          <m:sub>
            <m:sSub>
              <m:sSubPr>
                <m:ctrlPr>
                  <w:ins w:id="539" w:author="ian" w:date="2020-11-20T15:44:00Z">
                    <w:rPr>
                      <w:rFonts w:ascii="Cambria Math" w:hAnsi="Cambria Math"/>
                      <w:i/>
                    </w:rPr>
                  </w:ins>
                </m:ctrlPr>
              </m:sSubPr>
              <m:e>
                <m:r>
                  <w:ins w:id="540" w:author="ian" w:date="2020-11-20T15:44:00Z">
                    <w:rPr>
                      <w:rFonts w:ascii="Cambria Math" w:hAnsi="Cambria Math"/>
                    </w:rPr>
                    <m:t>k</m:t>
                  </w:ins>
                </m:r>
              </m:e>
              <m:sub>
                <m:r>
                  <w:ins w:id="541" w:author="ian" w:date="2020-11-20T15:44:00Z">
                    <w:rPr>
                      <w:rFonts w:ascii="Cambria Math" w:hAnsi="Cambria Math"/>
                    </w:rPr>
                    <m:t>i</m:t>
                  </w:ins>
                </m:r>
              </m:sub>
            </m:sSub>
          </m:sub>
          <m:sup>
            <m:r>
              <w:ins w:id="542" w:author="ian" w:date="2020-11-20T15:44:00Z">
                <w:rPr>
                  <w:rFonts w:ascii="Cambria Math" w:hAnsi="Cambria Math"/>
                </w:rPr>
                <m:t>pre</m:t>
              </w:ins>
            </m:r>
          </m:sup>
        </m:sSubSup>
        <m:r>
          <w:ins w:id="543" w:author="ian" w:date="2020-11-20T15:44:00Z">
            <w:rPr>
              <w:rFonts w:ascii="Cambria Math" w:hAnsi="Cambria Math"/>
            </w:rPr>
            <m:t>=1</m:t>
          </w:ins>
        </m:r>
      </m:oMath>
      <w:ins w:id="544" w:author="ian" w:date="2020-11-20T15:44:00Z">
        <w:r w:rsidR="00923D2E">
          <w:t xml:space="preserve">. For </w:t>
        </w:r>
      </w:ins>
      <m:oMath>
        <m:r>
          <w:ins w:id="545" w:author="ian" w:date="2020-11-20T15:44:00Z">
            <w:rPr>
              <w:rFonts w:ascii="Cambria Math" w:hAnsi="Cambria Math"/>
            </w:rPr>
            <m:t>i=1, 2,…</m:t>
          </w:ins>
        </m:r>
      </m:oMath>
      <w:ins w:id="546" w:author="ian" w:date="2020-11-20T15:44:00Z">
        <w:r w:rsidR="00923D2E">
          <w:t xml:space="preserve">, </w:t>
        </w:r>
      </w:ins>
      <m:oMath>
        <m:sSub>
          <m:sSubPr>
            <m:ctrlPr>
              <w:ins w:id="547" w:author="ian" w:date="2020-11-20T15:44:00Z">
                <w:rPr>
                  <w:rFonts w:ascii="Cambria Math" w:hAnsi="Cambria Math"/>
                  <w:i/>
                </w:rPr>
              </w:ins>
            </m:ctrlPr>
          </m:sSubPr>
          <m:e>
            <m:r>
              <w:ins w:id="548" w:author="ian" w:date="2020-11-20T15:44:00Z">
                <w:rPr>
                  <w:rFonts w:ascii="Cambria Math" w:hAnsi="Cambria Math"/>
                </w:rPr>
                <m:t>0≤t</m:t>
              </w:ins>
            </m:r>
          </m:e>
          <m:sub>
            <m:sSub>
              <m:sSubPr>
                <m:ctrlPr>
                  <w:ins w:id="549" w:author="ian" w:date="2020-11-20T15:44:00Z">
                    <w:rPr>
                      <w:rFonts w:ascii="Cambria Math" w:hAnsi="Cambria Math"/>
                      <w:i/>
                    </w:rPr>
                  </w:ins>
                </m:ctrlPr>
              </m:sSubPr>
              <m:e>
                <m:r>
                  <w:ins w:id="550" w:author="ian" w:date="2020-11-20T15:44:00Z">
                    <w:rPr>
                      <w:rFonts w:ascii="Cambria Math" w:hAnsi="Cambria Math"/>
                    </w:rPr>
                    <m:t>k</m:t>
                  </w:ins>
                </m:r>
              </m:e>
              <m:sub>
                <m:r>
                  <w:ins w:id="551" w:author="ian" w:date="2020-11-20T15:44:00Z">
                    <w:rPr>
                      <w:rFonts w:ascii="Cambria Math" w:hAnsi="Cambria Math"/>
                    </w:rPr>
                    <m:t>i</m:t>
                  </w:ins>
                </m:r>
              </m:sub>
            </m:sSub>
          </m:sub>
        </m:sSub>
        <m:r>
          <w:ins w:id="552" w:author="ian" w:date="2020-11-20T15:44:00Z">
            <w:rPr>
              <w:rFonts w:ascii="Cambria Math" w:hAnsi="Cambria Math"/>
            </w:rPr>
            <m:t>≤</m:t>
          </w:ins>
        </m:r>
        <m:sSub>
          <m:sSubPr>
            <m:ctrlPr>
              <w:ins w:id="553" w:author="ian" w:date="2020-11-20T15:44:00Z">
                <w:rPr>
                  <w:rFonts w:ascii="Cambria Math" w:hAnsi="Cambria Math"/>
                  <w:i/>
                </w:rPr>
              </w:ins>
            </m:ctrlPr>
          </m:sSubPr>
          <m:e>
            <m:r>
              <w:ins w:id="554" w:author="ian" w:date="2020-11-20T15:44:00Z">
                <w:rPr>
                  <w:rFonts w:ascii="Cambria Math" w:hAnsi="Cambria Math"/>
                </w:rPr>
                <m:t>t</m:t>
              </w:ins>
            </m:r>
          </m:e>
          <m:sub>
            <m:sSub>
              <m:sSubPr>
                <m:ctrlPr>
                  <w:ins w:id="555" w:author="ian" w:date="2020-11-20T15:44:00Z">
                    <w:rPr>
                      <w:rFonts w:ascii="Cambria Math" w:hAnsi="Cambria Math"/>
                      <w:i/>
                    </w:rPr>
                  </w:ins>
                </m:ctrlPr>
              </m:sSubPr>
              <m:e>
                <m:r>
                  <w:ins w:id="556" w:author="ian" w:date="2020-11-20T15:44:00Z">
                    <w:rPr>
                      <w:rFonts w:ascii="Cambria Math" w:hAnsi="Cambria Math"/>
                    </w:rPr>
                    <m:t>k</m:t>
                  </w:ins>
                </m:r>
              </m:e>
              <m:sub>
                <m:r>
                  <w:ins w:id="557" w:author="ian" w:date="2020-11-20T15:44:00Z">
                    <w:rPr>
                      <w:rFonts w:ascii="Cambria Math" w:hAnsi="Cambria Math"/>
                    </w:rPr>
                    <m:t>i+1</m:t>
                  </w:ins>
                </m:r>
              </m:sub>
            </m:sSub>
          </m:sub>
        </m:sSub>
        <m:r>
          <w:ins w:id="558" w:author="ian" w:date="2020-11-20T15:44:00Z">
            <w:rPr>
              <w:rFonts w:ascii="Cambria Math" w:hAnsi="Cambria Math"/>
            </w:rPr>
            <m:t>≤T</m:t>
          </w:ins>
        </m:r>
      </m:oMath>
      <w:ins w:id="559" w:author="ian" w:date="2020-11-20T15:44:00Z">
        <w:r w:rsidR="00923D2E">
          <w:t xml:space="preserve">. Therefore, the inter-spike interval between </w:t>
        </w:r>
      </w:ins>
      <m:oMath>
        <m:sSup>
          <m:sSupPr>
            <m:ctrlPr>
              <w:ins w:id="560" w:author="ian" w:date="2020-11-20T15:44:00Z">
                <w:rPr>
                  <w:rFonts w:ascii="Cambria Math" w:hAnsi="Cambria Math"/>
                  <w:i/>
                </w:rPr>
              </w:ins>
            </m:ctrlPr>
          </m:sSupPr>
          <m:e>
            <m:r>
              <w:ins w:id="561" w:author="ian" w:date="2020-11-20T15:44:00Z">
                <w:rPr>
                  <w:rFonts w:ascii="Cambria Math" w:hAnsi="Cambria Math"/>
                </w:rPr>
                <m:t>i</m:t>
              </w:ins>
            </m:r>
          </m:e>
          <m:sup>
            <m:r>
              <w:ins w:id="562" w:author="ian" w:date="2020-11-20T15:44:00Z">
                <w:rPr>
                  <w:rFonts w:ascii="Cambria Math" w:hAnsi="Cambria Math"/>
                </w:rPr>
                <m:t>th</m:t>
              </w:ins>
            </m:r>
          </m:sup>
        </m:sSup>
      </m:oMath>
      <w:ins w:id="563" w:author="ian" w:date="2020-11-20T15:44:00Z">
        <w:r w:rsidR="00923D2E">
          <w:t xml:space="preserve"> and </w:t>
        </w:r>
      </w:ins>
      <m:oMath>
        <m:sSup>
          <m:sSupPr>
            <m:ctrlPr>
              <w:ins w:id="564" w:author="ian" w:date="2020-11-20T15:44:00Z">
                <w:rPr>
                  <w:rFonts w:ascii="Cambria Math" w:hAnsi="Cambria Math"/>
                  <w:i/>
                </w:rPr>
              </w:ins>
            </m:ctrlPr>
          </m:sSupPr>
          <m:e>
            <m:d>
              <m:dPr>
                <m:ctrlPr>
                  <w:ins w:id="565" w:author="ian" w:date="2020-11-20T15:44:00Z">
                    <w:rPr>
                      <w:rFonts w:ascii="Cambria Math" w:hAnsi="Cambria Math"/>
                      <w:i/>
                    </w:rPr>
                  </w:ins>
                </m:ctrlPr>
              </m:dPr>
              <m:e>
                <m:r>
                  <w:ins w:id="566" w:author="ian" w:date="2020-11-20T15:44:00Z">
                    <w:rPr>
                      <w:rFonts w:ascii="Cambria Math" w:hAnsi="Cambria Math"/>
                    </w:rPr>
                    <m:t>i-1</m:t>
                  </w:ins>
                </m:r>
              </m:e>
            </m:d>
          </m:e>
          <m:sup>
            <m:r>
              <w:ins w:id="567" w:author="ian" w:date="2020-11-20T15:44:00Z">
                <w:rPr>
                  <w:rFonts w:ascii="Cambria Math" w:hAnsi="Cambria Math"/>
                </w:rPr>
                <m:t>th</m:t>
              </w:ins>
            </m:r>
          </m:sup>
        </m:sSup>
      </m:oMath>
      <w:ins w:id="568" w:author="ian" w:date="2020-11-20T15:44:00Z">
        <w:r w:rsidR="00923D2E">
          <w:t xml:space="preserve"> spikes is </w:t>
        </w:r>
      </w:ins>
      <m:oMath>
        <m:r>
          <w:ins w:id="569" w:author="ian" w:date="2020-11-20T15:44:00Z">
            <w:rPr>
              <w:rFonts w:ascii="Cambria Math" w:hAnsi="Cambria Math"/>
            </w:rPr>
            <m:t>∆</m:t>
          </w:ins>
        </m:r>
        <m:sSub>
          <m:sSubPr>
            <m:ctrlPr>
              <w:ins w:id="570" w:author="ian" w:date="2020-11-20T15:44:00Z">
                <w:rPr>
                  <w:rFonts w:ascii="Cambria Math" w:hAnsi="Cambria Math"/>
                  <w:i/>
                </w:rPr>
              </w:ins>
            </m:ctrlPr>
          </m:sSubPr>
          <m:e>
            <m:r>
              <w:ins w:id="571" w:author="ian" w:date="2020-11-20T15:44:00Z">
                <w:rPr>
                  <w:rFonts w:ascii="Cambria Math" w:hAnsi="Cambria Math"/>
                </w:rPr>
                <m:t>t</m:t>
              </w:ins>
            </m:r>
          </m:e>
          <m:sub>
            <m:sSub>
              <m:sSubPr>
                <m:ctrlPr>
                  <w:ins w:id="572" w:author="ian" w:date="2020-11-20T15:44:00Z">
                    <w:rPr>
                      <w:rFonts w:ascii="Cambria Math" w:hAnsi="Cambria Math"/>
                      <w:i/>
                    </w:rPr>
                  </w:ins>
                </m:ctrlPr>
              </m:sSubPr>
              <m:e>
                <m:r>
                  <w:ins w:id="573" w:author="ian" w:date="2020-11-20T15:44:00Z">
                    <w:rPr>
                      <w:rFonts w:ascii="Cambria Math" w:hAnsi="Cambria Math"/>
                    </w:rPr>
                    <m:t>k</m:t>
                  </w:ins>
                </m:r>
              </m:e>
              <m:sub>
                <m:r>
                  <w:ins w:id="574" w:author="ian" w:date="2020-11-20T15:44:00Z">
                    <w:rPr>
                      <w:rFonts w:ascii="Cambria Math" w:hAnsi="Cambria Math"/>
                    </w:rPr>
                    <m:t>i</m:t>
                  </w:ins>
                </m:r>
              </m:sub>
            </m:sSub>
          </m:sub>
        </m:sSub>
        <m:r>
          <w:ins w:id="575" w:author="ian" w:date="2020-11-20T15:44:00Z">
            <m:rPr>
              <m:aln/>
            </m:rPr>
            <w:rPr>
              <w:rFonts w:ascii="Cambria Math" w:hAnsi="Cambria Math"/>
            </w:rPr>
            <m:t>=</m:t>
          </w:ins>
        </m:r>
        <m:sSub>
          <m:sSubPr>
            <m:ctrlPr>
              <w:ins w:id="576" w:author="ian" w:date="2020-11-20T15:44:00Z">
                <w:rPr>
                  <w:rFonts w:ascii="Cambria Math" w:hAnsi="Cambria Math"/>
                  <w:i/>
                </w:rPr>
              </w:ins>
            </m:ctrlPr>
          </m:sSubPr>
          <m:e>
            <m:r>
              <w:ins w:id="577" w:author="ian" w:date="2020-11-20T15:44:00Z">
                <w:rPr>
                  <w:rFonts w:ascii="Cambria Math" w:hAnsi="Cambria Math"/>
                </w:rPr>
                <m:t>t</m:t>
              </w:ins>
            </m:r>
          </m:e>
          <m:sub>
            <m:sSub>
              <m:sSubPr>
                <m:ctrlPr>
                  <w:ins w:id="578" w:author="ian" w:date="2020-11-20T15:44:00Z">
                    <w:rPr>
                      <w:rFonts w:ascii="Cambria Math" w:hAnsi="Cambria Math"/>
                      <w:i/>
                    </w:rPr>
                  </w:ins>
                </m:ctrlPr>
              </m:sSubPr>
              <m:e>
                <m:r>
                  <w:ins w:id="579" w:author="ian" w:date="2020-11-20T15:44:00Z">
                    <w:rPr>
                      <w:rFonts w:ascii="Cambria Math" w:hAnsi="Cambria Math"/>
                    </w:rPr>
                    <m:t>k</m:t>
                  </w:ins>
                </m:r>
              </m:e>
              <m:sub>
                <m:r>
                  <w:ins w:id="580" w:author="ian" w:date="2020-11-20T15:44:00Z">
                    <w:rPr>
                      <w:rFonts w:ascii="Cambria Math" w:hAnsi="Cambria Math"/>
                    </w:rPr>
                    <m:t>i</m:t>
                  </w:ins>
                </m:r>
              </m:sub>
            </m:sSub>
          </m:sub>
        </m:sSub>
        <m:r>
          <w:ins w:id="581" w:author="ian" w:date="2020-11-20T15:44:00Z">
            <w:rPr>
              <w:rFonts w:ascii="Cambria Math" w:hAnsi="Cambria Math"/>
            </w:rPr>
            <m:t>-</m:t>
          </w:ins>
        </m:r>
        <m:sSub>
          <m:sSubPr>
            <m:ctrlPr>
              <w:ins w:id="582" w:author="ian" w:date="2020-11-20T15:44:00Z">
                <w:rPr>
                  <w:rFonts w:ascii="Cambria Math" w:hAnsi="Cambria Math"/>
                  <w:i/>
                </w:rPr>
              </w:ins>
            </m:ctrlPr>
          </m:sSubPr>
          <m:e>
            <m:r>
              <w:ins w:id="583" w:author="ian" w:date="2020-11-20T15:44:00Z">
                <w:rPr>
                  <w:rFonts w:ascii="Cambria Math" w:hAnsi="Cambria Math"/>
                </w:rPr>
                <m:t>t</m:t>
              </w:ins>
            </m:r>
          </m:e>
          <m:sub>
            <m:sSub>
              <m:sSubPr>
                <m:ctrlPr>
                  <w:ins w:id="584" w:author="ian" w:date="2020-11-20T15:44:00Z">
                    <w:rPr>
                      <w:rFonts w:ascii="Cambria Math" w:hAnsi="Cambria Math"/>
                      <w:i/>
                    </w:rPr>
                  </w:ins>
                </m:ctrlPr>
              </m:sSubPr>
              <m:e>
                <m:r>
                  <w:ins w:id="585" w:author="ian" w:date="2020-11-20T15:44:00Z">
                    <w:rPr>
                      <w:rFonts w:ascii="Cambria Math" w:hAnsi="Cambria Math"/>
                    </w:rPr>
                    <m:t>k</m:t>
                  </w:ins>
                </m:r>
              </m:e>
              <m:sub>
                <m:r>
                  <w:ins w:id="586" w:author="ian" w:date="2020-11-20T15:44:00Z">
                    <w:rPr>
                      <w:rFonts w:ascii="Cambria Math" w:hAnsi="Cambria Math"/>
                    </w:rPr>
                    <m:t>i-1</m:t>
                  </w:ins>
                </m:r>
              </m:sub>
            </m:sSub>
            <w:commentRangeStart w:id="587"/>
            <w:commentRangeEnd w:id="587"/>
            <m:r>
              <w:ins w:id="588" w:author="ian" w:date="2020-11-20T16:11:00Z">
                <m:rPr>
                  <m:sty m:val="p"/>
                </m:rPr>
                <w:rPr>
                  <w:rStyle w:val="CommentReference"/>
                </w:rPr>
                <w:commentReference w:id="587"/>
              </w:ins>
            </m:r>
          </m:sub>
        </m:sSub>
      </m:oMath>
      <w:ins w:id="589" w:author="ian" w:date="2020-11-20T15:44:00Z">
        <w:r w:rsidR="00923D2E">
          <w:t>.</w:t>
        </w:r>
      </w:ins>
      <w:ins w:id="590" w:author="ian" w:date="2020-11-20T16:14:00Z">
        <w:r>
          <w:t>]</w:t>
        </w:r>
      </w:ins>
    </w:p>
    <w:p w14:paraId="04FA922D" w14:textId="3AE09B9C" w:rsidR="0012409E" w:rsidRDefault="00605286" w:rsidP="000C7168">
      <w:pPr>
        <w:jc w:val="both"/>
        <w:rPr>
          <w:ins w:id="591" w:author="ian" w:date="2020-11-20T16:32:00Z"/>
        </w:rPr>
      </w:pPr>
      <w:ins w:id="592" w:author="ian" w:date="2020-11-20T16:14:00Z">
        <w:r>
          <w:t xml:space="preserve">Altogether, we have </w:t>
        </w:r>
      </w:ins>
      <w:ins w:id="593" w:author="ian" w:date="2020-11-20T16:15:00Z">
        <w:r>
          <w:t>the following parameters</w:t>
        </w:r>
        <w:proofErr w:type="gramStart"/>
        <w:r>
          <w:t xml:space="preserve">: </w:t>
        </w:r>
      </w:ins>
      <w:ins w:id="594" w:author="ian" w:date="2020-11-20T16:17:00Z">
        <w:r>
          <w:t>,</w:t>
        </w:r>
        <w:proofErr w:type="gramEnd"/>
        <w:r>
          <w:t xml:space="preserve"> with hyper-parameters…. We </w:t>
        </w:r>
      </w:ins>
      <w:ins w:id="595" w:author="ian" w:date="2020-11-20T16:18:00Z">
        <w:r>
          <w:t>estimate th</w:t>
        </w:r>
      </w:ins>
      <w:ins w:id="596" w:author="ian" w:date="2020-11-20T16:17:00Z">
        <w:r>
          <w:t xml:space="preserve">e synaptic latency and time-constant </w:t>
        </w:r>
      </w:ins>
      <w:ins w:id="597" w:author="ian" w:date="2020-11-20T16:18:00Z">
        <w:r>
          <w:t>directly from the cross-correlogram, then optimize the remaining parameters by alternating between</w:t>
        </w:r>
      </w:ins>
      <w:ins w:id="598" w:author="ian" w:date="2020-11-20T16:19:00Z">
        <w:r>
          <w:t xml:space="preserve"> fitting the short-term parameters () assuming () fixed, and fitting () assuming () </w:t>
        </w:r>
        <w:commentRangeStart w:id="599"/>
        <w:r>
          <w:t>fixed</w:t>
        </w:r>
      </w:ins>
      <w:commentRangeEnd w:id="599"/>
      <w:ins w:id="600" w:author="ian" w:date="2020-11-20T16:20:00Z">
        <w:r>
          <w:rPr>
            <w:rStyle w:val="CommentReference"/>
          </w:rPr>
          <w:commentReference w:id="599"/>
        </w:r>
      </w:ins>
      <w:ins w:id="601" w:author="ian" w:date="2020-11-20T16:18:00Z">
        <w:r>
          <w:t>.</w:t>
        </w:r>
      </w:ins>
    </w:p>
    <w:p w14:paraId="55BE7B46" w14:textId="4A802E66" w:rsidR="00E94301" w:rsidRDefault="00E94301" w:rsidP="000C7168">
      <w:pPr>
        <w:jc w:val="both"/>
        <w:rPr>
          <w:ins w:id="602" w:author="ian" w:date="2020-11-20T16:32:00Z"/>
        </w:rPr>
      </w:pPr>
    </w:p>
    <w:p w14:paraId="3280CA6F" w14:textId="29215A2E" w:rsidR="00E94301" w:rsidRDefault="00E94301" w:rsidP="000C7168">
      <w:pPr>
        <w:jc w:val="both"/>
        <w:rPr>
          <w:ins w:id="603" w:author="ian" w:date="2020-11-20T16:32:00Z"/>
        </w:rPr>
      </w:pPr>
      <w:ins w:id="604" w:author="ian" w:date="2020-11-20T16:32:00Z">
        <w:r>
          <w:t>Simulations</w:t>
        </w:r>
      </w:ins>
    </w:p>
    <w:p w14:paraId="7F8D5EF0" w14:textId="210B050A" w:rsidR="00E94301" w:rsidRDefault="00E94301" w:rsidP="000C7168">
      <w:pPr>
        <w:jc w:val="both"/>
        <w:rPr>
          <w:ins w:id="605" w:author="ian" w:date="2020-11-20T16:33:00Z"/>
        </w:rPr>
      </w:pPr>
      <w:ins w:id="606" w:author="ian" w:date="2020-11-20T16:32:00Z">
        <w:r>
          <w:t xml:space="preserve">Here we validate </w:t>
        </w:r>
        <w:r w:rsidR="00D7778E">
          <w:t xml:space="preserve">the model using simulated pre- and postsynaptic spiking. </w:t>
        </w:r>
      </w:ins>
      <w:ins w:id="607" w:author="ian" w:date="2020-11-20T16:33:00Z">
        <w:r w:rsidR="00D7778E">
          <w:t xml:space="preserve">Presynaptic spike times are generated… we then sample from the model… </w:t>
        </w:r>
      </w:ins>
      <w:moveToRangeStart w:id="608" w:author="ian" w:date="2020-11-20T16:33:00Z" w:name="move56782425"/>
      <w:moveTo w:id="609" w:author="ian" w:date="2020-11-20T16:33:00Z">
        <w:r w:rsidR="00D7778E">
          <w:t>The observed time length is 20min if not specified.</w:t>
        </w:r>
      </w:moveTo>
      <w:moveToRangeEnd w:id="608"/>
      <w:ins w:id="610" w:author="ian" w:date="2020-11-20T16:33:00Z">
        <w:r w:rsidR="00D7778E">
          <w:t xml:space="preserve"> </w:t>
        </w:r>
        <w:proofErr w:type="spellStart"/>
        <w:r w:rsidR="00D7778E">
          <w:t>Binsize</w:t>
        </w:r>
        <w:proofErr w:type="spellEnd"/>
        <w:r w:rsidR="00D7778E">
          <w:t>…</w:t>
        </w:r>
      </w:ins>
    </w:p>
    <w:p w14:paraId="3ECD18B7" w14:textId="7D942D22" w:rsidR="00D7778E" w:rsidRDefault="00D7778E" w:rsidP="000C7168">
      <w:pPr>
        <w:jc w:val="both"/>
      </w:pPr>
      <w:ins w:id="611" w:author="ian" w:date="2020-11-20T16:33:00Z">
        <w:r>
          <w:t xml:space="preserve">For simulating spike-timing-dependent plasticity we… </w:t>
        </w:r>
      </w:ins>
    </w:p>
    <w:p w14:paraId="33C84FED" w14:textId="77777777" w:rsidR="000361CA" w:rsidRDefault="000361CA" w:rsidP="000C7168">
      <w:pPr>
        <w:pStyle w:val="Heading1"/>
        <w:jc w:val="both"/>
      </w:pPr>
      <w:r>
        <w:t>Results</w:t>
      </w:r>
    </w:p>
    <w:p w14:paraId="6E854FA1" w14:textId="0FD1F5E5" w:rsidR="004B2C7B" w:rsidRDefault="00CA2AE3" w:rsidP="000C7168">
      <w:pPr>
        <w:jc w:val="both"/>
      </w:pPr>
      <w:r>
        <w:t xml:space="preserve">In this </w:t>
      </w:r>
      <w:r w:rsidR="004B2C7B">
        <w:t>study</w:t>
      </w:r>
      <w:r w:rsidR="0098310B">
        <w:t>,</w:t>
      </w:r>
      <w:r>
        <w:t xml:space="preserve"> </w:t>
      </w:r>
      <w:r w:rsidR="0098310B">
        <w:t xml:space="preserve">1) </w:t>
      </w:r>
      <w:r>
        <w:t xml:space="preserve">we generated an example under the assumed </w:t>
      </w:r>
      <w:r w:rsidR="00D637F8">
        <w:t>GBLM (equation x.1) and implemented commonly used methods (i.e.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w:t>
      </w:r>
      <w:r w:rsidR="0052625E">
        <w:lastRenderedPageBreak/>
        <w:t xml:space="preserve">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w:t>
      </w:r>
      <w:moveFromRangeStart w:id="612" w:author="ian" w:date="2020-11-20T16:33:00Z" w:name="move56782425"/>
      <w:moveFrom w:id="613" w:author="ian" w:date="2020-11-20T16:33:00Z">
        <w:r w:rsidR="00D375A1" w:rsidDel="00D7778E">
          <w:t xml:space="preserve">The observed time length is 20min if not specified. </w:t>
        </w:r>
      </w:moveFrom>
      <w:moveFromRangeEnd w:id="612"/>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2D940917" w:rsidR="004B2C7B" w:rsidRDefault="004B2C7B" w:rsidP="000C7168">
      <w:pPr>
        <w:jc w:val="both"/>
      </w:pPr>
      <w:r>
        <w:t>In this section, we generated data under the assumed GBLM in equation x.1</w:t>
      </w:r>
      <w:r w:rsidR="009313AC">
        <w:t>. The presynaptic firing rate is 5Hz, while 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traditional methods are easy to implement and can give powerful insight about synaptic weights. However, the traditional methods are just </w:t>
      </w:r>
      <w:r w:rsidR="00E6262B">
        <w:t>plotting</w:t>
      </w:r>
      <w:r w:rsidR="0081391D">
        <w:t xml:space="preserve"> for these effects</w:t>
      </w:r>
      <w:r w:rsidR="00E6262B">
        <w:t>. That means, we cannot give accurate and detailed inferences on the synaptic weights</w:t>
      </w:r>
      <w:r w:rsidR="00D61526">
        <w:t xml:space="preserve">. </w:t>
      </w:r>
      <w:r w:rsidR="00E6262B">
        <w:t>Also, the interval estimation is not possible for traditional methods.</w:t>
      </w:r>
    </w:p>
    <w:p w14:paraId="7B030C8E" w14:textId="20E3DB64" w:rsidR="009313AC" w:rsidRDefault="009313AC" w:rsidP="000C7168">
      <w:pPr>
        <w:jc w:val="both"/>
      </w:pPr>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0C7168">
            <w:pPr>
              <w:jc w:val="both"/>
            </w:pPr>
            <w:r>
              <w:rPr>
                <w:noProof/>
                <w:lang w:eastAsia="zh-CN"/>
              </w:rPr>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D7CF26A" w:rsidR="008F3CE6" w:rsidRDefault="008F3CE6" w:rsidP="000C7168">
      <w:pPr>
        <w:jc w:val="both"/>
      </w:pPr>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r w:rsidR="00FB3010">
        <w:t xml:space="preserve"> In the following simulations, the presynaptic firing rate are 5Hz.</w:t>
      </w:r>
    </w:p>
    <w:p w14:paraId="67446979" w14:textId="1418AE8D" w:rsidR="00734D56" w:rsidRPr="00734D56" w:rsidRDefault="00734D56" w:rsidP="000C7168">
      <w:pPr>
        <w:jc w:val="both"/>
        <w:rPr>
          <w:u w:val="single"/>
        </w:rPr>
      </w:pPr>
      <w:r w:rsidRPr="00734D56">
        <w:rPr>
          <w:u w:val="single"/>
        </w:rPr>
        <w:lastRenderedPageBreak/>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0C7168">
            <w:pPr>
              <w:jc w:val="both"/>
            </w:pPr>
            <w:r>
              <w:rPr>
                <w:noProof/>
                <w:lang w:eastAsia="zh-CN"/>
              </w:rPr>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614" w:name="_Hlk55204305"/>
            <w:r>
              <w:t>by splitting cross-correlogram for quartiles of recording time.</w:t>
            </w:r>
            <w:bookmarkEnd w:id="614"/>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3E2A45BC" w14:textId="179C6AC8" w:rsidR="008E58AC" w:rsidRDefault="008E58AC" w:rsidP="000C7168">
      <w:pPr>
        <w:jc w:val="both"/>
      </w:pPr>
      <w:r>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180577">
        <w:t xml:space="preserve"> for estimation</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0C7168">
            <w:pPr>
              <w:jc w:val="both"/>
            </w:pPr>
            <w:r>
              <w:rPr>
                <w:noProof/>
                <w:lang w:eastAsia="zh-CN"/>
              </w:rPr>
              <w:lastRenderedPageBreak/>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6929E5AF"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60720768"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r w:rsidR="00180577">
        <w:t>changing postsynaptic</w:t>
      </w:r>
      <w:r w:rsidR="00F669B4">
        <w:t xml:space="preserve"> 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0C7168">
      <w:pPr>
        <w:jc w:val="both"/>
      </w:pPr>
    </w:p>
    <w:p w14:paraId="7D788710" w14:textId="68E4BF8D"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step- and linear-changing LTPs are considered for each case. </w:t>
      </w:r>
      <w:r w:rsidR="00F669B4">
        <w:t>The STP is depression. The LTPs</w:t>
      </w:r>
      <w:r w:rsidR="009C7696">
        <w:t xml:space="preserve"> and baselines</w:t>
      </w:r>
      <w:r w:rsidR="00F669B4">
        <w:t xml:space="preserve"> are further shown by splitting </w:t>
      </w:r>
      <w:r w:rsidR="00F669B4">
        <w:lastRenderedPageBreak/>
        <w:t xml:space="preserve">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0C7168">
            <w:pPr>
              <w:jc w:val="both"/>
            </w:pPr>
            <w:r>
              <w:rPr>
                <w:noProof/>
                <w:lang w:eastAsia="zh-CN"/>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3B53AD96" w:rsidR="00D61526" w:rsidRPr="00D61526" w:rsidRDefault="00D61526" w:rsidP="000C7168">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The STP is shown by modification function. The fitted values for LTP and STP are shown in orange and blue. The dashed lines show standard error from point estimations.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i.e. constant baseline, step-changing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0C7168">
            <w:pPr>
              <w:jc w:val="both"/>
            </w:pPr>
            <w:r>
              <w:rPr>
                <w:noProof/>
                <w:lang w:eastAsia="zh-CN"/>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3FB86ABD"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0C7168">
            <w:pPr>
              <w:jc w:val="both"/>
            </w:pPr>
            <w:r>
              <w:rPr>
                <w:noProof/>
                <w:lang w:eastAsia="zh-CN"/>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5E36A91B" w:rsidR="00960689" w:rsidRDefault="00180577" w:rsidP="000C7168">
      <w:pPr>
        <w:jc w:val="both"/>
      </w:pPr>
      <w:r>
        <w:t>The model can be mis-specified</w:t>
      </w:r>
      <w:r w:rsidR="00CC70C3">
        <w:t xml:space="preserve"> by</w:t>
      </w:r>
      <w:r>
        <w:t xml:space="preserve"> omitting any one of these three pieces, i.e. baseline, LTP and STP. Although the mis-specified model is good for prediction generally, it will lead to spurious inferences for the </w:t>
      </w:r>
      <w:r w:rsidR="00960689">
        <w:t xml:space="preserve">specific synaptic weights. </w:t>
      </w:r>
      <w:r w:rsidR="00046BE1">
        <w:t>Figure 7 shows one example</w:t>
      </w:r>
      <w:r w:rsidR="00CC70C3">
        <w:t xml:space="preserve"> about influence of omitting baseline or STP on LTP estimation. </w:t>
      </w:r>
      <w:r w:rsidR="00046BE1">
        <w:t>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lang w:eastAsia="zh-CN"/>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311FF60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The STP is depression. The simulated values and data are plot in black, while the fitted values are plot in yellow for baseline, orange for LTP, and blue for STP. The dashed lines show standard error from point estimations.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baseline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09F381EE" w:rsidR="008F4FC0" w:rsidRPr="00D91032" w:rsidRDefault="004F2C73" w:rsidP="000C7168">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w:t>
      </w:r>
      <w:r w:rsidR="00CC70C3">
        <w:t>simulations</w:t>
      </w:r>
      <w:r w:rsidR="00D530A3">
        <w:t>.</w:t>
      </w:r>
      <w:r w:rsidR="00D375A1">
        <w:t xml:space="preserve"> </w:t>
      </w:r>
      <w:r w:rsidR="00CC70C3">
        <w:t>Generally, 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0C7168">
            <w:pPr>
              <w:jc w:val="both"/>
            </w:pPr>
            <w:r>
              <w:rPr>
                <w:noProof/>
                <w:lang w:eastAsia="zh-CN"/>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0823233C"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of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xml:space="preserve">. The one-dimensional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77777777" w:rsidR="00836D1D" w:rsidRDefault="00836D1D" w:rsidP="000C7168">
      <w:pPr>
        <w:jc w:val="both"/>
      </w:pPr>
    </w:p>
    <w:p w14:paraId="47A9075D" w14:textId="77777777" w:rsidR="000361CA" w:rsidRDefault="000361CA" w:rsidP="000C7168">
      <w:pPr>
        <w:pStyle w:val="Heading1"/>
        <w:jc w:val="both"/>
      </w:pPr>
      <w:r>
        <w:t>Discussion</w:t>
      </w:r>
    </w:p>
    <w:p w14:paraId="4DF74AB6" w14:textId="6A6DB300" w:rsidR="00744123" w:rsidRDefault="00AD0111" w:rsidP="000C7168">
      <w:pPr>
        <w:jc w:val="both"/>
      </w:pPr>
      <w:r>
        <w:t xml:space="preserve">Here we examined a statistical model that aims to model short- and long-term synaptic changes simultaneously. </w:t>
      </w:r>
      <w:r w:rsidR="00FC38B5">
        <w:t xml:space="preserve">By simulation examples, we show that our model can successfully recover time-varying synaptic weights for both excitatory and inhibitory synapses with a variety of STPs and LTPs, within reasonable range of pre- and post-synaptic firing rates.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4BB9B56E"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623F09">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22&lt;/sup&gt;","plainTextFormattedCitation":"22","previouslyFormattedCitation":"&lt;sup&gt;22&lt;/sup&gt;"},"properties":{"noteIndex":0},"schema":"https://github.com/citation-style-language/schema/raw/master/csl-citation.json"}</w:instrText>
      </w:r>
      <w:r w:rsidR="00623F09">
        <w:fldChar w:fldCharType="separate"/>
      </w:r>
      <w:r w:rsidR="00623F09" w:rsidRPr="00623F09">
        <w:rPr>
          <w:noProof/>
          <w:vertAlign w:val="superscript"/>
        </w:rPr>
        <w:t>22</w:t>
      </w:r>
      <w:r w:rsidR="00623F09">
        <w:fldChar w:fldCharType="end"/>
      </w:r>
      <w:r w:rsidR="00623F09">
        <w:t>. Some previous research for synaptic strength inference had tried to tackle this problem by including postsynaptic history effects</w:t>
      </w:r>
      <w:r w:rsidR="00623F09">
        <w:fldChar w:fldCharType="begin" w:fldLock="1"/>
      </w:r>
      <w:r w:rsidR="002A5C5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10,11,14,23&lt;/sup&gt;","plainTextFormattedCitation":"10,11,14,23","previouslyFormattedCitation":"&lt;sup&gt;10,11,14,23&lt;/sup&gt;"},"properties":{"noteIndex":0},"schema":"https://github.com/citation-style-language/schema/raw/master/csl-citation.json"}</w:instrText>
      </w:r>
      <w:r w:rsidR="00623F09">
        <w:fldChar w:fldCharType="separate"/>
      </w:r>
      <w:r w:rsidR="00D33F75" w:rsidRPr="00D33F75">
        <w:rPr>
          <w:noProof/>
          <w:vertAlign w:val="superscript"/>
        </w:rPr>
        <w:t>10,11,14,23</w:t>
      </w:r>
      <w:r w:rsidR="00623F09">
        <w:fldChar w:fldCharType="end"/>
      </w:r>
      <w:r w:rsidR="00623F09">
        <w:t xml:space="preserve">. However, the postsynaptic history may not capture all effects that have impact on neural activity, and the history effects can also be biased by omitted variables. Therefore, we allow the postsynaptic baseline firing rates to be time-varying to compensate </w:t>
      </w:r>
      <w:r w:rsidR="00623F09">
        <w:lastRenderedPageBreak/>
        <w:t>for slowly varying omitted variables. By conditioning on the adaptive baseline, the inference on synaptic strengths will be unbiased.</w:t>
      </w:r>
    </w:p>
    <w:p w14:paraId="6850D25B" w14:textId="32102121" w:rsidR="00C660DA" w:rsidRDefault="009D4B2C" w:rsidP="00C660DA">
      <w:pPr>
        <w:jc w:val="both"/>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we can write the conditional intensity as</w:t>
      </w:r>
      <w:r w:rsidR="002A5C5B">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(C)</m:t>
            </m:r>
          </m:sup>
        </m:sSubSup>
        <m:r>
          <w:rPr>
            <w:rFonts w:ascii="Cambria Math" w:hAnsi="Cambria Math"/>
          </w:rPr>
          <m:t>)'</m:t>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e>
            </m:d>
          </m:e>
          <m:sup>
            <m:r>
              <w:rPr>
                <w:rFonts w:ascii="Cambria Math" w:hAnsi="Cambria Math"/>
              </w:rPr>
              <m:t>'</m:t>
            </m:r>
          </m:sup>
        </m:sSup>
      </m:oMath>
      <w:r w:rsidR="00C660DA">
        <w:t xml:space="preserve"> in adaptive smoothing and expanding parameter dimension for STP estimation, the model can be fitted by the same techniques.</w:t>
      </w:r>
      <w:bookmarkStart w:id="615" w:name="_Hlk54891174"/>
    </w:p>
    <w:p w14:paraId="65180E93" w14:textId="6F7B63DB" w:rsidR="00C660DA" w:rsidRDefault="00C660DA" w:rsidP="00C660DA">
      <w:pPr>
        <w:jc w:val="both"/>
      </w:pPr>
      <w:r>
        <w:t>Several alternative statistical and biophysical models were used to describe LTP (e.g. STDP and Ca-based LTP/LTD</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24&lt;/sup&gt;","plainTextFormattedCitation":"24","previouslyFormattedCitation":"&lt;sup&gt;24&lt;/sup&gt;"},"properties":{"noteIndex":0},"schema":"https://github.com/citation-style-language/schema/raw/master/csl-citation.json"}</w:instrText>
      </w:r>
      <w:r>
        <w:fldChar w:fldCharType="separate"/>
      </w:r>
      <w:r w:rsidRPr="00C660DA">
        <w:rPr>
          <w:noProof/>
          <w:vertAlign w:val="superscript"/>
        </w:rPr>
        <w:t>24</w:t>
      </w:r>
      <w:r>
        <w:fldChar w:fldCharType="end"/>
      </w:r>
      <w:r>
        <w:t>) and STP (e.g. TM</w:t>
      </w:r>
      <w:r>
        <w:fldChar w:fldCharType="begin" w:fldLock="1"/>
      </w:r>
      <w:r>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25&lt;/sup&gt;","plainTextFormattedCitation":"25","previouslyFormattedCitation":"&lt;sup&gt;25&lt;/sup&gt;"},"properties":{"noteIndex":0},"schema":"https://github.com/citation-style-language/schema/raw/master/csl-citation.json"}</w:instrText>
      </w:r>
      <w:r>
        <w:fldChar w:fldCharType="separate"/>
      </w:r>
      <w:r w:rsidRPr="00C660DA">
        <w:rPr>
          <w:noProof/>
          <w:vertAlign w:val="superscript"/>
        </w:rPr>
        <w:t>25</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368985F1" w:rsidR="00C76D01" w:rsidRDefault="000D3232" w:rsidP="000D3232">
      <w:pPr>
        <w:jc w:val="both"/>
        <w:rPr>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24&lt;/sup&gt;","plainTextFormattedCitation":"24","previouslyFormattedCitation":"&lt;sup&gt;24&lt;/sup&gt;"},"properties":{"noteIndex":0},"schema":"https://github.com/citation-style-language/schema/raw/master/csl-citation.json"}</w:instrText>
      </w:r>
      <w:r>
        <w:fldChar w:fldCharType="separate"/>
      </w:r>
      <w:r w:rsidRPr="00C660DA">
        <w:rPr>
          <w:noProof/>
          <w:vertAlign w:val="superscript"/>
        </w:rPr>
        <w:t>24</w:t>
      </w:r>
      <w:r>
        <w:fldChar w:fldCharType="end"/>
      </w:r>
      <w:r>
        <w:t>, to make a more detailed inference.</w:t>
      </w:r>
    </w:p>
    <w:bookmarkEnd w:id="615"/>
    <w:p w14:paraId="4D2A6ECD" w14:textId="77777777" w:rsidR="00C575EE" w:rsidRPr="006E55BF" w:rsidRDefault="00C575EE" w:rsidP="000C7168">
      <w:pPr>
        <w:jc w:val="both"/>
      </w:pPr>
    </w:p>
    <w:p w14:paraId="4AADA382" w14:textId="0A6D3963" w:rsidR="00C36F3E" w:rsidRPr="00C36F3E" w:rsidRDefault="000361CA" w:rsidP="00C36F3E">
      <w:pPr>
        <w:pStyle w:val="Heading1"/>
        <w:jc w:val="both"/>
      </w:pPr>
      <w:r>
        <w:t>References</w:t>
      </w:r>
    </w:p>
    <w:p w14:paraId="655CAFE4" w14:textId="4EBA370D" w:rsidR="00C660DA" w:rsidRPr="00C660DA" w:rsidRDefault="00510B75" w:rsidP="00C660DA">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C660DA" w:rsidRPr="00C660DA">
        <w:rPr>
          <w:rFonts w:cs="Open Sans"/>
          <w:noProof/>
          <w:szCs w:val="24"/>
        </w:rPr>
        <w:t>1.</w:t>
      </w:r>
      <w:r w:rsidR="00C660DA" w:rsidRPr="00C660DA">
        <w:rPr>
          <w:rFonts w:cs="Open Sans"/>
          <w:noProof/>
          <w:szCs w:val="24"/>
        </w:rPr>
        <w:tab/>
        <w:t xml:space="preserve">Barthó, P. </w:t>
      </w:r>
      <w:r w:rsidR="00C660DA" w:rsidRPr="00C660DA">
        <w:rPr>
          <w:rFonts w:cs="Open Sans"/>
          <w:i/>
          <w:iCs/>
          <w:noProof/>
          <w:szCs w:val="24"/>
        </w:rPr>
        <w:t>et al.</w:t>
      </w:r>
      <w:r w:rsidR="00C660DA" w:rsidRPr="00C660DA">
        <w:rPr>
          <w:rFonts w:cs="Open Sans"/>
          <w:noProof/>
          <w:szCs w:val="24"/>
        </w:rPr>
        <w:t xml:space="preserve"> Characterization of neocortical principal cells and interneurons by network interactions and extracellular features. </w:t>
      </w:r>
      <w:r w:rsidR="00C660DA" w:rsidRPr="00C660DA">
        <w:rPr>
          <w:rFonts w:cs="Open Sans"/>
          <w:i/>
          <w:iCs/>
          <w:noProof/>
          <w:szCs w:val="24"/>
        </w:rPr>
        <w:t>J. Neurophysiol.</w:t>
      </w:r>
      <w:r w:rsidR="00C660DA" w:rsidRPr="00C660DA">
        <w:rPr>
          <w:rFonts w:cs="Open Sans"/>
          <w:noProof/>
          <w:szCs w:val="24"/>
        </w:rPr>
        <w:t xml:space="preserve"> </w:t>
      </w:r>
      <w:r w:rsidR="00C660DA" w:rsidRPr="00C660DA">
        <w:rPr>
          <w:rFonts w:cs="Open Sans"/>
          <w:b/>
          <w:bCs/>
          <w:noProof/>
          <w:szCs w:val="24"/>
        </w:rPr>
        <w:t>92</w:t>
      </w:r>
      <w:r w:rsidR="00C660DA" w:rsidRPr="00C660DA">
        <w:rPr>
          <w:rFonts w:cs="Open Sans"/>
          <w:noProof/>
          <w:szCs w:val="24"/>
        </w:rPr>
        <w:t>, 600–608 (2004).</w:t>
      </w:r>
    </w:p>
    <w:p w14:paraId="2FD4B052"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w:t>
      </w:r>
      <w:r w:rsidRPr="00C660DA">
        <w:rPr>
          <w:rFonts w:cs="Open Sans"/>
          <w:noProof/>
          <w:szCs w:val="24"/>
        </w:rPr>
        <w:tab/>
        <w:t>Fetz, E., Toyama, K. &amp; Smith, W. Synaptic Interactions between Cortical Neurons. in 1–47 (Springer, Boston, MA, 1991). doi:10.1007/978-1-4615-6622-9_1.</w:t>
      </w:r>
    </w:p>
    <w:p w14:paraId="0D7D0240"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3.</w:t>
      </w:r>
      <w:r w:rsidRPr="00C660DA">
        <w:rPr>
          <w:rFonts w:cs="Open Sans"/>
          <w:noProof/>
          <w:szCs w:val="24"/>
        </w:rPr>
        <w:tab/>
        <w:t xml:space="preserve">Perkel, D. H., Gerstein, G. L. &amp; Moore, G. P. Neuronal Spike Trains and Stochastic Point Processes: II. Simultaneous Spike Trains. </w:t>
      </w:r>
      <w:r w:rsidRPr="00C660DA">
        <w:rPr>
          <w:rFonts w:cs="Open Sans"/>
          <w:i/>
          <w:iCs/>
          <w:noProof/>
          <w:szCs w:val="24"/>
        </w:rPr>
        <w:t>Biophys. J.</w:t>
      </w:r>
      <w:r w:rsidRPr="00C660DA">
        <w:rPr>
          <w:rFonts w:cs="Open Sans"/>
          <w:noProof/>
          <w:szCs w:val="24"/>
        </w:rPr>
        <w:t xml:space="preserve"> </w:t>
      </w:r>
      <w:r w:rsidRPr="00C660DA">
        <w:rPr>
          <w:rFonts w:cs="Open Sans"/>
          <w:b/>
          <w:bCs/>
          <w:noProof/>
          <w:szCs w:val="24"/>
        </w:rPr>
        <w:t>7</w:t>
      </w:r>
      <w:r w:rsidRPr="00C660DA">
        <w:rPr>
          <w:rFonts w:cs="Open Sans"/>
          <w:noProof/>
          <w:szCs w:val="24"/>
        </w:rPr>
        <w:t>, 419–440 (1967).</w:t>
      </w:r>
    </w:p>
    <w:p w14:paraId="0FCBF72B"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4.</w:t>
      </w:r>
      <w:r w:rsidRPr="00C660DA">
        <w:rPr>
          <w:rFonts w:cs="Open Sans"/>
          <w:noProof/>
          <w:szCs w:val="24"/>
        </w:rPr>
        <w:tab/>
        <w:t xml:space="preserve">Ren, N., Ito, S., Hafizi, H., Beggs, J. M. &amp; Stevenson, I. H. Model-based detection of putative synaptic connections from spike recordings with latency and type constraints. </w:t>
      </w:r>
      <w:r w:rsidRPr="00C660DA">
        <w:rPr>
          <w:rFonts w:cs="Open Sans"/>
          <w:i/>
          <w:iCs/>
          <w:noProof/>
          <w:szCs w:val="24"/>
        </w:rPr>
        <w:t>J. Neurophysiol.</w:t>
      </w:r>
      <w:r w:rsidRPr="00C660DA">
        <w:rPr>
          <w:rFonts w:cs="Open Sans"/>
          <w:noProof/>
          <w:szCs w:val="24"/>
        </w:rPr>
        <w:t xml:space="preserve"> (2020) doi:10.1152/jn.00066.2020.</w:t>
      </w:r>
    </w:p>
    <w:p w14:paraId="1ED5DCA7"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5.</w:t>
      </w:r>
      <w:r w:rsidRPr="00C660DA">
        <w:rPr>
          <w:rFonts w:cs="Open Sans"/>
          <w:noProof/>
          <w:szCs w:val="24"/>
        </w:rPr>
        <w:tab/>
        <w:t xml:space="preserve">Kobayashi, R. </w:t>
      </w:r>
      <w:r w:rsidRPr="00C660DA">
        <w:rPr>
          <w:rFonts w:cs="Open Sans"/>
          <w:i/>
          <w:iCs/>
          <w:noProof/>
          <w:szCs w:val="24"/>
        </w:rPr>
        <w:t>et al.</w:t>
      </w:r>
      <w:r w:rsidRPr="00C660DA">
        <w:rPr>
          <w:rFonts w:cs="Open Sans"/>
          <w:noProof/>
          <w:szCs w:val="24"/>
        </w:rPr>
        <w:t xml:space="preserve"> Reconstructing neuronal circuitry from parallel spike trains. </w:t>
      </w:r>
      <w:r w:rsidRPr="00C660DA">
        <w:rPr>
          <w:rFonts w:cs="Open Sans"/>
          <w:i/>
          <w:iCs/>
          <w:noProof/>
          <w:szCs w:val="24"/>
        </w:rPr>
        <w:t>Nat. Commun.</w:t>
      </w:r>
      <w:r w:rsidRPr="00C660DA">
        <w:rPr>
          <w:rFonts w:cs="Open Sans"/>
          <w:noProof/>
          <w:szCs w:val="24"/>
        </w:rPr>
        <w:t xml:space="preserve"> </w:t>
      </w:r>
      <w:r w:rsidRPr="00C660DA">
        <w:rPr>
          <w:rFonts w:cs="Open Sans"/>
          <w:b/>
          <w:bCs/>
          <w:noProof/>
          <w:szCs w:val="24"/>
        </w:rPr>
        <w:t>10</w:t>
      </w:r>
      <w:r w:rsidRPr="00C660DA">
        <w:rPr>
          <w:rFonts w:cs="Open Sans"/>
          <w:noProof/>
          <w:szCs w:val="24"/>
        </w:rPr>
        <w:t>, 4468 (2019).</w:t>
      </w:r>
    </w:p>
    <w:p w14:paraId="0D7EB6B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6.</w:t>
      </w:r>
      <w:r w:rsidRPr="00C660DA">
        <w:rPr>
          <w:rFonts w:cs="Open Sans"/>
          <w:noProof/>
          <w:szCs w:val="24"/>
        </w:rPr>
        <w:tab/>
        <w:t xml:space="preserve">Fujisawa, S., Amarasingham, A., Harrison, M. T. &amp; Buzsáki, G. Behavior-dependent short-term assembly dynamics in the medial prefrontal cortex. </w:t>
      </w:r>
      <w:r w:rsidRPr="00C660DA">
        <w:rPr>
          <w:rFonts w:cs="Open Sans"/>
          <w:i/>
          <w:iCs/>
          <w:noProof/>
          <w:szCs w:val="24"/>
        </w:rPr>
        <w:t>Nat. Neurosci.</w:t>
      </w:r>
      <w:r w:rsidRPr="00C660DA">
        <w:rPr>
          <w:rFonts w:cs="Open Sans"/>
          <w:noProof/>
          <w:szCs w:val="24"/>
        </w:rPr>
        <w:t xml:space="preserve"> </w:t>
      </w:r>
      <w:r w:rsidRPr="00C660DA">
        <w:rPr>
          <w:rFonts w:cs="Open Sans"/>
          <w:b/>
          <w:bCs/>
          <w:noProof/>
          <w:szCs w:val="24"/>
        </w:rPr>
        <w:t>11</w:t>
      </w:r>
      <w:r w:rsidRPr="00C660DA">
        <w:rPr>
          <w:rFonts w:cs="Open Sans"/>
          <w:noProof/>
          <w:szCs w:val="24"/>
        </w:rPr>
        <w:t>, 823–833 (2008).</w:t>
      </w:r>
    </w:p>
    <w:p w14:paraId="5133EE88"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7.</w:t>
      </w:r>
      <w:r w:rsidRPr="00C660DA">
        <w:rPr>
          <w:rFonts w:cs="Open Sans"/>
          <w:noProof/>
          <w:szCs w:val="24"/>
        </w:rPr>
        <w:tab/>
        <w:t xml:space="preserve">Swadlow, H. A. &amp; Gusev, A. G. The impact of ‘bursting’ thalamic impulses at a neocortical synapse. </w:t>
      </w:r>
      <w:r w:rsidRPr="00C660DA">
        <w:rPr>
          <w:rFonts w:cs="Open Sans"/>
          <w:i/>
          <w:iCs/>
          <w:noProof/>
          <w:szCs w:val="24"/>
        </w:rPr>
        <w:t>Nat. Neurosci.</w:t>
      </w:r>
      <w:r w:rsidRPr="00C660DA">
        <w:rPr>
          <w:rFonts w:cs="Open Sans"/>
          <w:noProof/>
          <w:szCs w:val="24"/>
        </w:rPr>
        <w:t xml:space="preserve"> </w:t>
      </w:r>
      <w:r w:rsidRPr="00C660DA">
        <w:rPr>
          <w:rFonts w:cs="Open Sans"/>
          <w:b/>
          <w:bCs/>
          <w:noProof/>
          <w:szCs w:val="24"/>
        </w:rPr>
        <w:t>4</w:t>
      </w:r>
      <w:r w:rsidRPr="00C660DA">
        <w:rPr>
          <w:rFonts w:cs="Open Sans"/>
          <w:noProof/>
          <w:szCs w:val="24"/>
        </w:rPr>
        <w:t>, 402–408 (2001).</w:t>
      </w:r>
    </w:p>
    <w:p w14:paraId="5052BAC3"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lastRenderedPageBreak/>
        <w:t>8.</w:t>
      </w:r>
      <w:r w:rsidRPr="00C660DA">
        <w:rPr>
          <w:rFonts w:cs="Open Sans"/>
          <w:noProof/>
          <w:szCs w:val="24"/>
        </w:rPr>
        <w:tab/>
        <w:t xml:space="preserve">Zucker, R. S. &amp; Regehr, W. G. Short-Term Synaptic Plasticity. </w:t>
      </w:r>
      <w:r w:rsidRPr="00C660DA">
        <w:rPr>
          <w:rFonts w:cs="Open Sans"/>
          <w:i/>
          <w:iCs/>
          <w:noProof/>
          <w:szCs w:val="24"/>
        </w:rPr>
        <w:t>Annu. Rev. Physiol.</w:t>
      </w:r>
      <w:r w:rsidRPr="00C660DA">
        <w:rPr>
          <w:rFonts w:cs="Open Sans"/>
          <w:noProof/>
          <w:szCs w:val="24"/>
        </w:rPr>
        <w:t xml:space="preserve"> </w:t>
      </w:r>
      <w:r w:rsidRPr="00C660DA">
        <w:rPr>
          <w:rFonts w:cs="Open Sans"/>
          <w:b/>
          <w:bCs/>
          <w:noProof/>
          <w:szCs w:val="24"/>
        </w:rPr>
        <w:t>64</w:t>
      </w:r>
      <w:r w:rsidRPr="00C660DA">
        <w:rPr>
          <w:rFonts w:cs="Open Sans"/>
          <w:noProof/>
          <w:szCs w:val="24"/>
        </w:rPr>
        <w:t>, 355–405 (2002).</w:t>
      </w:r>
    </w:p>
    <w:p w14:paraId="10D39F23"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9.</w:t>
      </w:r>
      <w:r w:rsidRPr="00C660DA">
        <w:rPr>
          <w:rFonts w:cs="Open Sans"/>
          <w:noProof/>
          <w:szCs w:val="24"/>
        </w:rPr>
        <w:tab/>
        <w:t xml:space="preserve">Linderman, S., Stock, C. H. &amp; Adams, R. P. A framework for studying synaptic plasticity with neural spike train data. in </w:t>
      </w:r>
      <w:r w:rsidRPr="00C660DA">
        <w:rPr>
          <w:rFonts w:cs="Open Sans"/>
          <w:i/>
          <w:iCs/>
          <w:noProof/>
          <w:szCs w:val="24"/>
        </w:rPr>
        <w:t>Advances in Neural Information Processing Systems</w:t>
      </w:r>
      <w:r w:rsidRPr="00C660DA">
        <w:rPr>
          <w:rFonts w:cs="Open Sans"/>
          <w:noProof/>
          <w:szCs w:val="24"/>
        </w:rPr>
        <w:t xml:space="preserve"> (eds. Ghahramani, Z., Welling, M., Cortes, C., Lawrence, N. &amp; Weinberger, K. Q.) vol. 27 2330–2338 (Curran Associates, Inc., 2014).</w:t>
      </w:r>
    </w:p>
    <w:p w14:paraId="218CC274"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10.</w:t>
      </w:r>
      <w:r w:rsidRPr="00C660DA">
        <w:rPr>
          <w:rFonts w:cs="Open Sans"/>
          <w:noProof/>
          <w:szCs w:val="24"/>
        </w:rPr>
        <w:tab/>
        <w:t xml:space="preserve">Stevenson, I. H. &amp; Kording, K. Inferring spike-timing-dependent plasticity from spike train data. in </w:t>
      </w:r>
      <w:r w:rsidRPr="00C660DA">
        <w:rPr>
          <w:rFonts w:cs="Open Sans"/>
          <w:i/>
          <w:iCs/>
          <w:noProof/>
          <w:szCs w:val="24"/>
        </w:rPr>
        <w:t>Advances in Neural Information Processing Systems</w:t>
      </w:r>
      <w:r w:rsidRPr="00C660DA">
        <w:rPr>
          <w:rFonts w:cs="Open Sans"/>
          <w:noProof/>
          <w:szCs w:val="24"/>
        </w:rPr>
        <w:t xml:space="preserve"> (eds. Shawe-Taylor, J., Zemel, R. S., Bartlett, P., Pereira, F. C. N. &amp; Weinberger, K. Q.) vol. 24 (2011).</w:t>
      </w:r>
    </w:p>
    <w:p w14:paraId="300CB39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11.</w:t>
      </w:r>
      <w:r w:rsidRPr="00C660DA">
        <w:rPr>
          <w:rFonts w:cs="Open Sans"/>
          <w:noProof/>
          <w:szCs w:val="24"/>
        </w:rPr>
        <w:tab/>
        <w:t xml:space="preserve">Ghanbari, A., Malyshev, A., Volgushev, M. &amp; Stevenson, I. H. Estimating short-term synaptic plasticity from pre- and postsynaptic spiking. </w:t>
      </w:r>
      <w:r w:rsidRPr="00C660DA">
        <w:rPr>
          <w:rFonts w:cs="Open Sans"/>
          <w:i/>
          <w:iCs/>
          <w:noProof/>
          <w:szCs w:val="24"/>
        </w:rPr>
        <w:t>PLOS Comput. Biol.</w:t>
      </w:r>
      <w:r w:rsidRPr="00C660DA">
        <w:rPr>
          <w:rFonts w:cs="Open Sans"/>
          <w:noProof/>
          <w:szCs w:val="24"/>
        </w:rPr>
        <w:t xml:space="preserve"> </w:t>
      </w:r>
      <w:r w:rsidRPr="00C660DA">
        <w:rPr>
          <w:rFonts w:cs="Open Sans"/>
          <w:b/>
          <w:bCs/>
          <w:noProof/>
          <w:szCs w:val="24"/>
        </w:rPr>
        <w:t>13</w:t>
      </w:r>
      <w:r w:rsidRPr="00C660DA">
        <w:rPr>
          <w:rFonts w:cs="Open Sans"/>
          <w:noProof/>
          <w:szCs w:val="24"/>
        </w:rPr>
        <w:t>, e1005738 (2017).</w:t>
      </w:r>
    </w:p>
    <w:p w14:paraId="725233FE"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12.</w:t>
      </w:r>
      <w:r w:rsidRPr="00C660DA">
        <w:rPr>
          <w:rFonts w:cs="Open Sans"/>
          <w:noProof/>
          <w:szCs w:val="24"/>
        </w:rPr>
        <w:tab/>
        <w:t xml:space="preserve">English, D. F. </w:t>
      </w:r>
      <w:r w:rsidRPr="00C660DA">
        <w:rPr>
          <w:rFonts w:cs="Open Sans"/>
          <w:i/>
          <w:iCs/>
          <w:noProof/>
          <w:szCs w:val="24"/>
        </w:rPr>
        <w:t>et al.</w:t>
      </w:r>
      <w:r w:rsidRPr="00C660DA">
        <w:rPr>
          <w:rFonts w:cs="Open Sans"/>
          <w:noProof/>
          <w:szCs w:val="24"/>
        </w:rPr>
        <w:t xml:space="preserve"> Pyramidal Cell-Interneuron Circuit Architecture and Dynamics in Hippocampal Networks. </w:t>
      </w:r>
      <w:r w:rsidRPr="00C660DA">
        <w:rPr>
          <w:rFonts w:cs="Open Sans"/>
          <w:i/>
          <w:iCs/>
          <w:noProof/>
          <w:szCs w:val="24"/>
        </w:rPr>
        <w:t>Neuron</w:t>
      </w:r>
      <w:r w:rsidRPr="00C660DA">
        <w:rPr>
          <w:rFonts w:cs="Open Sans"/>
          <w:noProof/>
          <w:szCs w:val="24"/>
        </w:rPr>
        <w:t xml:space="preserve"> </w:t>
      </w:r>
      <w:r w:rsidRPr="00C660DA">
        <w:rPr>
          <w:rFonts w:cs="Open Sans"/>
          <w:b/>
          <w:bCs/>
          <w:noProof/>
          <w:szCs w:val="24"/>
        </w:rPr>
        <w:t>96</w:t>
      </w:r>
      <w:r w:rsidRPr="00C660DA">
        <w:rPr>
          <w:rFonts w:cs="Open Sans"/>
          <w:noProof/>
          <w:szCs w:val="24"/>
        </w:rPr>
        <w:t>, 505-520.e7 (2017).</w:t>
      </w:r>
    </w:p>
    <w:p w14:paraId="56A18172"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13.</w:t>
      </w:r>
      <w:r w:rsidRPr="00C660DA">
        <w:rPr>
          <w:rFonts w:cs="Open Sans"/>
          <w:noProof/>
          <w:szCs w:val="24"/>
        </w:rPr>
        <w:tab/>
        <w:t xml:space="preserve">Chan, R. H. M., Song, D. &amp; Berger, T. W. Tracking temporal evolution of nonlinear dynamics in hippocampus using time-varying volterra kernels. in </w:t>
      </w:r>
      <w:r w:rsidRPr="00C660DA">
        <w:rPr>
          <w:rFonts w:cs="Open Sans"/>
          <w:i/>
          <w:iCs/>
          <w:noProof/>
          <w:szCs w:val="24"/>
        </w:rPr>
        <w:t>Conference proceedings : ... Annual International Conference of the IEEE Engineering in Medicine and Biology Society. IEEE Engineering in Medicine and Biology Society. Conference</w:t>
      </w:r>
      <w:r w:rsidRPr="00C660DA">
        <w:rPr>
          <w:rFonts w:cs="Open Sans"/>
          <w:noProof/>
          <w:szCs w:val="24"/>
        </w:rPr>
        <w:t xml:space="preserve"> vol. 2008 4996–4999 (2008).</w:t>
      </w:r>
    </w:p>
    <w:p w14:paraId="0CEFDB18"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14.</w:t>
      </w:r>
      <w:r w:rsidRPr="00C660DA">
        <w:rPr>
          <w:rFonts w:cs="Open Sans"/>
          <w:noProof/>
          <w:szCs w:val="24"/>
        </w:rPr>
        <w:tab/>
        <w:t xml:space="preserve">Ghanbari, A. </w:t>
      </w:r>
      <w:r w:rsidRPr="00C660DA">
        <w:rPr>
          <w:rFonts w:cs="Open Sans"/>
          <w:i/>
          <w:iCs/>
          <w:noProof/>
          <w:szCs w:val="24"/>
        </w:rPr>
        <w:t>et al.</w:t>
      </w:r>
      <w:r w:rsidRPr="00C660DA">
        <w:rPr>
          <w:rFonts w:cs="Open Sans"/>
          <w:noProof/>
          <w:szCs w:val="24"/>
        </w:rPr>
        <w:t xml:space="preserve"> Modeling the Short-Term Dynamics of in Vivo Excitatory Spike Transmission. </w:t>
      </w:r>
      <w:r w:rsidRPr="00C660DA">
        <w:rPr>
          <w:rFonts w:cs="Open Sans"/>
          <w:i/>
          <w:iCs/>
          <w:noProof/>
          <w:szCs w:val="24"/>
        </w:rPr>
        <w:t>J. Neurosci.</w:t>
      </w:r>
      <w:r w:rsidRPr="00C660DA">
        <w:rPr>
          <w:rFonts w:cs="Open Sans"/>
          <w:noProof/>
          <w:szCs w:val="24"/>
        </w:rPr>
        <w:t xml:space="preserve"> </w:t>
      </w:r>
      <w:r w:rsidRPr="00C660DA">
        <w:rPr>
          <w:rFonts w:cs="Open Sans"/>
          <w:b/>
          <w:bCs/>
          <w:noProof/>
          <w:szCs w:val="24"/>
        </w:rPr>
        <w:t>40</w:t>
      </w:r>
      <w:r w:rsidRPr="00C660DA">
        <w:rPr>
          <w:rFonts w:cs="Open Sans"/>
          <w:noProof/>
          <w:szCs w:val="24"/>
        </w:rPr>
        <w:t>, 4185–4202 (2020).</w:t>
      </w:r>
    </w:p>
    <w:p w14:paraId="68B4D1AD"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15.</w:t>
      </w:r>
      <w:r w:rsidRPr="00C660DA">
        <w:rPr>
          <w:rFonts w:cs="Open Sans"/>
          <w:noProof/>
          <w:szCs w:val="24"/>
        </w:rPr>
        <w:tab/>
        <w:t xml:space="preserve">Eden, U. T., Frank, L. M., Barbieri, R., Solo, V. &amp; Brown, E. N. Dynamic Analysis of Neural Encoding by Point Process Adaptive Filtering. </w:t>
      </w:r>
      <w:r w:rsidRPr="00C660DA">
        <w:rPr>
          <w:rFonts w:cs="Open Sans"/>
          <w:i/>
          <w:iCs/>
          <w:noProof/>
          <w:szCs w:val="24"/>
        </w:rPr>
        <w:t>Neural Comput.</w:t>
      </w:r>
      <w:r w:rsidRPr="00C660DA">
        <w:rPr>
          <w:rFonts w:cs="Open Sans"/>
          <w:noProof/>
          <w:szCs w:val="24"/>
        </w:rPr>
        <w:t xml:space="preserve"> </w:t>
      </w:r>
      <w:r w:rsidRPr="00C660DA">
        <w:rPr>
          <w:rFonts w:cs="Open Sans"/>
          <w:b/>
          <w:bCs/>
          <w:noProof/>
          <w:szCs w:val="24"/>
        </w:rPr>
        <w:t>16</w:t>
      </w:r>
      <w:r w:rsidRPr="00C660DA">
        <w:rPr>
          <w:rFonts w:cs="Open Sans"/>
          <w:noProof/>
          <w:szCs w:val="24"/>
        </w:rPr>
        <w:t>, 971–998 (2004).</w:t>
      </w:r>
    </w:p>
    <w:p w14:paraId="7BDCCF42"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16.</w:t>
      </w:r>
      <w:r w:rsidRPr="00C660DA">
        <w:rPr>
          <w:rFonts w:cs="Open Sans"/>
          <w:noProof/>
          <w:szCs w:val="24"/>
        </w:rPr>
        <w:tab/>
        <w:t xml:space="preserve">Brillinger, D. R. Maximum likelihood analysis of spike trains of interacting nerve cells. </w:t>
      </w:r>
      <w:r w:rsidRPr="00C660DA">
        <w:rPr>
          <w:rFonts w:cs="Open Sans"/>
          <w:i/>
          <w:iCs/>
          <w:noProof/>
          <w:szCs w:val="24"/>
        </w:rPr>
        <w:t>Biol. Cybern.</w:t>
      </w:r>
      <w:r w:rsidRPr="00C660DA">
        <w:rPr>
          <w:rFonts w:cs="Open Sans"/>
          <w:noProof/>
          <w:szCs w:val="24"/>
        </w:rPr>
        <w:t xml:space="preserve"> </w:t>
      </w:r>
      <w:r w:rsidRPr="00C660DA">
        <w:rPr>
          <w:rFonts w:cs="Open Sans"/>
          <w:b/>
          <w:bCs/>
          <w:noProof/>
          <w:szCs w:val="24"/>
        </w:rPr>
        <w:t>59</w:t>
      </w:r>
      <w:r w:rsidRPr="00C660DA">
        <w:rPr>
          <w:rFonts w:cs="Open Sans"/>
          <w:noProof/>
          <w:szCs w:val="24"/>
        </w:rPr>
        <w:t>, 189–200 (1988).</w:t>
      </w:r>
    </w:p>
    <w:p w14:paraId="61080904"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17.</w:t>
      </w:r>
      <w:r w:rsidRPr="00C660DA">
        <w:rPr>
          <w:rFonts w:cs="Open Sans"/>
          <w:noProof/>
          <w:szCs w:val="24"/>
        </w:rPr>
        <w:tab/>
        <w:t xml:space="preserve">Brillinger, D. R. Nerve Cell Spike Train Data Analysis: A Progression of Technique. </w:t>
      </w:r>
      <w:r w:rsidRPr="00C660DA">
        <w:rPr>
          <w:rFonts w:cs="Open Sans"/>
          <w:i/>
          <w:iCs/>
          <w:noProof/>
          <w:szCs w:val="24"/>
        </w:rPr>
        <w:t>J. Am. Stat. Assoc.</w:t>
      </w:r>
      <w:r w:rsidRPr="00C660DA">
        <w:rPr>
          <w:rFonts w:cs="Open Sans"/>
          <w:noProof/>
          <w:szCs w:val="24"/>
        </w:rPr>
        <w:t xml:space="preserve"> (1992) doi:10.2307/2290256.</w:t>
      </w:r>
    </w:p>
    <w:p w14:paraId="0C4EC9FB"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18.</w:t>
      </w:r>
      <w:r w:rsidRPr="00C660DA">
        <w:rPr>
          <w:rFonts w:cs="Open Sans"/>
          <w:noProof/>
          <w:szCs w:val="24"/>
        </w:rPr>
        <w:tab/>
        <w:t xml:space="preserve">Weber, A. I. &amp; Pillow, J. W. Capturing the Dynamical Repertoire of Single Neurons with Generalized Linear Models. </w:t>
      </w:r>
      <w:r w:rsidRPr="00C660DA">
        <w:rPr>
          <w:rFonts w:cs="Open Sans"/>
          <w:i/>
          <w:iCs/>
          <w:noProof/>
          <w:szCs w:val="24"/>
        </w:rPr>
        <w:t>Neural Comput.</w:t>
      </w:r>
      <w:r w:rsidRPr="00C660DA">
        <w:rPr>
          <w:rFonts w:cs="Open Sans"/>
          <w:noProof/>
          <w:szCs w:val="24"/>
        </w:rPr>
        <w:t xml:space="preserve"> </w:t>
      </w:r>
      <w:r w:rsidRPr="00C660DA">
        <w:rPr>
          <w:rFonts w:cs="Open Sans"/>
          <w:b/>
          <w:bCs/>
          <w:noProof/>
          <w:szCs w:val="24"/>
        </w:rPr>
        <w:t>29</w:t>
      </w:r>
      <w:r w:rsidRPr="00C660DA">
        <w:rPr>
          <w:rFonts w:cs="Open Sans"/>
          <w:noProof/>
          <w:szCs w:val="24"/>
        </w:rPr>
        <w:t>, 3260–3289 (2017).</w:t>
      </w:r>
    </w:p>
    <w:p w14:paraId="45A74866"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19.</w:t>
      </w:r>
      <w:r w:rsidRPr="00C660DA">
        <w:rPr>
          <w:rFonts w:cs="Open Sans"/>
          <w:noProof/>
          <w:szCs w:val="24"/>
        </w:rPr>
        <w:tab/>
        <w:t xml:space="preserve">RAUCH, H. E., TUNG, F. &amp; STRIEBEL, C. T. Maximum likelihood estimates of linear dynamic systems. </w:t>
      </w:r>
      <w:r w:rsidRPr="00C660DA">
        <w:rPr>
          <w:rFonts w:cs="Open Sans"/>
          <w:i/>
          <w:iCs/>
          <w:noProof/>
          <w:szCs w:val="24"/>
        </w:rPr>
        <w:t>AIAA J.</w:t>
      </w:r>
      <w:r w:rsidRPr="00C660DA">
        <w:rPr>
          <w:rFonts w:cs="Open Sans"/>
          <w:noProof/>
          <w:szCs w:val="24"/>
        </w:rPr>
        <w:t xml:space="preserve"> </w:t>
      </w:r>
      <w:r w:rsidRPr="00C660DA">
        <w:rPr>
          <w:rFonts w:cs="Open Sans"/>
          <w:b/>
          <w:bCs/>
          <w:noProof/>
          <w:szCs w:val="24"/>
        </w:rPr>
        <w:t>3</w:t>
      </w:r>
      <w:r w:rsidRPr="00C660DA">
        <w:rPr>
          <w:rFonts w:cs="Open Sans"/>
          <w:noProof/>
          <w:szCs w:val="24"/>
        </w:rPr>
        <w:t>, 1445–1450 (1965).</w:t>
      </w:r>
    </w:p>
    <w:p w14:paraId="3D913CF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20.</w:t>
      </w:r>
      <w:r w:rsidRPr="00C660DA">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C660DA">
        <w:rPr>
          <w:rFonts w:cs="Open Sans"/>
          <w:i/>
          <w:iCs/>
          <w:noProof/>
          <w:szCs w:val="24"/>
        </w:rPr>
        <w:t>Sādhanā</w:t>
      </w:r>
      <w:r w:rsidRPr="00C660DA">
        <w:rPr>
          <w:rFonts w:cs="Open Sans"/>
          <w:noProof/>
          <w:szCs w:val="24"/>
        </w:rPr>
        <w:t xml:space="preserve"> </w:t>
      </w:r>
      <w:r w:rsidRPr="00C660DA">
        <w:rPr>
          <w:rFonts w:cs="Open Sans"/>
          <w:b/>
          <w:bCs/>
          <w:noProof/>
          <w:szCs w:val="24"/>
        </w:rPr>
        <w:t>41</w:t>
      </w:r>
      <w:r w:rsidRPr="00C660DA">
        <w:rPr>
          <w:rFonts w:cs="Open Sans"/>
          <w:noProof/>
          <w:szCs w:val="24"/>
        </w:rPr>
        <w:t>, 1473–1490 (2016).</w:t>
      </w:r>
    </w:p>
    <w:p w14:paraId="07DC5CEC"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21.</w:t>
      </w:r>
      <w:r w:rsidRPr="00C660DA">
        <w:rPr>
          <w:rFonts w:cs="Open Sans"/>
          <w:noProof/>
          <w:szCs w:val="24"/>
        </w:rPr>
        <w:tab/>
        <w:t xml:space="preserve">Du, Y. &amp; Varadhan, R. SQUAREM: An R Package for Off-the-Shelf Acceleration of EM, MM and Other EM-Like Monotone Algorithms. </w:t>
      </w:r>
      <w:r w:rsidRPr="00C660DA">
        <w:rPr>
          <w:rFonts w:cs="Open Sans"/>
          <w:i/>
          <w:iCs/>
          <w:noProof/>
          <w:szCs w:val="24"/>
        </w:rPr>
        <w:t xml:space="preserve">J. Stat. Software; Vol 1, Issue 7  </w:t>
      </w:r>
      <w:r w:rsidRPr="00C660DA">
        <w:rPr>
          <w:rFonts w:cs="Open Sans"/>
          <w:noProof/>
          <w:szCs w:val="24"/>
        </w:rPr>
        <w:t xml:space="preserve"> (2020) doi:10.18637/jss.v092.i07.</w:t>
      </w:r>
    </w:p>
    <w:p w14:paraId="2BE57C03"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22.</w:t>
      </w:r>
      <w:r w:rsidRPr="00C660DA">
        <w:rPr>
          <w:rFonts w:cs="Open Sans"/>
          <w:noProof/>
          <w:szCs w:val="24"/>
        </w:rPr>
        <w:tab/>
        <w:t xml:space="preserve">Stevenson, I. H. Omitted Variable Bias in GLMs of Neural Spiking Activity. </w:t>
      </w:r>
      <w:r w:rsidRPr="00C660DA">
        <w:rPr>
          <w:rFonts w:cs="Open Sans"/>
          <w:i/>
          <w:iCs/>
          <w:noProof/>
          <w:szCs w:val="24"/>
        </w:rPr>
        <w:t>Neural Comput.</w:t>
      </w:r>
      <w:r w:rsidRPr="00C660DA">
        <w:rPr>
          <w:rFonts w:cs="Open Sans"/>
          <w:noProof/>
          <w:szCs w:val="24"/>
        </w:rPr>
        <w:t xml:space="preserve"> </w:t>
      </w:r>
      <w:r w:rsidRPr="00C660DA">
        <w:rPr>
          <w:rFonts w:cs="Open Sans"/>
          <w:b/>
          <w:bCs/>
          <w:noProof/>
          <w:szCs w:val="24"/>
        </w:rPr>
        <w:t>30</w:t>
      </w:r>
      <w:r w:rsidRPr="00C660DA">
        <w:rPr>
          <w:rFonts w:cs="Open Sans"/>
          <w:noProof/>
          <w:szCs w:val="24"/>
        </w:rPr>
        <w:t>, 3227–3258 (2018).</w:t>
      </w:r>
    </w:p>
    <w:p w14:paraId="1DD3545C"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23.</w:t>
      </w:r>
      <w:r w:rsidRPr="00C660DA">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C660DA">
        <w:rPr>
          <w:rFonts w:cs="Open Sans"/>
          <w:i/>
          <w:iCs/>
          <w:noProof/>
          <w:szCs w:val="24"/>
        </w:rPr>
        <w:t>J. Neurophysiol.</w:t>
      </w:r>
      <w:r w:rsidRPr="00C660DA">
        <w:rPr>
          <w:rFonts w:cs="Open Sans"/>
          <w:noProof/>
          <w:szCs w:val="24"/>
        </w:rPr>
        <w:t xml:space="preserve"> </w:t>
      </w:r>
      <w:r w:rsidRPr="00C660DA">
        <w:rPr>
          <w:rFonts w:cs="Open Sans"/>
          <w:b/>
          <w:bCs/>
          <w:noProof/>
          <w:szCs w:val="24"/>
        </w:rPr>
        <w:t>93</w:t>
      </w:r>
      <w:r w:rsidRPr="00C660DA">
        <w:rPr>
          <w:rFonts w:cs="Open Sans"/>
          <w:noProof/>
          <w:szCs w:val="24"/>
        </w:rPr>
        <w:t>, 1074–1089 (2005).</w:t>
      </w:r>
    </w:p>
    <w:p w14:paraId="4F581C05"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lastRenderedPageBreak/>
        <w:t>24.</w:t>
      </w:r>
      <w:r w:rsidRPr="00C660DA">
        <w:rPr>
          <w:rFonts w:cs="Open Sans"/>
          <w:noProof/>
          <w:szCs w:val="24"/>
        </w:rPr>
        <w:tab/>
        <w:t xml:space="preserve">Graupner, M. &amp; Brunel, N. Calcium-based plasticity model explains sensitivity of synaptic changes to spike pattern, rate, and dendritic location. </w:t>
      </w:r>
      <w:r w:rsidRPr="00C660DA">
        <w:rPr>
          <w:rFonts w:cs="Open Sans"/>
          <w:i/>
          <w:iCs/>
          <w:noProof/>
          <w:szCs w:val="24"/>
        </w:rPr>
        <w:t>Proc. Natl. Acad. Sci.</w:t>
      </w:r>
      <w:r w:rsidRPr="00C660DA">
        <w:rPr>
          <w:rFonts w:cs="Open Sans"/>
          <w:noProof/>
          <w:szCs w:val="24"/>
        </w:rPr>
        <w:t xml:space="preserve"> </w:t>
      </w:r>
      <w:r w:rsidRPr="00C660DA">
        <w:rPr>
          <w:rFonts w:cs="Open Sans"/>
          <w:b/>
          <w:bCs/>
          <w:noProof/>
          <w:szCs w:val="24"/>
        </w:rPr>
        <w:t>109</w:t>
      </w:r>
      <w:r w:rsidRPr="00C660DA">
        <w:rPr>
          <w:rFonts w:cs="Open Sans"/>
          <w:noProof/>
          <w:szCs w:val="24"/>
        </w:rPr>
        <w:t>, 3991–3996 (2012).</w:t>
      </w:r>
    </w:p>
    <w:p w14:paraId="0237DA6A" w14:textId="77777777" w:rsidR="00C660DA" w:rsidRPr="00C660DA" w:rsidRDefault="00C660DA" w:rsidP="00C660DA">
      <w:pPr>
        <w:widowControl w:val="0"/>
        <w:autoSpaceDE w:val="0"/>
        <w:autoSpaceDN w:val="0"/>
        <w:adjustRightInd w:val="0"/>
        <w:spacing w:line="240" w:lineRule="auto"/>
        <w:ind w:left="640" w:hanging="640"/>
        <w:rPr>
          <w:rFonts w:cs="Open Sans"/>
          <w:noProof/>
          <w:szCs w:val="24"/>
        </w:rPr>
      </w:pPr>
      <w:r w:rsidRPr="00C660DA">
        <w:rPr>
          <w:rFonts w:cs="Open Sans"/>
          <w:noProof/>
          <w:szCs w:val="24"/>
        </w:rPr>
        <w:t>25.</w:t>
      </w:r>
      <w:r w:rsidRPr="00C660DA">
        <w:rPr>
          <w:rFonts w:cs="Open Sans"/>
          <w:noProof/>
          <w:szCs w:val="24"/>
        </w:rPr>
        <w:tab/>
        <w:t xml:space="preserve">Costa, R., Sjostrom, P. J. &amp; van Rossum, M. Probabilistic inference of short-term synaptic plasticity in neocortical microcircuits. </w:t>
      </w:r>
      <w:r w:rsidRPr="00C660DA">
        <w:rPr>
          <w:rFonts w:cs="Open Sans"/>
          <w:i/>
          <w:iCs/>
          <w:noProof/>
          <w:szCs w:val="24"/>
        </w:rPr>
        <w:t>Front. Comput. Neurosci.</w:t>
      </w:r>
      <w:r w:rsidRPr="00C660DA">
        <w:rPr>
          <w:rFonts w:cs="Open Sans"/>
          <w:noProof/>
          <w:szCs w:val="24"/>
        </w:rPr>
        <w:t xml:space="preserve"> </w:t>
      </w:r>
      <w:r w:rsidRPr="00C660DA">
        <w:rPr>
          <w:rFonts w:cs="Open Sans"/>
          <w:b/>
          <w:bCs/>
          <w:noProof/>
          <w:szCs w:val="24"/>
        </w:rPr>
        <w:t>7</w:t>
      </w:r>
      <w:r w:rsidRPr="00C660DA">
        <w:rPr>
          <w:rFonts w:cs="Open Sans"/>
          <w:noProof/>
          <w:szCs w:val="24"/>
        </w:rPr>
        <w:t>, 75 (2013).</w:t>
      </w:r>
    </w:p>
    <w:p w14:paraId="33C2CBE2" w14:textId="77777777" w:rsidR="00C660DA" w:rsidRPr="00C660DA" w:rsidRDefault="00C660DA" w:rsidP="00C660DA">
      <w:pPr>
        <w:widowControl w:val="0"/>
        <w:autoSpaceDE w:val="0"/>
        <w:autoSpaceDN w:val="0"/>
        <w:adjustRightInd w:val="0"/>
        <w:spacing w:line="240" w:lineRule="auto"/>
        <w:ind w:left="640" w:hanging="640"/>
        <w:rPr>
          <w:rFonts w:cs="Open Sans"/>
          <w:noProof/>
        </w:rPr>
      </w:pPr>
      <w:r w:rsidRPr="00C660DA">
        <w:rPr>
          <w:rFonts w:cs="Open Sans"/>
          <w:noProof/>
          <w:szCs w:val="24"/>
        </w:rPr>
        <w:t>26.</w:t>
      </w:r>
      <w:r w:rsidRPr="00C660DA">
        <w:rPr>
          <w:rFonts w:cs="Open Sans"/>
          <w:noProof/>
          <w:szCs w:val="24"/>
        </w:rPr>
        <w:tab/>
        <w:t xml:space="preserve">Deperrois, N. &amp; Graupner, M. Short-term depression and long-term plasticity together tune sensitive range of synaptic plasticity. </w:t>
      </w:r>
      <w:r w:rsidRPr="00C660DA">
        <w:rPr>
          <w:rFonts w:cs="Open Sans"/>
          <w:i/>
          <w:iCs/>
          <w:noProof/>
          <w:szCs w:val="24"/>
        </w:rPr>
        <w:t>PLOS Comput. Biol.</w:t>
      </w:r>
      <w:r w:rsidRPr="00C660DA">
        <w:rPr>
          <w:rFonts w:cs="Open Sans"/>
          <w:noProof/>
          <w:szCs w:val="24"/>
        </w:rPr>
        <w:t xml:space="preserve"> </w:t>
      </w:r>
      <w:r w:rsidRPr="00C660DA">
        <w:rPr>
          <w:rFonts w:cs="Open Sans"/>
          <w:b/>
          <w:bCs/>
          <w:noProof/>
          <w:szCs w:val="24"/>
        </w:rPr>
        <w:t>16</w:t>
      </w:r>
      <w:r w:rsidRPr="00C660DA">
        <w:rPr>
          <w:rFonts w:cs="Open Sans"/>
          <w:noProof/>
          <w:szCs w:val="24"/>
        </w:rPr>
        <w:t>, 1–25 (2020).</w:t>
      </w:r>
    </w:p>
    <w:p w14:paraId="5FAC0B7B" w14:textId="33BCAA7E" w:rsidR="009C338E" w:rsidRDefault="00510B75" w:rsidP="000C7168">
      <w:pPr>
        <w:jc w:val="both"/>
      </w:pPr>
      <w: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ian" w:date="2020-11-20T16:26:00Z" w:initials="i">
    <w:p w14:paraId="1306DD32" w14:textId="0F7F3737" w:rsidR="00E94301" w:rsidRDefault="00E94301">
      <w:pPr>
        <w:pStyle w:val="CommentText"/>
      </w:pPr>
      <w:r>
        <w:rPr>
          <w:rStyle w:val="CommentReference"/>
        </w:rPr>
        <w:annotationRef/>
      </w:r>
      <w:r>
        <w:t>Still needs a lot of work.</w:t>
      </w:r>
    </w:p>
  </w:comment>
  <w:comment w:id="3" w:author="ian" w:date="2020-11-20T16:22:00Z" w:initials="i">
    <w:p w14:paraId="4B633776" w14:textId="01311145" w:rsidR="00605286" w:rsidRDefault="00605286">
      <w:pPr>
        <w:pStyle w:val="CommentText"/>
      </w:pPr>
      <w:r>
        <w:rPr>
          <w:rStyle w:val="CommentReference"/>
        </w:rPr>
        <w:annotationRef/>
      </w:r>
      <w:r>
        <w:t>Need to explai</w:t>
      </w:r>
      <w:r w:rsidR="00391F5B">
        <w:t>n more of the context here. What is large-scale? Why/what do they “detect”? Why does it matter that they are “modelling”?</w:t>
      </w:r>
    </w:p>
  </w:comment>
  <w:comment w:id="4" w:author="ian" w:date="2020-11-20T16:22:00Z" w:initials="i">
    <w:p w14:paraId="20EFF7CB" w14:textId="3F3A02A2" w:rsidR="00605286" w:rsidRDefault="00605286">
      <w:pPr>
        <w:pStyle w:val="CommentText"/>
      </w:pPr>
      <w:r>
        <w:rPr>
          <w:rStyle w:val="CommentReference"/>
        </w:rPr>
        <w:annotationRef/>
      </w:r>
      <w:r>
        <w:t>Need to explain “how”</w:t>
      </w:r>
    </w:p>
  </w:comment>
  <w:comment w:id="19" w:author="ian" w:date="2020-11-20T15:15:00Z" w:initials="i">
    <w:p w14:paraId="3DFA5BBD" w14:textId="7126513C" w:rsidR="00605286" w:rsidRDefault="00605286">
      <w:pPr>
        <w:pStyle w:val="CommentText"/>
      </w:pPr>
      <w:r>
        <w:rPr>
          <w:rStyle w:val="CommentReference"/>
        </w:rPr>
        <w:annotationRef/>
      </w:r>
      <w:r>
        <w:t>Move the Weber and Pillow citation somewhere else. That paper has more to do with single neuron dynamics/history effects.</w:t>
      </w:r>
    </w:p>
  </w:comment>
  <w:comment w:id="143" w:author="ian" w:date="2020-11-20T15:36:00Z" w:initials="i">
    <w:p w14:paraId="780F7425" w14:textId="4FB155DD" w:rsidR="00605286" w:rsidRDefault="00605286">
      <w:pPr>
        <w:pStyle w:val="CommentText"/>
      </w:pPr>
      <w:r>
        <w:rPr>
          <w:rStyle w:val="CommentReference"/>
        </w:rPr>
        <w:annotationRef/>
      </w:r>
      <w:r>
        <w:t>Add history effect?</w:t>
      </w:r>
    </w:p>
  </w:comment>
  <w:comment w:id="221" w:author="Ganchao Wei" w:date="2020-11-11T14:45:00Z" w:initials="GW">
    <w:p w14:paraId="69B45ECB" w14:textId="24DE9FD3" w:rsidR="00605286" w:rsidRDefault="00605286">
      <w:pPr>
        <w:pStyle w:val="CommentText"/>
      </w:pPr>
      <w:r>
        <w:rPr>
          <w:rStyle w:val="CommentReference"/>
        </w:rPr>
        <w:annotationRef/>
      </w:r>
      <w:r>
        <w:t xml:space="preserve">Since Monty asked a question about this during the trial presentation for </w:t>
      </w:r>
      <w:proofErr w:type="spellStart"/>
      <w:r>
        <w:t>Neuromatch</w:t>
      </w:r>
      <w:proofErr w:type="spellEnd"/>
      <w:r>
        <w:t>, adding explanation of the decomposition may be necessary.</w:t>
      </w:r>
    </w:p>
  </w:comment>
  <w:comment w:id="222" w:author="ian" w:date="2020-11-20T15:43:00Z" w:initials="i">
    <w:p w14:paraId="62C04BA7" w14:textId="0AAA577B" w:rsidR="00605286" w:rsidRDefault="00605286">
      <w:pPr>
        <w:pStyle w:val="CommentText"/>
      </w:pPr>
      <w:r>
        <w:rPr>
          <w:rStyle w:val="CommentReference"/>
        </w:rPr>
        <w:annotationRef/>
      </w:r>
      <w:r>
        <w:t>Better to put this cl</w:t>
      </w:r>
    </w:p>
  </w:comment>
  <w:comment w:id="352" w:author="ian" w:date="2020-11-20T15:52:00Z" w:initials="i">
    <w:p w14:paraId="3BF66147" w14:textId="2C536245" w:rsidR="00605286" w:rsidRDefault="00605286">
      <w:pPr>
        <w:pStyle w:val="CommentText"/>
      </w:pPr>
      <w:r>
        <w:rPr>
          <w:rStyle w:val="CommentReference"/>
        </w:rPr>
        <w:annotationRef/>
      </w:r>
      <w:r>
        <w:t xml:space="preserve">I think </w:t>
      </w:r>
      <w:proofErr w:type="gramStart"/>
      <w:r>
        <w:t>it’s</w:t>
      </w:r>
      <w:proofErr w:type="gramEnd"/>
      <w:r>
        <w:t xml:space="preserve"> clearer to have \alpha be the subscript rather than the superscript in this section. </w:t>
      </w:r>
    </w:p>
  </w:comment>
  <w:comment w:id="425" w:author="ian" w:date="2020-11-20T15:58:00Z" w:initials="i">
    <w:p w14:paraId="125D3E42" w14:textId="0F0CCFA7" w:rsidR="00605286" w:rsidRDefault="00605286">
      <w:pPr>
        <w:pStyle w:val="CommentText"/>
      </w:pPr>
      <w:r>
        <w:rPr>
          <w:rStyle w:val="CommentReference"/>
        </w:rPr>
        <w:annotationRef/>
      </w:r>
      <w:r>
        <w:t xml:space="preserve">Is it two-stage? </w:t>
      </w:r>
      <w:proofErr w:type="gramStart"/>
      <w:r>
        <w:t>Somehow</w:t>
      </w:r>
      <w:proofErr w:type="gramEnd"/>
      <w:r>
        <w:t xml:space="preserve"> I was thinking it’s just a single optimization, but with random restarts (which we should mention, since it’s not a convex optimization)</w:t>
      </w:r>
    </w:p>
  </w:comment>
  <w:comment w:id="587" w:author="ian" w:date="2020-11-20T16:11:00Z" w:initials="i">
    <w:p w14:paraId="1E312767" w14:textId="7B533528" w:rsidR="00605286" w:rsidRDefault="00605286">
      <w:pPr>
        <w:pStyle w:val="CommentText"/>
      </w:pPr>
      <w:r>
        <w:rPr>
          <w:rStyle w:val="CommentReference"/>
        </w:rPr>
        <w:annotationRef/>
      </w:r>
      <w:r>
        <w:t xml:space="preserve">I would rather use a different notation for the presynaptic spike times, and it would be clearer if they are indexed differently too. Maybe </w:t>
      </w:r>
      <w:proofErr w:type="spellStart"/>
      <w:r>
        <w:t>s_j</w:t>
      </w:r>
      <w:proofErr w:type="spellEnd"/>
      <w:r>
        <w:t xml:space="preserve"> or something could denote times? \Delta s for ISI? We can just describe it in this section, otherwise it will be a bit difficult for readers to remember the notation.</w:t>
      </w:r>
    </w:p>
  </w:comment>
  <w:comment w:id="599" w:author="ian" w:date="2020-11-20T16:20:00Z" w:initials="i">
    <w:p w14:paraId="15F26739" w14:textId="3AF5FDF7" w:rsidR="00605286" w:rsidRDefault="00E94301">
      <w:pPr>
        <w:pStyle w:val="CommentText"/>
      </w:pPr>
      <w:r>
        <w:t xml:space="preserve">Try filling this in </w:t>
      </w:r>
      <w:r w:rsidR="00605286">
        <w:rPr>
          <w:rStyle w:val="CommentReference"/>
        </w:rPr>
        <w:annotationRef/>
      </w:r>
      <w:r w:rsidR="00605286">
        <w:t>or</w:t>
      </w:r>
      <w:r>
        <w:t xml:space="preserve"> adding</w:t>
      </w:r>
      <w:r w:rsidR="00605286">
        <w:t xml:space="preserve"> some other sort of summary</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06DD32" w15:done="0"/>
  <w15:commentEx w15:paraId="4B633776" w15:done="0"/>
  <w15:commentEx w15:paraId="20EFF7CB" w15:done="0"/>
  <w15:commentEx w15:paraId="3DFA5BBD" w15:done="0"/>
  <w15:commentEx w15:paraId="780F7425" w15:done="0"/>
  <w15:commentEx w15:paraId="69B45ECB" w15:done="0"/>
  <w15:commentEx w15:paraId="62C04BA7" w15:done="0"/>
  <w15:commentEx w15:paraId="3BF66147" w15:done="0"/>
  <w15:commentEx w15:paraId="125D3E42" w15:done="0"/>
  <w15:commentEx w15:paraId="1E312767" w15:done="0"/>
  <w15:commentEx w15:paraId="15F267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6CA8" w16cex:dateUtc="2020-11-20T21:26:00Z"/>
  <w16cex:commentExtensible w16cex:durableId="23626BC9" w16cex:dateUtc="2020-11-20T21:22:00Z"/>
  <w16cex:commentExtensible w16cex:durableId="23626BB4" w16cex:dateUtc="2020-11-20T21:22:00Z"/>
  <w16cex:commentExtensible w16cex:durableId="23625C24" w16cex:dateUtc="2020-11-20T20:15:00Z"/>
  <w16cex:commentExtensible w16cex:durableId="236260E9" w16cex:dateUtc="2020-11-20T20:36:00Z"/>
  <w16cex:commentExtensible w16cex:durableId="236262A2" w16cex:dateUtc="2020-11-20T20:43:00Z"/>
  <w16cex:commentExtensible w16cex:durableId="236264D4" w16cex:dateUtc="2020-11-20T20:52:00Z"/>
  <w16cex:commentExtensible w16cex:durableId="23626637" w16cex:dateUtc="2020-11-20T20:58:00Z"/>
  <w16cex:commentExtensible w16cex:durableId="23626939" w16cex:dateUtc="2020-11-20T21:11:00Z"/>
  <w16cex:commentExtensible w16cex:durableId="23626B3C" w16cex:dateUtc="2020-11-20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06DD32" w16cid:durableId="23626CA8"/>
  <w16cid:commentId w16cid:paraId="4B633776" w16cid:durableId="23626BC9"/>
  <w16cid:commentId w16cid:paraId="20EFF7CB" w16cid:durableId="23626BB4"/>
  <w16cid:commentId w16cid:paraId="3DFA5BBD" w16cid:durableId="23625C24"/>
  <w16cid:commentId w16cid:paraId="780F7425" w16cid:durableId="236260E9"/>
  <w16cid:commentId w16cid:paraId="69B45ECB" w16cid:durableId="23567778"/>
  <w16cid:commentId w16cid:paraId="62C04BA7" w16cid:durableId="236262A2"/>
  <w16cid:commentId w16cid:paraId="3BF66147" w16cid:durableId="236264D4"/>
  <w16cid:commentId w16cid:paraId="125D3E42" w16cid:durableId="23626637"/>
  <w16cid:commentId w16cid:paraId="1E312767" w16cid:durableId="23626939"/>
  <w16cid:commentId w16cid:paraId="15F26739" w16cid:durableId="23626B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48B4E" w14:textId="77777777" w:rsidR="00DA735B" w:rsidRDefault="00DA735B" w:rsidP="00781D79">
      <w:pPr>
        <w:spacing w:after="0" w:line="240" w:lineRule="auto"/>
      </w:pPr>
      <w:r>
        <w:separator/>
      </w:r>
    </w:p>
  </w:endnote>
  <w:endnote w:type="continuationSeparator" w:id="0">
    <w:p w14:paraId="11486436" w14:textId="77777777" w:rsidR="00DA735B" w:rsidRDefault="00DA735B"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605286" w:rsidRPr="00072DFF" w:rsidRDefault="00605286">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605286" w:rsidRPr="00072DFF" w:rsidRDefault="00605286">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6CA72" w14:textId="77777777" w:rsidR="00DA735B" w:rsidRDefault="00DA735B" w:rsidP="00781D79">
      <w:pPr>
        <w:spacing w:after="0" w:line="240" w:lineRule="auto"/>
      </w:pPr>
      <w:r>
        <w:separator/>
      </w:r>
    </w:p>
  </w:footnote>
  <w:footnote w:type="continuationSeparator" w:id="0">
    <w:p w14:paraId="040E312B" w14:textId="77777777" w:rsidR="00DA735B" w:rsidRDefault="00DA735B"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w15:presenceInfo w15:providerId="None" w15:userId="ian"/>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3032A"/>
    <w:rsid w:val="000324DB"/>
    <w:rsid w:val="00033A62"/>
    <w:rsid w:val="00033F1D"/>
    <w:rsid w:val="000361CA"/>
    <w:rsid w:val="000377C6"/>
    <w:rsid w:val="00042DC5"/>
    <w:rsid w:val="00042EF7"/>
    <w:rsid w:val="00043301"/>
    <w:rsid w:val="00045690"/>
    <w:rsid w:val="00046BE1"/>
    <w:rsid w:val="000507B0"/>
    <w:rsid w:val="00053407"/>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0271"/>
    <w:rsid w:val="000A30BE"/>
    <w:rsid w:val="000A374C"/>
    <w:rsid w:val="000A3BD8"/>
    <w:rsid w:val="000A7D42"/>
    <w:rsid w:val="000B083C"/>
    <w:rsid w:val="000B134B"/>
    <w:rsid w:val="000B3FCB"/>
    <w:rsid w:val="000B7007"/>
    <w:rsid w:val="000C2167"/>
    <w:rsid w:val="000C3C83"/>
    <w:rsid w:val="000C5E46"/>
    <w:rsid w:val="000C6191"/>
    <w:rsid w:val="000C6A49"/>
    <w:rsid w:val="000C7168"/>
    <w:rsid w:val="000D1E9A"/>
    <w:rsid w:val="000D3232"/>
    <w:rsid w:val="000E2DA7"/>
    <w:rsid w:val="000E5F80"/>
    <w:rsid w:val="000E7F4A"/>
    <w:rsid w:val="000F03AB"/>
    <w:rsid w:val="000F657D"/>
    <w:rsid w:val="000F734D"/>
    <w:rsid w:val="00101475"/>
    <w:rsid w:val="001019A7"/>
    <w:rsid w:val="00102398"/>
    <w:rsid w:val="00103923"/>
    <w:rsid w:val="00103B60"/>
    <w:rsid w:val="00105C6C"/>
    <w:rsid w:val="00106E57"/>
    <w:rsid w:val="0010733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7218D"/>
    <w:rsid w:val="00173926"/>
    <w:rsid w:val="00173EAA"/>
    <w:rsid w:val="00174E32"/>
    <w:rsid w:val="00180577"/>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E1692"/>
    <w:rsid w:val="001E5FB4"/>
    <w:rsid w:val="001E7498"/>
    <w:rsid w:val="001F1278"/>
    <w:rsid w:val="001F3C2B"/>
    <w:rsid w:val="001F52A5"/>
    <w:rsid w:val="00200C4D"/>
    <w:rsid w:val="00202C76"/>
    <w:rsid w:val="00202FBC"/>
    <w:rsid w:val="00204114"/>
    <w:rsid w:val="002056D1"/>
    <w:rsid w:val="002079D6"/>
    <w:rsid w:val="00207A61"/>
    <w:rsid w:val="0021552C"/>
    <w:rsid w:val="00215827"/>
    <w:rsid w:val="00226D16"/>
    <w:rsid w:val="00226E85"/>
    <w:rsid w:val="00227C8E"/>
    <w:rsid w:val="00230273"/>
    <w:rsid w:val="002304BE"/>
    <w:rsid w:val="00230606"/>
    <w:rsid w:val="00231D80"/>
    <w:rsid w:val="00232745"/>
    <w:rsid w:val="002340BD"/>
    <w:rsid w:val="0023673E"/>
    <w:rsid w:val="00244216"/>
    <w:rsid w:val="0025103A"/>
    <w:rsid w:val="00251071"/>
    <w:rsid w:val="00251142"/>
    <w:rsid w:val="002542BD"/>
    <w:rsid w:val="0025466A"/>
    <w:rsid w:val="00256970"/>
    <w:rsid w:val="00262550"/>
    <w:rsid w:val="00265035"/>
    <w:rsid w:val="00266036"/>
    <w:rsid w:val="00270E4C"/>
    <w:rsid w:val="00270FA4"/>
    <w:rsid w:val="002718F7"/>
    <w:rsid w:val="002749C4"/>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700B5"/>
    <w:rsid w:val="00370C42"/>
    <w:rsid w:val="00370D37"/>
    <w:rsid w:val="0037360C"/>
    <w:rsid w:val="00376FEA"/>
    <w:rsid w:val="00384EE3"/>
    <w:rsid w:val="0038626C"/>
    <w:rsid w:val="00391F5B"/>
    <w:rsid w:val="0039465A"/>
    <w:rsid w:val="003955FF"/>
    <w:rsid w:val="00395C11"/>
    <w:rsid w:val="00397399"/>
    <w:rsid w:val="00397705"/>
    <w:rsid w:val="003A116F"/>
    <w:rsid w:val="003A1EF0"/>
    <w:rsid w:val="003A4F02"/>
    <w:rsid w:val="003A4FA3"/>
    <w:rsid w:val="003A5145"/>
    <w:rsid w:val="003B0BCB"/>
    <w:rsid w:val="003B265B"/>
    <w:rsid w:val="003B36BC"/>
    <w:rsid w:val="003B3A09"/>
    <w:rsid w:val="003B435E"/>
    <w:rsid w:val="003C2128"/>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12450"/>
    <w:rsid w:val="00415720"/>
    <w:rsid w:val="00416AF5"/>
    <w:rsid w:val="00422ECA"/>
    <w:rsid w:val="00425B9D"/>
    <w:rsid w:val="004279A1"/>
    <w:rsid w:val="004303A6"/>
    <w:rsid w:val="00430E8B"/>
    <w:rsid w:val="004310BD"/>
    <w:rsid w:val="00432D15"/>
    <w:rsid w:val="00433895"/>
    <w:rsid w:val="00433E55"/>
    <w:rsid w:val="00437EA1"/>
    <w:rsid w:val="004422D0"/>
    <w:rsid w:val="0044284A"/>
    <w:rsid w:val="004437C8"/>
    <w:rsid w:val="00443FA6"/>
    <w:rsid w:val="004463FD"/>
    <w:rsid w:val="004478C3"/>
    <w:rsid w:val="0045283D"/>
    <w:rsid w:val="00453839"/>
    <w:rsid w:val="004552F8"/>
    <w:rsid w:val="00455DED"/>
    <w:rsid w:val="004621E0"/>
    <w:rsid w:val="004641F0"/>
    <w:rsid w:val="004657C8"/>
    <w:rsid w:val="004660E7"/>
    <w:rsid w:val="00466EAD"/>
    <w:rsid w:val="004720F8"/>
    <w:rsid w:val="00474CF2"/>
    <w:rsid w:val="0047697D"/>
    <w:rsid w:val="004811B2"/>
    <w:rsid w:val="00482F12"/>
    <w:rsid w:val="00485085"/>
    <w:rsid w:val="004853FA"/>
    <w:rsid w:val="00496521"/>
    <w:rsid w:val="00497917"/>
    <w:rsid w:val="004A09A9"/>
    <w:rsid w:val="004A0CC1"/>
    <w:rsid w:val="004A1D09"/>
    <w:rsid w:val="004A4F3A"/>
    <w:rsid w:val="004A5E44"/>
    <w:rsid w:val="004A6547"/>
    <w:rsid w:val="004A6DC5"/>
    <w:rsid w:val="004A777B"/>
    <w:rsid w:val="004A7EE9"/>
    <w:rsid w:val="004B1BCD"/>
    <w:rsid w:val="004B2A86"/>
    <w:rsid w:val="004B2C7B"/>
    <w:rsid w:val="004B3C4F"/>
    <w:rsid w:val="004C4DA6"/>
    <w:rsid w:val="004C5ECC"/>
    <w:rsid w:val="004C6C81"/>
    <w:rsid w:val="004C7B0D"/>
    <w:rsid w:val="004D1A59"/>
    <w:rsid w:val="004D623B"/>
    <w:rsid w:val="004D6D4E"/>
    <w:rsid w:val="004E0FDD"/>
    <w:rsid w:val="004E16F4"/>
    <w:rsid w:val="004E2D9C"/>
    <w:rsid w:val="004E2FEF"/>
    <w:rsid w:val="004E3AE3"/>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625E"/>
    <w:rsid w:val="00526C1B"/>
    <w:rsid w:val="00527C51"/>
    <w:rsid w:val="00530FAB"/>
    <w:rsid w:val="00533215"/>
    <w:rsid w:val="00533BBC"/>
    <w:rsid w:val="00535A02"/>
    <w:rsid w:val="005364E7"/>
    <w:rsid w:val="005367F1"/>
    <w:rsid w:val="0053735B"/>
    <w:rsid w:val="00537AF6"/>
    <w:rsid w:val="00537B85"/>
    <w:rsid w:val="00544BE3"/>
    <w:rsid w:val="005457FF"/>
    <w:rsid w:val="00546AF0"/>
    <w:rsid w:val="005567FB"/>
    <w:rsid w:val="00556A2C"/>
    <w:rsid w:val="0056113F"/>
    <w:rsid w:val="00562AC8"/>
    <w:rsid w:val="00571538"/>
    <w:rsid w:val="005741F3"/>
    <w:rsid w:val="005807AC"/>
    <w:rsid w:val="00584533"/>
    <w:rsid w:val="005846B1"/>
    <w:rsid w:val="00585015"/>
    <w:rsid w:val="00585B5F"/>
    <w:rsid w:val="005861C4"/>
    <w:rsid w:val="005914D8"/>
    <w:rsid w:val="005916FC"/>
    <w:rsid w:val="00591807"/>
    <w:rsid w:val="005923D9"/>
    <w:rsid w:val="005944EA"/>
    <w:rsid w:val="00594A33"/>
    <w:rsid w:val="005958FF"/>
    <w:rsid w:val="0059639E"/>
    <w:rsid w:val="005A0515"/>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3A76"/>
    <w:rsid w:val="00604732"/>
    <w:rsid w:val="00605215"/>
    <w:rsid w:val="00605286"/>
    <w:rsid w:val="0060661B"/>
    <w:rsid w:val="0061007C"/>
    <w:rsid w:val="00610FE7"/>
    <w:rsid w:val="00611617"/>
    <w:rsid w:val="00612154"/>
    <w:rsid w:val="00615EF3"/>
    <w:rsid w:val="00622F5E"/>
    <w:rsid w:val="0062384B"/>
    <w:rsid w:val="00623F09"/>
    <w:rsid w:val="00624925"/>
    <w:rsid w:val="00624F7C"/>
    <w:rsid w:val="0062587E"/>
    <w:rsid w:val="00627FDC"/>
    <w:rsid w:val="006328C0"/>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D016F"/>
    <w:rsid w:val="006D093A"/>
    <w:rsid w:val="006D12CB"/>
    <w:rsid w:val="006E086C"/>
    <w:rsid w:val="006E4AF9"/>
    <w:rsid w:val="006E55BF"/>
    <w:rsid w:val="006E5963"/>
    <w:rsid w:val="006E7061"/>
    <w:rsid w:val="006F27BC"/>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F8B"/>
    <w:rsid w:val="007839AE"/>
    <w:rsid w:val="00784768"/>
    <w:rsid w:val="007862DF"/>
    <w:rsid w:val="00793149"/>
    <w:rsid w:val="00796BFC"/>
    <w:rsid w:val="007A0303"/>
    <w:rsid w:val="007A0F56"/>
    <w:rsid w:val="007A12DC"/>
    <w:rsid w:val="007A28F6"/>
    <w:rsid w:val="007A664E"/>
    <w:rsid w:val="007A6759"/>
    <w:rsid w:val="007A7C71"/>
    <w:rsid w:val="007A7EAD"/>
    <w:rsid w:val="007C0B31"/>
    <w:rsid w:val="007C1B9C"/>
    <w:rsid w:val="007C26A9"/>
    <w:rsid w:val="007C305F"/>
    <w:rsid w:val="007C6E81"/>
    <w:rsid w:val="007C7E57"/>
    <w:rsid w:val="007D01A8"/>
    <w:rsid w:val="007E0C89"/>
    <w:rsid w:val="007E2958"/>
    <w:rsid w:val="007E7F2B"/>
    <w:rsid w:val="007F30D1"/>
    <w:rsid w:val="007F4AD0"/>
    <w:rsid w:val="00802D15"/>
    <w:rsid w:val="00807518"/>
    <w:rsid w:val="00807C52"/>
    <w:rsid w:val="008111ED"/>
    <w:rsid w:val="00811475"/>
    <w:rsid w:val="0081391D"/>
    <w:rsid w:val="00815D91"/>
    <w:rsid w:val="00817BAD"/>
    <w:rsid w:val="00825118"/>
    <w:rsid w:val="0082558E"/>
    <w:rsid w:val="00826A14"/>
    <w:rsid w:val="00831634"/>
    <w:rsid w:val="00832ABD"/>
    <w:rsid w:val="00836D1D"/>
    <w:rsid w:val="008375C9"/>
    <w:rsid w:val="008409DC"/>
    <w:rsid w:val="00840BBB"/>
    <w:rsid w:val="008506C4"/>
    <w:rsid w:val="00851C98"/>
    <w:rsid w:val="00851EEE"/>
    <w:rsid w:val="008531D1"/>
    <w:rsid w:val="00862FE2"/>
    <w:rsid w:val="00862FE3"/>
    <w:rsid w:val="008645AA"/>
    <w:rsid w:val="00864833"/>
    <w:rsid w:val="00867ACF"/>
    <w:rsid w:val="008706B6"/>
    <w:rsid w:val="00872353"/>
    <w:rsid w:val="00872D8B"/>
    <w:rsid w:val="008759B2"/>
    <w:rsid w:val="0087723E"/>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E0F39"/>
    <w:rsid w:val="008E2E0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3D2E"/>
    <w:rsid w:val="00926784"/>
    <w:rsid w:val="00927A8C"/>
    <w:rsid w:val="009313AC"/>
    <w:rsid w:val="0093709B"/>
    <w:rsid w:val="009429F8"/>
    <w:rsid w:val="00943747"/>
    <w:rsid w:val="00943C82"/>
    <w:rsid w:val="00955F37"/>
    <w:rsid w:val="00960689"/>
    <w:rsid w:val="00962194"/>
    <w:rsid w:val="0096367E"/>
    <w:rsid w:val="00965728"/>
    <w:rsid w:val="00965E86"/>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D061D"/>
    <w:rsid w:val="009D1E19"/>
    <w:rsid w:val="009D4B2C"/>
    <w:rsid w:val="009D5F5F"/>
    <w:rsid w:val="009D6BA1"/>
    <w:rsid w:val="009E0D67"/>
    <w:rsid w:val="009E1EE2"/>
    <w:rsid w:val="009E26A2"/>
    <w:rsid w:val="009E6921"/>
    <w:rsid w:val="009F1C91"/>
    <w:rsid w:val="009F3EB6"/>
    <w:rsid w:val="009F4800"/>
    <w:rsid w:val="009F4DAF"/>
    <w:rsid w:val="00A012C4"/>
    <w:rsid w:val="00A03908"/>
    <w:rsid w:val="00A05535"/>
    <w:rsid w:val="00A0592A"/>
    <w:rsid w:val="00A101C3"/>
    <w:rsid w:val="00A1542A"/>
    <w:rsid w:val="00A16CA0"/>
    <w:rsid w:val="00A23898"/>
    <w:rsid w:val="00A23AF4"/>
    <w:rsid w:val="00A24D89"/>
    <w:rsid w:val="00A25235"/>
    <w:rsid w:val="00A26A5D"/>
    <w:rsid w:val="00A26D58"/>
    <w:rsid w:val="00A2741B"/>
    <w:rsid w:val="00A30C85"/>
    <w:rsid w:val="00A3108C"/>
    <w:rsid w:val="00A3251A"/>
    <w:rsid w:val="00A3464D"/>
    <w:rsid w:val="00A34B4E"/>
    <w:rsid w:val="00A37853"/>
    <w:rsid w:val="00A40898"/>
    <w:rsid w:val="00A5070B"/>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953F5"/>
    <w:rsid w:val="00A96A09"/>
    <w:rsid w:val="00AA1FD0"/>
    <w:rsid w:val="00AA352A"/>
    <w:rsid w:val="00AA5248"/>
    <w:rsid w:val="00AA64F9"/>
    <w:rsid w:val="00AA65ED"/>
    <w:rsid w:val="00AA7AD0"/>
    <w:rsid w:val="00AB1939"/>
    <w:rsid w:val="00AB2EBC"/>
    <w:rsid w:val="00AB4CB8"/>
    <w:rsid w:val="00AB6883"/>
    <w:rsid w:val="00AB757F"/>
    <w:rsid w:val="00AB7639"/>
    <w:rsid w:val="00AC3079"/>
    <w:rsid w:val="00AC3750"/>
    <w:rsid w:val="00AD0111"/>
    <w:rsid w:val="00AD0830"/>
    <w:rsid w:val="00AD224C"/>
    <w:rsid w:val="00AE2A82"/>
    <w:rsid w:val="00AE345F"/>
    <w:rsid w:val="00AE3540"/>
    <w:rsid w:val="00AE4342"/>
    <w:rsid w:val="00AE52CD"/>
    <w:rsid w:val="00AE5FB0"/>
    <w:rsid w:val="00AF211A"/>
    <w:rsid w:val="00AF3141"/>
    <w:rsid w:val="00AF3DBB"/>
    <w:rsid w:val="00AF6348"/>
    <w:rsid w:val="00B0617F"/>
    <w:rsid w:val="00B11292"/>
    <w:rsid w:val="00B15E59"/>
    <w:rsid w:val="00B16DFA"/>
    <w:rsid w:val="00B20FF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9A3"/>
    <w:rsid w:val="00C4359D"/>
    <w:rsid w:val="00C46429"/>
    <w:rsid w:val="00C46C83"/>
    <w:rsid w:val="00C514B8"/>
    <w:rsid w:val="00C51CA7"/>
    <w:rsid w:val="00C53786"/>
    <w:rsid w:val="00C5627F"/>
    <w:rsid w:val="00C56661"/>
    <w:rsid w:val="00C575EE"/>
    <w:rsid w:val="00C6112C"/>
    <w:rsid w:val="00C61D7D"/>
    <w:rsid w:val="00C6538C"/>
    <w:rsid w:val="00C660DA"/>
    <w:rsid w:val="00C674A3"/>
    <w:rsid w:val="00C705E0"/>
    <w:rsid w:val="00C71E8B"/>
    <w:rsid w:val="00C72B63"/>
    <w:rsid w:val="00C73992"/>
    <w:rsid w:val="00C74BF8"/>
    <w:rsid w:val="00C75D1F"/>
    <w:rsid w:val="00C75E8C"/>
    <w:rsid w:val="00C76D01"/>
    <w:rsid w:val="00C7734F"/>
    <w:rsid w:val="00C77569"/>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1D9F"/>
    <w:rsid w:val="00D31DBA"/>
    <w:rsid w:val="00D32E30"/>
    <w:rsid w:val="00D33F75"/>
    <w:rsid w:val="00D359E3"/>
    <w:rsid w:val="00D35C9B"/>
    <w:rsid w:val="00D375A1"/>
    <w:rsid w:val="00D37F7F"/>
    <w:rsid w:val="00D42487"/>
    <w:rsid w:val="00D50121"/>
    <w:rsid w:val="00D51582"/>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778E"/>
    <w:rsid w:val="00D778B0"/>
    <w:rsid w:val="00D80FE0"/>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213D"/>
    <w:rsid w:val="00DD2920"/>
    <w:rsid w:val="00DD50C1"/>
    <w:rsid w:val="00DD6046"/>
    <w:rsid w:val="00DD686D"/>
    <w:rsid w:val="00DD76E9"/>
    <w:rsid w:val="00DD7DD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83168"/>
    <w:rsid w:val="00E83A29"/>
    <w:rsid w:val="00E86E5D"/>
    <w:rsid w:val="00E908D4"/>
    <w:rsid w:val="00E90A2D"/>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65AF"/>
    <w:rsid w:val="00F669B4"/>
    <w:rsid w:val="00F6785D"/>
    <w:rsid w:val="00F70588"/>
    <w:rsid w:val="00F715F4"/>
    <w:rsid w:val="00F71CBD"/>
    <w:rsid w:val="00F7202A"/>
    <w:rsid w:val="00F733B1"/>
    <w:rsid w:val="00F73D4C"/>
    <w:rsid w:val="00F82BF4"/>
    <w:rsid w:val="00F84489"/>
    <w:rsid w:val="00F861D2"/>
    <w:rsid w:val="00F90E08"/>
    <w:rsid w:val="00F91C6F"/>
    <w:rsid w:val="00F92041"/>
    <w:rsid w:val="00F9628A"/>
    <w:rsid w:val="00F9782D"/>
    <w:rsid w:val="00FA01D9"/>
    <w:rsid w:val="00FA01E8"/>
    <w:rsid w:val="00FA1FD6"/>
    <w:rsid w:val="00FA20A9"/>
    <w:rsid w:val="00FA2CA5"/>
    <w:rsid w:val="00FA622F"/>
    <w:rsid w:val="00FA62D4"/>
    <w:rsid w:val="00FB3010"/>
    <w:rsid w:val="00FB331D"/>
    <w:rsid w:val="00FB735F"/>
    <w:rsid w:val="00FC0608"/>
    <w:rsid w:val="00FC2F05"/>
    <w:rsid w:val="00FC38B5"/>
    <w:rsid w:val="00FC5780"/>
    <w:rsid w:val="00FC70FB"/>
    <w:rsid w:val="00FD1340"/>
    <w:rsid w:val="00FD30D5"/>
    <w:rsid w:val="00FD3323"/>
    <w:rsid w:val="00FD464C"/>
    <w:rsid w:val="00FD7265"/>
    <w:rsid w:val="00FD7F5F"/>
    <w:rsid w:val="00FE245D"/>
    <w:rsid w:val="00FE2ECE"/>
    <w:rsid w:val="00FE426E"/>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C1D37DF6-75E5-4F17-87D9-7772CF60F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16</Pages>
  <Words>18162</Words>
  <Characters>103527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121447</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ian</cp:lastModifiedBy>
  <cp:revision>77</cp:revision>
  <cp:lastPrinted>2018-04-30T14:40:00Z</cp:lastPrinted>
  <dcterms:created xsi:type="dcterms:W3CDTF">2018-06-08T20:18:00Z</dcterms:created>
  <dcterms:modified xsi:type="dcterms:W3CDTF">2020-11-20T21:34:00Z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