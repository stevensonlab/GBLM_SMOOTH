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ins w:id="3" w:author="Ian Stevenson" w:date="2020-12-29T13:25:00Z">
        <w:r>
          <w:t>Todo:</w:t>
        </w:r>
      </w:ins>
    </w:p>
    <w:p w14:paraId="3960EDA9" w14:textId="22CF34BF" w:rsidR="00F67F93" w:rsidRDefault="00F67F93" w:rsidP="000C7168">
      <w:pPr>
        <w:spacing w:after="0"/>
        <w:rPr>
          <w:ins w:id="4" w:author="Ian Stevenson" w:date="2021-01-02T10:40:00Z"/>
        </w:rPr>
      </w:pPr>
      <w:ins w:id="5" w:author="Ian Stevenson" w:date="2020-12-29T13:25:00Z">
        <w:r>
          <w:t>Make sure any acronyms are spelled out on the first use</w:t>
        </w:r>
      </w:ins>
    </w:p>
    <w:p w14:paraId="28E4D046" w14:textId="5E7D1D35" w:rsidR="0001411F" w:rsidRDefault="0001411F" w:rsidP="000C7168">
      <w:pPr>
        <w:spacing w:after="0"/>
        <w:rPr>
          <w:ins w:id="6" w:author="Stevenson, Ian"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Stevenson, Ian" w:date="2021-01-05T09:35:00Z">
        <w:r w:rsidR="00577EC8">
          <w:t xml:space="preserve"> when you can</w:t>
        </w:r>
      </w:ins>
      <w:ins w:id="12" w:author="Stevenson, Ian" w:date="2021-01-05T09:36:00Z">
        <w:r w:rsidR="00577EC8">
          <w:t xml:space="preserve"> </w:t>
        </w:r>
      </w:ins>
      <w:ins w:id="13" w:author="Stevenson, Ian" w:date="2021-01-05T13:22:00Z">
        <w:r w:rsidR="00297F45">
          <w:t xml:space="preserve">it’s </w:t>
        </w:r>
      </w:ins>
      <w:ins w:id="14" w:author="Stevenson, Ian" w:date="2021-01-05T09:36:00Z">
        <w:r w:rsidR="00577EC8">
          <w:t>better to say “We find that Y varies with X (Fig 1)”</w:t>
        </w:r>
      </w:ins>
      <w:ins w:id="15" w:author="Stevenson, Ian" w:date="2021-01-05T09:42:00Z">
        <w:r w:rsidR="00577EC8">
          <w:t xml:space="preserve"> or whatever the main interpretation is</w:t>
        </w:r>
      </w:ins>
    </w:p>
    <w:p w14:paraId="015862E1" w14:textId="235587A2" w:rsidR="00577EC8" w:rsidRDefault="00577EC8" w:rsidP="000C7168">
      <w:pPr>
        <w:spacing w:after="0"/>
        <w:rPr>
          <w:ins w:id="16" w:author="Stevenson, Ian" w:date="2021-01-05T09:42:00Z"/>
        </w:rPr>
      </w:pPr>
      <w:ins w:id="17" w:author="Stevenson, Ian" w:date="2021-01-05T09:42:00Z">
        <w:r>
          <w:t>Double-check that we are careful to distinguish between STP/LTP and short-term/long-term effect</w:t>
        </w:r>
      </w:ins>
      <w:ins w:id="18" w:author="Stevenson, Ian" w:date="2021-01-05T09:43:00Z">
        <w:r>
          <w:t>s within the model. STP and LTP have somewhat specific meanings for experimentalists. Also need to be careful</w:t>
        </w:r>
      </w:ins>
      <w:ins w:id="19" w:author="Stevenson, Ian" w:date="2021-01-05T09:44:00Z">
        <w:r>
          <w:t xml:space="preserve"> when using LTP, since the “P” stands for “potentiation” not “plasticity” it is limited to cases where the synapse gets stronger</w:t>
        </w:r>
      </w:ins>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22229AD8" w:rsidR="001073DA" w:rsidRDefault="00297F45" w:rsidP="000C7168">
      <w:pPr>
        <w:jc w:val="both"/>
      </w:pPr>
      <w:ins w:id="20" w:author="Stevenson, Ian" w:date="2021-01-05T13:25:00Z">
        <w:r>
          <w:rPr>
            <w:lang w:eastAsia="zh-CN"/>
          </w:rPr>
          <w:t>Detecting and c</w:t>
        </w:r>
      </w:ins>
      <w:ins w:id="21" w:author="Stevenson, Ian" w:date="2021-01-05T13:24:00Z">
        <w:r>
          <w:rPr>
            <w:lang w:eastAsia="zh-CN"/>
          </w:rPr>
          <w:t xml:space="preserve">haracterizing synaptic connections and how they change over time is a major experimental challenge, especially in behaving animals. </w:t>
        </w:r>
      </w:ins>
      <w:del w:id="22" w:author="Stevenson, Ian"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134F28">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134F28">
        <w:rPr>
          <w:rFonts w:ascii="Cambria Math" w:hAnsi="Cambria Math" w:cs="Cambria Math"/>
        </w:rPr>
        <w:instrText>∼</w:instrText>
      </w:r>
      <w:r w:rsidR="00134F28">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w:t>
      </w:r>
      <w:r w:rsidR="00717A9D">
        <w:lastRenderedPageBreak/>
        <w:t>synaptic neurons</w:t>
      </w:r>
      <w:ins w:id="24" w:author="Ian Stevenson" w:date="2020-12-29T13:26:00Z">
        <w:r w:rsidR="00F67F93">
          <w:t xml:space="preserve"> </w:t>
        </w:r>
      </w:ins>
      <w:r w:rsidR="00851C98">
        <w:fldChar w:fldCharType="begin" w:fldLock="1"/>
      </w:r>
      <w:r w:rsidR="00134F28">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Stevenson, Ian" w:date="2021-01-05T13:28:00Z">
        <w:r w:rsidR="006826BD">
          <w:t xml:space="preserve">briefly </w:t>
        </w:r>
      </w:ins>
      <w:del w:id="26" w:author="Stevenson, Ian"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Stevenson, Ian"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6878A645" w:rsidR="00CF12B4"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134F2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30" w:author="Ian Stevenson" w:date="2020-12-29T13:26:00Z">
        <w:r w:rsidR="00F67F93">
          <w:t xml:space="preserve"> </w:t>
        </w:r>
      </w:ins>
      <w:r w:rsidR="00CF12B4">
        <w:fldChar w:fldCharType="begin" w:fldLock="1"/>
      </w:r>
      <w:r w:rsidR="00134F2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637EB360" w:rsidR="005367F1" w:rsidDel="003E3821" w:rsidRDefault="00CF12B4" w:rsidP="000C7168">
      <w:pPr>
        <w:jc w:val="both"/>
        <w:rPr>
          <w:del w:id="31" w:author="Ganchao Wei" w:date="2020-12-20T15:12:00Z"/>
        </w:rPr>
      </w:pPr>
      <w:r>
        <w:t>The short- and long-term dynamics in synapses can be</w:t>
      </w:r>
      <w:r w:rsidR="002735D8">
        <w:t xml:space="preserve"> roughly</w:t>
      </w:r>
      <w:r>
        <w:t xml:space="preserve"> studied by </w:t>
      </w:r>
      <w:del w:id="32" w:author="Stevenson, Ian" w:date="2021-01-05T13:29:00Z">
        <w:r w:rsidDel="006826BD">
          <w:delText xml:space="preserve">investigating </w:delText>
        </w:r>
      </w:del>
      <w:ins w:id="33" w:author="Stevenson, Ian" w:date="2021-01-05T13:29:00Z">
        <w:r w:rsidR="006826BD">
          <w:t xml:space="preserve">examining </w:t>
        </w:r>
      </w:ins>
      <w:r>
        <w:t xml:space="preserve">the cross-correlations </w:t>
      </w:r>
      <w:del w:id="34" w:author="Stevenson, Ian" w:date="2021-01-05T13:29:00Z">
        <w:r w:rsidDel="006826BD">
          <w:delText xml:space="preserve">or postsynaptic spiking probability, </w:delText>
        </w:r>
        <w:commentRangeStart w:id="35"/>
        <w:r w:rsidDel="006826BD">
          <w:delText>under</w:delText>
        </w:r>
      </w:del>
      <w:ins w:id="36" w:author="Stevenson, Ian" w:date="2021-01-05T13:30:00Z">
        <w:r w:rsidR="006826BD">
          <w:t>corresponding to</w:t>
        </w:r>
      </w:ins>
      <w:r>
        <w:t xml:space="preserve"> different presynaptic </w:t>
      </w:r>
      <w:ins w:id="37" w:author="Stevenson, Ian" w:date="2021-01-05T13:30:00Z">
        <w:r w:rsidR="006826BD">
          <w:t xml:space="preserve">patterns, such as </w:t>
        </w:r>
      </w:ins>
      <w:r>
        <w:t>inter-spike interval</w:t>
      </w:r>
      <w:ins w:id="38" w:author="Stevenson, Ian" w:date="2021-01-05T13:30:00Z">
        <w:r w:rsidR="006826BD">
          <w:t>s</w:t>
        </w:r>
      </w:ins>
      <w:r>
        <w:t xml:space="preserve"> (ISI)</w:t>
      </w:r>
      <w:commentRangeEnd w:id="35"/>
      <w:ins w:id="39" w:author="Ian Stevenson" w:date="2020-12-29T13:26:00Z">
        <w:r w:rsidR="00F67F93">
          <w:t xml:space="preserve"> </w:t>
        </w:r>
      </w:ins>
      <w:r w:rsidR="003E3821">
        <w:rPr>
          <w:rStyle w:val="CommentReference"/>
        </w:rPr>
        <w:commentReference w:id="35"/>
      </w:r>
      <w:r>
        <w:fldChar w:fldCharType="begin" w:fldLock="1"/>
      </w:r>
      <w:r w:rsidR="00134F2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synapse","type":"article-journal","volume":"4"},"uris":["http://www.mendeley.com/documents/?uuid=eb1ed3f3-c1cc-4e30-9060-620e01fe7107"]},{"id":"ITEM-3","itemData":{"DOI":"10.1523/jneurosci.20-14-05461.2000","ISSN":"02706474","PMID":"10884329","abstract":"We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Neuroscience","id":"ITEM-3","issue":"14","issued":{"date-parts":[["2000","7","15"]]},"page":"5461-5467","publisher":"Society for Neuroscience","title":"Synaptic interactions between thalamic inputs to simple cells in cat visual cortex","type":"article-journal","volume":"20"},"uris":["http://www.mendeley.com/documents/?uuid=9906a090-f549-3155-a3ca-03bed1c87aad"]},{"id":"ITEM-4","itemData":{"DOI":"10.1016/0304-3940(87)90617-3","ISSN":"03043940","PMID":"3601210","abstract":"The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Letters","id":"ITEM-4","issue":"1","issued":{"date-parts":[["1987","6","1"]]},"page":"113-118","publisher":"Elsevier","title":"Cross-correlation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monkey","type":"article-journal","volume":"77"},"uris":["http://www.mendeley.com/documents/?uuid=6c3598be-6b55-315c-a974-38ba3871f0dc"]},{"id":"ITEM-5","itemData":{"DOI":"10.1016/S0896-6273(00)80525-5","ISSN":"08966273","PMID":"9697862","abstract":"Spike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-5","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rat","type":"article-journal","volume":"21"},"uris":["http://www.mendeley.com/documents/?uuid=aa049f8f-3d9d-3c7c-a357-d4fc816e2bcb"]},{"id":"ITEM-6","itemData":{"DOI":"10.1167/7.14.20","ISSN":"15347362","PMID":"18217815","abstract":"At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Vision","id":"ITEM-6","issue":"14","issued":{"date-parts":[["2007","12","28"]]},"page":"20-20","publisher":"The Association for Research in Vision and Ophthalmology","title":"Thalamic filtering of retinal spike trains by postsynaptic summation","type":"article-journal","volume":"7"},"uris":["http://www.mendeley.com/documents/?uuid=085d4d0f-c6a8-3d0a-a16b-763720cb3c67"]}],"mendeley":{"formattedCitation":"(Carandini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40" w:author="Stevenson, Ian" w:date="2021-01-05T13:30:00Z">
        <w:r w:rsidDel="006826BD">
          <w:delText xml:space="preserve">and </w:delText>
        </w:r>
      </w:del>
      <w:ins w:id="41" w:author="Stevenson, Ian" w:date="2021-01-05T13:30:00Z">
        <w:r w:rsidR="006826BD">
          <w:t xml:space="preserve">or </w:t>
        </w:r>
      </w:ins>
      <w:r>
        <w:t>different recording time</w:t>
      </w:r>
      <w:ins w:id="42" w:author="Stevenson, Ian" w:date="2021-01-05T13:30:00Z">
        <w:r w:rsidR="006826BD">
          <w:t>s</w:t>
        </w:r>
      </w:ins>
      <w:del w:id="43" w:author="Stevenson, Ian"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44" w:author="Ian Stevenson" w:date="2020-12-29T13:27:00Z">
        <w:r w:rsidR="00F67F93">
          <w:t xml:space="preserve"> </w:t>
        </w:r>
      </w:ins>
      <w:r w:rsidR="000B134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E3821" w:rsidRPr="003E3821">
        <w:rPr>
          <w:noProof/>
        </w:rPr>
        <w:t>(Linderman et al., 2014; Stevenson &amp; Kording, 2011)</w:t>
      </w:r>
      <w:r w:rsidR="000B134B">
        <w:fldChar w:fldCharType="end"/>
      </w:r>
      <w:r w:rsidR="000C7168">
        <w:t xml:space="preserve"> </w:t>
      </w:r>
      <w:r w:rsidR="00E94301">
        <w:t xml:space="preserve">or </w:t>
      </w:r>
      <w:r w:rsidR="000C7168">
        <w:t>short-term</w:t>
      </w:r>
      <w:ins w:id="45" w:author="Ian Stevenson" w:date="2020-12-29T13:27:00Z">
        <w:r w:rsidR="00F67F93">
          <w:t xml:space="preserve"> </w:t>
        </w:r>
      </w:ins>
      <w:r w:rsidR="000B134B">
        <w:fldChar w:fldCharType="begin" w:fldLock="1"/>
      </w:r>
      <w:r w:rsidR="00134F28">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3E3821" w:rsidRPr="003E3821">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ins w:id="46" w:author="Ian Stevenson" w:date="2020-12-29T13:27:00Z">
        <w:r w:rsidR="00F67F93">
          <w:t xml:space="preserve"> </w:t>
        </w:r>
      </w:ins>
      <w:r w:rsidR="00636E45">
        <w:fldChar w:fldCharType="begin" w:fldLock="1"/>
      </w:r>
      <w:r w:rsidR="00134F28">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3E3821" w:rsidRPr="003E3821">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Ghanbari et al.</w:t>
      </w:r>
      <w:ins w:id="47" w:author="Ian Stevenson" w:date="2020-12-29T13:27:00Z">
        <w:r w:rsidR="00F67F93">
          <w:t xml:space="preserve"> </w:t>
        </w:r>
      </w:ins>
      <w:r w:rsidR="00636E45">
        <w:fldChar w:fldCharType="begin" w:fldLock="1"/>
      </w:r>
      <w:r w:rsidR="00134F2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48" w:author="Ian Stevenson" w:date="2020-12-29T13:27:00Z">
        <w:r w:rsidR="00F67F93">
          <w:t xml:space="preserve"> </w:t>
        </w:r>
      </w:ins>
      <w:r w:rsidR="00D42487">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E3821" w:rsidRPr="003E3821">
        <w:rPr>
          <w:noProof/>
        </w:rPr>
        <w:t>(Stevenson &amp; Kording,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49" w:author="Ian Stevenson" w:date="2020-12-29T13:27:00Z">
        <w:r w:rsidR="005367F1" w:rsidDel="00F67F93">
          <w:delText>its</w:delText>
        </w:r>
      </w:del>
      <w:ins w:id="50" w:author="Ian Stevenson" w:date="2020-12-29T13:27:00Z">
        <w:r w:rsidR="00F67F93">
          <w:t>it’s</w:t>
        </w:r>
      </w:ins>
      <w:r w:rsidR="005367F1">
        <w:t xml:space="preserve"> necessary to estimate both long-term and short-term effects simultaneously.</w:t>
      </w:r>
    </w:p>
    <w:p w14:paraId="1057175C" w14:textId="2A220348" w:rsidR="0018525B" w:rsidDel="003E3821" w:rsidRDefault="0018525B" w:rsidP="000C7168">
      <w:pPr>
        <w:jc w:val="both"/>
        <w:rPr>
          <w:del w:id="51" w:author="Ganchao Wei" w:date="2020-12-20T15:12:00Z"/>
        </w:rPr>
      </w:pPr>
    </w:p>
    <w:p w14:paraId="75E4AACF" w14:textId="631B9F5E" w:rsidR="0018525B" w:rsidDel="003E3821" w:rsidRDefault="0018525B" w:rsidP="000C7168">
      <w:pPr>
        <w:jc w:val="both"/>
        <w:rPr>
          <w:del w:id="52" w:author="Ganchao Wei" w:date="2020-12-20T15:12:00Z"/>
        </w:rPr>
      </w:pPr>
      <w:del w:id="53"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54" w:author="Ganchao Wei" w:date="2020-12-20T15:12:00Z"/>
        </w:rPr>
      </w:pPr>
      <w:del w:id="55"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56" w:author="Ganchao Wei" w:date="2020-12-20T15:12:00Z"/>
        </w:rPr>
      </w:pPr>
      <w:del w:id="57"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58" w:author="Ganchao Wei" w:date="2020-12-20T15:12:00Z"/>
        </w:rPr>
      </w:pPr>
      <w:del w:id="59"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60"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lastRenderedPageBreak/>
        <w:t xml:space="preserve">2 </w:t>
      </w:r>
      <w:r w:rsidR="0012409E">
        <w:t>Methods</w:t>
      </w:r>
    </w:p>
    <w:p w14:paraId="1120A40A" w14:textId="2B7BE358"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61" w:author="Ian Stevenson" w:date="2020-12-29T13:19:00Z">
        <w:r w:rsidR="00F67F93">
          <w:t xml:space="preserve"> </w:t>
        </w:r>
      </w:ins>
      <w:r w:rsidR="00A25235">
        <w:fldChar w:fldCharType="begin" w:fldLock="1"/>
      </w:r>
      <w:r w:rsidR="00134F28">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r w:rsidR="00A25235">
        <w:t>.</w:t>
      </w:r>
      <w:r>
        <w:t xml:space="preserve"> </w:t>
      </w:r>
      <w:r w:rsidR="00A25235">
        <w:t xml:space="preserve">While many previous </w:t>
      </w:r>
      <w:commentRangeStart w:id="62"/>
      <w:r w:rsidR="00A25235">
        <w:t>studies</w:t>
      </w:r>
      <w:commentRangeEnd w:id="62"/>
      <w:r w:rsidR="00A636E7">
        <w:rPr>
          <w:rStyle w:val="CommentReference"/>
        </w:rPr>
        <w:commentReference w:id="62"/>
      </w:r>
      <w:ins w:id="63" w:author="Ian Stevenson" w:date="2020-12-29T13:20:00Z">
        <w:r w:rsidR="00F67F93">
          <w:t xml:space="preserve"> </w:t>
        </w:r>
      </w:ins>
      <w:commentRangeStart w:id="64"/>
      <w:commentRangeStart w:id="65"/>
      <w:del w:id="66" w:author="Ganchao Wei" w:date="2021-01-18T20:35:00Z">
        <w:r w:rsidR="002E04FB" w:rsidDel="00A636E7">
          <w:fldChar w:fldCharType="begin" w:fldLock="1"/>
        </w:r>
        <w:r w:rsidR="00134F28" w:rsidRPr="00A636E7" w:rsidDel="00A636E7">
          <w:del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 Linderman et al., 2014; Stevenson &amp; Kording, 2011)","plainTextFormattedCitation":"(Chan et al., 2008; English et al., 2017; Ghanbari et al., 2017; Linderman et al., 2014; Stevenson &amp; Kording, 2011)","previouslyFormattedCitation":"(Chan et al., 2008; English et al., 2017; Ghanbari et al., 2017; Linderman et al., 2014; Stevenson &amp; Kording, 2011)"},"properties":{"noteIndex":0},"schema":"https://github.com/citation-style-language/schema/raw/master/csl-citation.json"}</w:delInstrText>
        </w:r>
        <w:r w:rsidR="002E04FB" w:rsidDel="00A636E7">
          <w:fldChar w:fldCharType="separate"/>
        </w:r>
        <w:r w:rsidR="00A636E7" w:rsidRPr="00A636E7" w:rsidDel="00A636E7">
          <w:rPr>
            <w:noProof/>
          </w:rPr>
          <w:delText>(Chan et al., 2008; English et al., 2017; Ghanbari et al., 2017; Linderman et al., 2014; Stevenson &amp; Kording, 2011)</w:delText>
        </w:r>
        <w:r w:rsidR="002E04FB" w:rsidDel="00A636E7">
          <w:fldChar w:fldCharType="end"/>
        </w:r>
        <w:commentRangeEnd w:id="64"/>
        <w:r w:rsidR="00F67F93" w:rsidDel="00A636E7">
          <w:rPr>
            <w:rStyle w:val="CommentReference"/>
          </w:rPr>
          <w:commentReference w:id="64"/>
        </w:r>
        <w:commentRangeEnd w:id="65"/>
        <w:r w:rsidR="00A636E7" w:rsidDel="00A636E7">
          <w:rPr>
            <w:rStyle w:val="CommentReference"/>
          </w:rPr>
          <w:commentReference w:id="65"/>
        </w:r>
        <w:r w:rsidR="00A25235" w:rsidDel="00A636E7">
          <w:delText xml:space="preserve"> </w:delText>
        </w:r>
      </w:del>
      <w:r w:rsidR="00A25235">
        <w:t xml:space="preserve">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rPr>
          <w:ins w:id="67" w:author="Ganchao Wei" w:date="2020-12-20T16:01:00Z"/>
        </w:rPr>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8"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69">
          <w:tblGrid>
            <w:gridCol w:w="695"/>
            <w:gridCol w:w="8536"/>
            <w:gridCol w:w="695"/>
          </w:tblGrid>
        </w:tblGridChange>
      </w:tblGrid>
      <w:tr w:rsidR="00C4225E" w14:paraId="46E072E5" w14:textId="77777777" w:rsidTr="00A12C49">
        <w:trPr>
          <w:jc w:val="center"/>
          <w:trPrChange w:id="70" w:author="Ganchao Wei" w:date="2020-12-20T15:56:00Z">
            <w:trPr>
              <w:jc w:val="center"/>
            </w:trPr>
          </w:trPrChange>
        </w:trPr>
        <w:tc>
          <w:tcPr>
            <w:tcW w:w="350" w:type="pct"/>
            <w:tcPrChange w:id="71" w:author="Ganchao Wei" w:date="2020-12-20T15:56:00Z">
              <w:tcPr>
                <w:tcW w:w="350" w:type="pct"/>
              </w:tcPr>
            </w:tcPrChange>
          </w:tcPr>
          <w:p w14:paraId="23EC6FFE" w14:textId="09F35A1F" w:rsidR="00C4225E" w:rsidRDefault="00C4225E" w:rsidP="00C809D9">
            <w:pPr>
              <w:jc w:val="both"/>
            </w:pPr>
          </w:p>
        </w:tc>
        <w:tc>
          <w:tcPr>
            <w:tcW w:w="4300" w:type="pct"/>
            <w:tcPrChange w:id="72" w:author="Ganchao Wei" w:date="2020-12-20T15:56:00Z">
              <w:tcPr>
                <w:tcW w:w="4300" w:type="pct"/>
              </w:tcPr>
            </w:tcPrChange>
          </w:tcPr>
          <w:p w14:paraId="40912237" w14:textId="2F3FB699" w:rsidR="00C4225E" w:rsidRPr="008B15E4" w:rsidRDefault="008B15E4" w:rsidP="00C4225E">
            <w:pPr>
              <w:jc w:val="center"/>
            </w:pPr>
            <w:ins w:id="73" w:author="Ganchao Wei" w:date="2020-12-20T15:51:00Z">
              <w:r>
                <w:t xml:space="preserve"> </w:t>
              </w:r>
            </w:ins>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Change w:id="74" w:author="Ganchao Wei" w:date="2020-12-20T15:56:00Z">
              <w:tcPr>
                <w:tcW w:w="350" w:type="pct"/>
              </w:tcPr>
            </w:tcPrChange>
          </w:tcPr>
          <w:p w14:paraId="1ADA61A3" w14:textId="74883567" w:rsidR="00C4225E" w:rsidRDefault="00C4225E">
            <w:pPr>
              <w:jc w:val="right"/>
              <w:pPrChange w:id="75" w:author="Unknown" w:date="2020-12-20T15:46:00Z">
                <w:pPr>
                  <w:jc w:val="both"/>
                </w:pPr>
              </w:pPrChange>
            </w:pPr>
            <w:r>
              <w:t>(2.1)</w:t>
            </w:r>
          </w:p>
        </w:tc>
      </w:tr>
      <w:tr w:rsidR="00C4225E" w14:paraId="3DA118A1" w14:textId="77777777" w:rsidTr="00A12C49">
        <w:trPr>
          <w:jc w:val="center"/>
          <w:trPrChange w:id="76" w:author="Ganchao Wei" w:date="2020-12-20T15:56:00Z">
            <w:trPr>
              <w:jc w:val="center"/>
            </w:trPr>
          </w:trPrChange>
        </w:trPr>
        <w:tc>
          <w:tcPr>
            <w:tcW w:w="350" w:type="pct"/>
            <w:tcPrChange w:id="77" w:author="Ganchao Wei" w:date="2020-12-20T15:56:00Z">
              <w:tcPr>
                <w:tcW w:w="350" w:type="pct"/>
              </w:tcPr>
            </w:tcPrChange>
          </w:tcPr>
          <w:p w14:paraId="2BA49C60" w14:textId="77777777" w:rsidR="00C4225E" w:rsidRDefault="00C4225E" w:rsidP="00C809D9">
            <w:pPr>
              <w:jc w:val="both"/>
            </w:pPr>
          </w:p>
        </w:tc>
        <w:tc>
          <w:tcPr>
            <w:tcW w:w="4300" w:type="pct"/>
            <w:tcPrChange w:id="78" w:author="Ganchao Wei" w:date="2020-12-20T15:56:00Z">
              <w:tcPr>
                <w:tcW w:w="4300" w:type="pct"/>
              </w:tcPr>
            </w:tcPrChange>
          </w:tcPr>
          <w:p w14:paraId="650FD8E7" w14:textId="199E0299" w:rsidR="00C4225E" w:rsidRPr="008B15E4" w:rsidRDefault="008B15E4">
            <w:pPr>
              <w:pPrChange w:id="79" w:author="Unknown" w:date="2020-12-20T15:51:00Z">
                <w:pPr>
                  <w:jc w:val="center"/>
                </w:pPr>
              </w:pPrChange>
            </w:pPr>
            <w:ins w:id="80" w:author="Ganchao Wei" w:date="2020-12-20T15:51:00Z">
              <w:r>
                <w:t xml:space="preserve">           </w:t>
              </w:r>
            </w:ins>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Change w:id="81" w:author="Ganchao Wei" w:date="2020-12-20T15:56:00Z">
              <w:tcPr>
                <w:tcW w:w="350" w:type="pct"/>
              </w:tcPr>
            </w:tcPrChange>
          </w:tcPr>
          <w:p w14:paraId="2C010171" w14:textId="3CB98C81" w:rsidR="00C4225E" w:rsidRDefault="00C4225E">
            <w:pPr>
              <w:jc w:val="right"/>
              <w:pPrChange w:id="82" w:author="Unknown" w:date="2020-12-20T15:46:00Z">
                <w:pPr>
                  <w:jc w:val="both"/>
                </w:pPr>
              </w:pPrChange>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83"/>
      <m:oMath>
        <m:r>
          <w:rPr>
            <w:rFonts w:ascii="Cambria Math" w:hAnsi="Cambria Math"/>
          </w:rPr>
          <m:t>h</m:t>
        </m:r>
      </m:oMath>
      <w:r w:rsidR="009419EC">
        <w:t xml:space="preserve"> steps into the past</w:t>
      </w:r>
      <w:commentRangeEnd w:id="83"/>
      <w:r w:rsidR="006F40FE">
        <w:rPr>
          <w:rStyle w:val="CommentReference"/>
        </w:rPr>
        <w:commentReference w:id="83"/>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rPr>
          <w:ins w:id="84" w:author="Ganchao Wei" w:date="2020-12-20T16:01:00Z"/>
        </w:rPr>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5"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86">
          <w:tblGrid>
            <w:gridCol w:w="635"/>
            <w:gridCol w:w="8479"/>
            <w:gridCol w:w="812"/>
          </w:tblGrid>
        </w:tblGridChange>
      </w:tblGrid>
      <w:tr w:rsidR="008B15E4" w14:paraId="5D4BB11B" w14:textId="77777777" w:rsidTr="00A12C49">
        <w:trPr>
          <w:trHeight w:val="219"/>
          <w:jc w:val="center"/>
          <w:trPrChange w:id="87" w:author="Ganchao Wei" w:date="2020-12-20T15:56:00Z">
            <w:trPr>
              <w:trHeight w:val="219"/>
              <w:jc w:val="center"/>
            </w:trPr>
          </w:trPrChange>
        </w:trPr>
        <w:tc>
          <w:tcPr>
            <w:tcW w:w="350" w:type="pct"/>
            <w:vMerge w:val="restart"/>
            <w:tcPrChange w:id="88" w:author="Ganchao Wei" w:date="2020-12-20T15:56:00Z">
              <w:tcPr>
                <w:tcW w:w="320" w:type="pct"/>
                <w:vMerge w:val="restart"/>
              </w:tcPr>
            </w:tcPrChange>
          </w:tcPr>
          <w:p w14:paraId="4236F252" w14:textId="77777777" w:rsidR="008B15E4" w:rsidRDefault="008B15E4" w:rsidP="000C7168">
            <w:pPr>
              <w:jc w:val="both"/>
            </w:pPr>
          </w:p>
        </w:tc>
        <w:tc>
          <w:tcPr>
            <w:tcW w:w="4300" w:type="pct"/>
            <w:vMerge w:val="restart"/>
            <w:tcPrChange w:id="89" w:author="Ganchao Wei" w:date="2020-12-20T15:56:00Z">
              <w:tcPr>
                <w:tcW w:w="4271" w:type="pct"/>
                <w:vMerge w:val="restart"/>
              </w:tcPr>
            </w:tcPrChange>
          </w:tcPr>
          <w:p w14:paraId="50FB016A" w14:textId="5BB53924" w:rsidR="008B15E4" w:rsidRPr="000137D3" w:rsidRDefault="00690A9E"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Change w:id="90" w:author="Ganchao Wei" w:date="2020-12-20T15:56:00Z">
              <w:tcPr>
                <w:tcW w:w="409" w:type="pct"/>
              </w:tcPr>
            </w:tcPrChange>
          </w:tcPr>
          <w:p w14:paraId="4872203D" w14:textId="7F02745C" w:rsidR="008B15E4" w:rsidRDefault="008B15E4" w:rsidP="00577EC8">
            <w:pPr>
              <w:jc w:val="right"/>
            </w:pPr>
          </w:p>
        </w:tc>
      </w:tr>
      <w:tr w:rsidR="008B15E4" w14:paraId="436EF134" w14:textId="77777777" w:rsidTr="00A12C49">
        <w:trPr>
          <w:trHeight w:val="218"/>
          <w:jc w:val="center"/>
          <w:trPrChange w:id="91" w:author="Ganchao Wei" w:date="2020-12-20T15:56:00Z">
            <w:trPr>
              <w:trHeight w:val="218"/>
              <w:jc w:val="center"/>
            </w:trPr>
          </w:trPrChange>
        </w:trPr>
        <w:tc>
          <w:tcPr>
            <w:tcW w:w="350" w:type="pct"/>
            <w:vMerge/>
            <w:tcPrChange w:id="92" w:author="Ganchao Wei" w:date="2020-12-20T15:56:00Z">
              <w:tcPr>
                <w:tcW w:w="320" w:type="pct"/>
                <w:vMerge/>
              </w:tcPr>
            </w:tcPrChange>
          </w:tcPr>
          <w:p w14:paraId="0EC16061" w14:textId="77777777" w:rsidR="008B15E4" w:rsidRDefault="008B15E4" w:rsidP="000C7168">
            <w:pPr>
              <w:jc w:val="both"/>
            </w:pPr>
          </w:p>
        </w:tc>
        <w:tc>
          <w:tcPr>
            <w:tcW w:w="4300" w:type="pct"/>
            <w:vMerge/>
            <w:tcPrChange w:id="93" w:author="Ganchao Wei" w:date="2020-12-20T15:56:00Z">
              <w:tcPr>
                <w:tcW w:w="4271" w:type="pct"/>
                <w:vMerge/>
              </w:tcPr>
            </w:tcPrChange>
          </w:tcPr>
          <w:p w14:paraId="2B9B252F" w14:textId="77777777" w:rsidR="008B15E4" w:rsidRDefault="008B15E4" w:rsidP="00C809D9">
            <w:pPr>
              <w:jc w:val="center"/>
              <w:rPr>
                <w:rFonts w:eastAsia="DengXian" w:cs="Times New Roman"/>
              </w:rPr>
            </w:pPr>
          </w:p>
        </w:tc>
        <w:tc>
          <w:tcPr>
            <w:tcW w:w="350" w:type="pct"/>
            <w:tcPrChange w:id="94" w:author="Ganchao Wei" w:date="2020-12-20T15:56:00Z">
              <w:tcPr>
                <w:tcW w:w="409" w:type="pct"/>
              </w:tcPr>
            </w:tcPrChange>
          </w:tcPr>
          <w:p w14:paraId="79EE3B89" w14:textId="2E7C6554" w:rsidR="008B15E4" w:rsidRDefault="008B15E4" w:rsidP="008B15E4">
            <w:pPr>
              <w:jc w:val="right"/>
            </w:pPr>
            <w:ins w:id="95" w:author="Ganchao Wei" w:date="2020-12-20T15:47:00Z">
              <w:r>
                <w:t>(2.3)</w:t>
              </w:r>
            </w:ins>
          </w:p>
        </w:tc>
      </w:tr>
      <w:tr w:rsidR="0012409E" w14:paraId="11D8D3CB" w14:textId="77777777" w:rsidTr="00A12C49">
        <w:trPr>
          <w:jc w:val="center"/>
          <w:trPrChange w:id="96" w:author="Ganchao Wei" w:date="2020-12-20T15:56:00Z">
            <w:trPr>
              <w:jc w:val="center"/>
            </w:trPr>
          </w:trPrChange>
        </w:trPr>
        <w:tc>
          <w:tcPr>
            <w:tcW w:w="350" w:type="pct"/>
            <w:tcPrChange w:id="97" w:author="Ganchao Wei" w:date="2020-12-20T15:56:00Z">
              <w:tcPr>
                <w:tcW w:w="320" w:type="pct"/>
              </w:tcPr>
            </w:tcPrChange>
          </w:tcPr>
          <w:p w14:paraId="3BD636B2" w14:textId="77777777" w:rsidR="0012409E" w:rsidRDefault="0012409E" w:rsidP="000C7168">
            <w:pPr>
              <w:jc w:val="both"/>
            </w:pPr>
          </w:p>
        </w:tc>
        <w:tc>
          <w:tcPr>
            <w:tcW w:w="4300" w:type="pct"/>
            <w:tcPrChange w:id="98" w:author="Ganchao Wei" w:date="2020-12-20T15:56:00Z">
              <w:tcPr>
                <w:tcW w:w="4271" w:type="pct"/>
              </w:tcPr>
            </w:tcPrChange>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Change w:id="99" w:author="Ganchao Wei" w:date="2020-12-20T15:56:00Z">
              <w:tcPr>
                <w:tcW w:w="409" w:type="pct"/>
              </w:tcPr>
            </w:tcPrChange>
          </w:tcPr>
          <w:p w14:paraId="3F1B354E" w14:textId="521DE6FE" w:rsidR="0012409E" w:rsidRDefault="0012409E" w:rsidP="00577EC8">
            <w:pPr>
              <w:jc w:val="right"/>
            </w:pPr>
            <w:r>
              <w:t>(</w:t>
            </w:r>
            <w:r w:rsidR="00C4225E">
              <w:t>2</w:t>
            </w:r>
            <w:r>
              <w:t>.</w:t>
            </w:r>
            <w:ins w:id="100" w:author="Ganchao Wei" w:date="2020-12-20T15:45:00Z">
              <w:r w:rsidR="008B15E4">
                <w:t>4</w:t>
              </w:r>
            </w:ins>
            <w:r>
              <w:t>)</w:t>
            </w:r>
          </w:p>
        </w:tc>
      </w:tr>
    </w:tbl>
    <w:p w14:paraId="6182CCEF" w14:textId="77777777" w:rsidR="006F40FE" w:rsidRDefault="006F40FE" w:rsidP="00923D2E">
      <w:pPr>
        <w:jc w:val="both"/>
      </w:pPr>
    </w:p>
    <w:p w14:paraId="5B33B924" w14:textId="3038C0CD" w:rsidR="00A23AF4" w:rsidRDefault="00441431" w:rsidP="00923D2E">
      <w:pPr>
        <w:jc w:val="both"/>
      </w:pPr>
      <w:r>
        <w:t xml:space="preserve">In our model, </w:t>
      </w:r>
      <w:r w:rsidR="00FB3229">
        <w:t xml:space="preserve">the </w:t>
      </w:r>
      <w:r w:rsidR="00792FC2">
        <w:t>spiking history of postsynaptic neuron</w:t>
      </w:r>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w:t>
      </w:r>
      <w:r w:rsidR="00923D2E">
        <w:lastRenderedPageBreak/>
        <w:t xml:space="preserve">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2D6A5C1F"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ins w:id="101" w:author="Ian Stevenson" w:date="2020-12-29T13:27:00Z">
        <w:r w:rsidR="00F67F93">
          <w:t xml:space="preserve">. </w:t>
        </w:r>
      </w:ins>
      <w:r w:rsidR="002E74FA">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690A9E"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102"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102"/>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C87490C"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ins w:id="103" w:author="Ian Stevenson" w:date="2020-12-29T13:27:00Z">
        <w:r w:rsidR="00F67F93">
          <w:t xml:space="preserve"> </w:t>
        </w:r>
      </w:ins>
      <w:r w:rsidR="00A5342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ins w:id="104" w:author="Ian Stevenson" w:date="2020-12-29T13:27:00Z">
        <w:r w:rsidR="00F67F93">
          <w:t xml:space="preserve"> </w:t>
        </w:r>
      </w:ins>
      <w:r w:rsidR="00A5342C">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A5342C">
        <w:fldChar w:fldCharType="separate"/>
      </w:r>
      <w:r w:rsidR="003E3821" w:rsidRPr="003E3821">
        <w:rPr>
          <w:noProof/>
        </w:rPr>
        <w:t>(Stevenson &amp; Kording, 2011)</w:t>
      </w:r>
      <w:r w:rsidR="00A5342C">
        <w:fldChar w:fldCharType="end"/>
      </w:r>
      <w:r w:rsidR="00A5342C">
        <w:t xml:space="preserve">. </w:t>
      </w:r>
      <w:r w:rsidR="0012409E">
        <w:t>T</w:t>
      </w:r>
      <w:r w:rsidR="00A5342C">
        <w:t>o estimate all of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lastRenderedPageBreak/>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p w14:paraId="766E3232"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690A9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6D79232A"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ins w:id="105" w:author="Ian Stevenson" w:date="2020-12-29T13:27:00Z">
        <w:r w:rsidR="00F67F93">
          <w:t xml:space="preserve"> </w:t>
        </w:r>
      </w:ins>
      <w:r w:rsidR="00821F5E">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ins w:id="106" w:author="Ian Stevenson" w:date="2020-12-29T13:28:00Z">
        <w:r w:rsidR="00F67F93">
          <w:t xml:space="preserve"> </w:t>
        </w:r>
      </w:ins>
      <w:r w:rsidR="00821F5E">
        <w:fldChar w:fldCharType="begin" w:fldLock="1"/>
      </w:r>
      <w:r w:rsidR="00134F2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302CC81D"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p w14:paraId="4105D92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7C6A7E5A"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del w:id="107" w:author="Stevenson, Ian" w:date="2021-01-05T09:40:00Z">
        <w:r w:rsidR="003653FC" w:rsidDel="00577EC8">
          <w:delText xml:space="preserve">updates </w:delText>
        </w:r>
      </w:del>
      <w:ins w:id="108" w:author="Stevenson, Ian" w:date="2021-01-05T09:40:00Z">
        <w:r w:rsidR="00577EC8">
          <w:t xml:space="preserve">equations </w:t>
        </w:r>
      </w:ins>
      <w:del w:id="109" w:author="Stevenson, Ian" w:date="2021-01-05T09:39:00Z">
        <w:r w:rsidR="003653FC" w:rsidDel="00577EC8">
          <w:delText xml:space="preserve">were </w:delText>
        </w:r>
      </w:del>
      <w:ins w:id="110" w:author="Stevenson, Ian" w:date="2021-01-05T09:39:00Z">
        <w:r w:rsidR="00577EC8">
          <w:t>are a special case of updates</w:t>
        </w:r>
      </w:ins>
      <w:del w:id="111" w:author="Stevenson, Ian" w:date="2021-01-05T09:39:00Z">
        <w:r w:rsidR="003653FC" w:rsidDel="00577EC8">
          <w:delText>previously derived for a</w:delText>
        </w:r>
      </w:del>
      <w:r w:rsidR="003653FC">
        <w:t xml:space="preserve"> </w:t>
      </w:r>
      <w:ins w:id="112" w:author="Stevenson, Ian" w:date="2021-01-05T09:39:00Z">
        <w:r w:rsidR="00577EC8">
          <w:t xml:space="preserve">previously derived for the </w:t>
        </w:r>
      </w:ins>
      <w:r w:rsidR="003653FC">
        <w:t xml:space="preserve">general Poisson </w:t>
      </w:r>
      <w:ins w:id="113" w:author="Stevenson, Ian" w:date="2021-01-05T09:40:00Z">
        <w:r w:rsidR="00577EC8">
          <w:t xml:space="preserve">adaptive filtering </w:t>
        </w:r>
      </w:ins>
      <w:r w:rsidR="003653FC">
        <w:t xml:space="preserve">model </w:t>
      </w:r>
      <w:del w:id="114" w:author="Stevenson, Ian" w:date="2021-01-05T09:39:00Z">
        <w:r w:rsidR="003653FC" w:rsidDel="00577EC8">
          <w:delText xml:space="preserve">here </w:delText>
        </w:r>
      </w:del>
      <w:r w:rsidR="003653F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7F2BD7BE" w:rsidR="0012409E" w:rsidRDefault="003653FC" w:rsidP="003653FC">
      <w:pPr>
        <w:jc w:val="both"/>
        <w:rPr>
          <w:ins w:id="115" w:author="Ganchao Wei" w:date="2020-12-20T16:01:00Z"/>
        </w:rPr>
      </w:pPr>
      <w:r>
        <w:t xml:space="preserve">Given the estimates from adaptive filtering we then step backwards to find smooth estimates of the parameters. Here we use updated based on the RTS method </w:t>
      </w:r>
    </w:p>
    <w:p w14:paraId="50007EA5" w14:textId="77777777" w:rsidR="00A12C49" w:rsidRDefault="00A12C49" w:rsidP="003653FC">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690A9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7A218D1E"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134F28">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fldChar w:fldCharType="begin" w:fldLock="1"/>
      </w:r>
      <w:r w:rsidR="00134F28">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16" w:author="Ganchao Wei" w:date="2020-12-20T09:53:00Z">
                    <w:rPr>
                      <w:rFonts w:ascii="Cambria Math" w:hAnsi="Cambria Math"/>
                    </w:rPr>
                    <m:t>,k</m:t>
                  </w:del>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17" w:author="Ganchao Wei" w:date="2020-12-20T09:53:00Z">
                    <w:rPr>
                      <w:rFonts w:ascii="Cambria Math" w:hAnsi="Cambria Math"/>
                    </w:rPr>
                    <m:t>,k</m:t>
                  </w:del>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18" w:author="Ganchao Wei" w:date="2020-12-20T09:53:00Z">
                    <w:rPr>
                      <w:rFonts w:ascii="Cambria Math" w:hAnsi="Cambria Math"/>
                    </w:rPr>
                    <m:t>,k</m:t>
                  </w:del>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19" w:author="Ganchao Wei" w:date="2020-12-20T09:54:00Z">
                    <w:rPr>
                      <w:rFonts w:ascii="Cambria Math" w:hAnsi="Cambria Math"/>
                    </w:rPr>
                    <m:t>,k</m:t>
                  </w:del>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0" w:author="Ganchao Wei" w:date="2020-12-20T09:54:00Z">
                    <w:rPr>
                      <w:rFonts w:ascii="Cambria Math" w:hAnsi="Cambria Math"/>
                    </w:rPr>
                    <m:t>,k</m:t>
                  </w:del>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1" w:author="Ganchao Wei" w:date="2020-12-20T09:54:00Z">
                    <w:rPr>
                      <w:rFonts w:ascii="Cambria Math" w:hAnsi="Cambria Math"/>
                    </w:rPr>
                    <m:t>,k</m:t>
                  </w:del>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2" w:author="Ganchao Wei" w:date="2020-12-20T09:54:00Z">
                    <w:rPr>
                      <w:rFonts w:ascii="Cambria Math" w:hAnsi="Cambria Math"/>
                    </w:rPr>
                    <m:t>,k</m:t>
                  </w:del>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3" w:author="Ganchao Wei" w:date="2020-12-20T09:54:00Z">
                    <w:rPr>
                      <w:rFonts w:ascii="Cambria Math" w:hAnsi="Cambria Math"/>
                    </w:rPr>
                    <m:t>,k</m:t>
                  </w:del>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4" w:author="Ganchao Wei" w:date="2020-12-20T09:54:00Z">
                    <w:rPr>
                      <w:rFonts w:ascii="Cambria Math" w:hAnsi="Cambria Math"/>
                    </w:rPr>
                    <m:t>,k</m:t>
                  </w:del>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5" w:author="Ganchao Wei" w:date="2020-12-20T09:54:00Z">
                    <w:rPr>
                      <w:rFonts w:ascii="Cambria Math" w:hAnsi="Cambria Math"/>
                    </w:rPr>
                    <m:t>,k</m:t>
                  </w:del>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r>
                  <w:del w:id="126" w:author="Ganchao Wei" w:date="2020-12-20T09:54:00Z">
                    <w:rPr>
                      <w:rFonts w:ascii="Cambria Math" w:hAnsi="Cambria Math"/>
                    </w:rPr>
                    <m:t>,k</m:t>
                  </w:del>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5B6BF39C" w14:textId="35000B15"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ins w:id="127" w:author="Ian Stevenson" w:date="2020-12-29T13:28:00Z">
        <w:r w:rsidR="00F67F93">
          <w:t xml:space="preserve"> </w:t>
        </w:r>
      </w:ins>
      <w:r w:rsidR="002A7F83">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2A7F83">
        <w:fldChar w:fldCharType="separate"/>
      </w:r>
      <w:r w:rsidR="003E3821" w:rsidRPr="003E3821">
        <w:rPr>
          <w:noProof/>
        </w:rPr>
        <w:t>(Stevenson &amp; Kording, 2011)</w:t>
      </w:r>
      <w:r w:rsidR="002A7F83">
        <w:fldChar w:fldCharType="end"/>
      </w:r>
    </w:p>
    <w:p w14:paraId="20140906" w14:textId="77777777" w:rsidR="00A12C49" w:rsidRDefault="00A12C49" w:rsidP="00782FC4">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00ECEDD5"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w:t>
      </w:r>
      <w:r>
        <w:lastRenderedPageBreak/>
        <w:t xml:space="preserve">following the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413E5E13" w:rsidR="0012409E" w:rsidRDefault="00827302" w:rsidP="000C7168">
      <w:pPr>
        <w:jc w:val="both"/>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r>
        <w:t xml:space="preserve"> itself</w:t>
      </w:r>
    </w:p>
    <w:p w14:paraId="10ABC4B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709BE638"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To fit these parameters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039C884" w14:textId="54A651D4" w:rsidR="00EF42C2"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p w14:paraId="0B459C76" w14:textId="77777777" w:rsidR="00EF42C2" w:rsidRDefault="00EF42C2"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4E4D8CB" w14:textId="43D8907B" w:rsidR="00622BF3" w:rsidRDefault="00827302" w:rsidP="000C7168">
      <w:pPr>
        <w:jc w:val="both"/>
        <w:rPr>
          <w:ins w:id="128" w:author="Ganchao Wei" w:date="2020-12-20T16:02:00Z"/>
        </w:rPr>
      </w:pPr>
      <w:r>
        <w:lastRenderedPageBreak/>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Kording</w:t>
      </w:r>
      <w:ins w:id="129" w:author="Ian Stevenson" w:date="2020-12-29T13:28:00Z">
        <w:r w:rsidR="00F67F93">
          <w:t xml:space="preserve"> </w:t>
        </w:r>
      </w:ins>
      <w:r w:rsidR="006D79F1">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E3821" w:rsidRPr="003E3821">
        <w:rPr>
          <w:noProof/>
        </w:rPr>
        <w:t>(Stevenson &amp; Kording, 2011)</w:t>
      </w:r>
      <w:r w:rsidR="006D79F1">
        <w:fldChar w:fldCharType="end"/>
      </w:r>
      <w:r w:rsidR="006D79F1">
        <w:t>.</w:t>
      </w:r>
      <w:r w:rsidR="00622BF3">
        <w:t xml:space="preserve"> Namely,</w:t>
      </w:r>
    </w:p>
    <w:p w14:paraId="60FF630C"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690A9E"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w:commentRangeStart w:id="130"/>
                <w:commentRangeStart w:id="131"/>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w:commentRangeEnd w:id="130"/>
                <m:r>
                  <m:rPr>
                    <m:sty m:val="p"/>
                  </m:rPr>
                  <w:rPr>
                    <w:rStyle w:val="CommentReference"/>
                  </w:rPr>
                  <w:commentReference w:id="130"/>
                </m:r>
                <w:commentRangeEnd w:id="131"/>
                <m:r>
                  <m:rPr>
                    <m:sty m:val="p"/>
                  </m:rPr>
                  <w:rPr>
                    <w:rStyle w:val="CommentReference"/>
                  </w:rPr>
                  <w:commentReference w:id="131"/>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7E47FC8B" w:rsidR="00A878E9" w:rsidRDefault="00630EA0" w:rsidP="000C7168">
      <w:pPr>
        <w:jc w:val="both"/>
      </w:pPr>
      <w:commentRangeStart w:id="132"/>
      <w:r>
        <w:t xml:space="preserve">In the following results, 5 raised-cosine bases with non-linear stretching peaks are used to model STP modification function within [0, 600ms] in 1ms bins. </w:t>
      </w:r>
      <w:commentRangeEnd w:id="132"/>
      <w:r>
        <w:rPr>
          <w:rStyle w:val="CommentReference"/>
        </w:rPr>
        <w:commentReference w:id="132"/>
      </w:r>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4655A6">
        <w:t xml:space="preserve"> in all results except for those in section “Selection of Hyper-parameter </w:t>
      </w:r>
      <m:oMath>
        <m:r>
          <m:rPr>
            <m:sty m:val="bi"/>
          </m:rPr>
          <w:rPr>
            <w:rFonts w:ascii="Cambria Math" w:hAnsi="Cambria Math"/>
          </w:rPr>
          <m:t>Q</m:t>
        </m:r>
      </m:oMath>
      <w:r w:rsidR="004655A6">
        <w:t xml:space="preserve"> in Adaptive Smoothing”</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0F1FCCF9"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ins w:id="133" w:author="Ganchao Wei" w:date="2020-12-20T18:35:00Z">
        <w:r w:rsidR="00CF1268">
          <w:t xml:space="preserve"> </w:t>
        </w:r>
      </w:ins>
      <w:ins w:id="134" w:author="Ian Stevenson" w:date="2020-12-29T13:41:00Z">
        <w:r w:rsidR="00640B02">
          <w:t xml:space="preserve">If not otherwise specified, the </w:t>
        </w:r>
      </w:ins>
      <w:ins w:id="135" w:author="Ganchao Wei" w:date="2020-12-20T18:35:00Z">
        <w:del w:id="136" w:author="Ian Stevenson" w:date="2020-12-29T13:41:00Z">
          <w:r w:rsidR="00CF1268" w:rsidDel="00640B02">
            <w:delText>The</w:delText>
          </w:r>
        </w:del>
      </w:ins>
      <w:ins w:id="137" w:author="Ian Stevenson" w:date="2020-12-29T13:41:00Z">
        <w:r w:rsidR="00640B02">
          <w:t>simulated</w:t>
        </w:r>
      </w:ins>
      <w:ins w:id="138" w:author="Ganchao Wei" w:date="2020-12-20T18:35:00Z">
        <w:r w:rsidR="00CF1268">
          <w:rPr>
            <w:rFonts w:hint="eastAsia"/>
            <w:lang w:eastAsia="zh-CN"/>
          </w:rPr>
          <w:t xml:space="preserve"> </w:t>
        </w:r>
        <w:r w:rsidR="00CF1268">
          <w:rPr>
            <w:lang w:eastAsia="zh-CN"/>
          </w:rPr>
          <w:t xml:space="preserve">recording </w:t>
        </w:r>
      </w:ins>
      <w:ins w:id="139" w:author="Ganchao Wei" w:date="2020-12-20T18:36:00Z">
        <w:r w:rsidR="00CF1268">
          <w:rPr>
            <w:lang w:eastAsia="zh-CN"/>
          </w:rPr>
          <w:t>lengths</w:t>
        </w:r>
      </w:ins>
      <w:ins w:id="140" w:author="Ganchao Wei" w:date="2020-12-20T18:35:00Z">
        <w:r w:rsidR="00CF1268">
          <w:rPr>
            <w:lang w:eastAsia="zh-CN"/>
          </w:rPr>
          <w:t xml:space="preserve"> </w:t>
        </w:r>
      </w:ins>
      <w:ins w:id="141" w:author="Ganchao Wei" w:date="2020-12-20T18:36:00Z">
        <w:r w:rsidR="00CF1268">
          <w:rPr>
            <w:lang w:eastAsia="zh-CN"/>
          </w:rPr>
          <w:t>are</w:t>
        </w:r>
      </w:ins>
      <w:ins w:id="142" w:author="Ganchao Wei" w:date="2020-12-20T18:35:00Z">
        <w:r w:rsidR="00CF1268">
          <w:rPr>
            <w:lang w:eastAsia="zh-CN"/>
          </w:rPr>
          <w:t xml:space="preserve"> 20min and </w:t>
        </w:r>
      </w:ins>
      <w:ins w:id="143" w:author="Ganchao Wei" w:date="2020-12-20T18:36:00Z">
        <w:r w:rsidR="00CF1268">
          <w:rPr>
            <w:lang w:eastAsia="zh-CN"/>
          </w:rPr>
          <w:t>presynaptic firing rates are 5Hz</w:t>
        </w:r>
        <w:del w:id="144" w:author="Ian Stevenson" w:date="2020-12-29T13:41:00Z">
          <w:r w:rsidR="00CF1268" w:rsidDel="00640B02">
            <w:rPr>
              <w:lang w:eastAsia="zh-CN"/>
            </w:rPr>
            <w:delText>, if not specified</w:delText>
          </w:r>
        </w:del>
        <w:r w:rsidR="00CF1268">
          <w:rPr>
            <w:lang w:eastAsia="zh-CN"/>
          </w:rPr>
          <w:t>.</w:t>
        </w:r>
      </w:ins>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AC7D756"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FE3E56">
        <w:t xml:space="preserve"> while also having short-term synaptic depression on fast timescales (Fig 1). Presynaptic spike timing is generated using a Poisson GLM with a history effect that mimics refractoriness,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his peak is like putative excitatory connections observed in large-scale multielectrode recordings.</w:t>
      </w:r>
    </w:p>
    <w:p w14:paraId="283B8700" w14:textId="4C0E1A18"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 observe the effects of short-term synaptic depression (Fig 1D). In this case, presynaptic spikes that occur recently after another spike tend to have lower efficacy </w:t>
      </w:r>
      <w:r w:rsidR="004538F3">
        <w:lastRenderedPageBreak/>
        <w:t>compared to 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E774F0">
        <w:t xml:space="preserve">presynaptic neuron is set to </w:t>
      </w:r>
      <w:ins w:id="145" w:author="Ganchao Wei" w:date="2020-12-16T09:07:00Z">
        <w:r w:rsidR="00535AAB">
          <w:t>5</w:t>
        </w:r>
      </w:ins>
      <w:r w:rsidR="00E774F0">
        <w:t xml:space="preserve">Hz and the baseline firing rate of </w:t>
      </w:r>
      <w:r w:rsidR="009313AC">
        <w:t>postsynaptic neuron is</w:t>
      </w:r>
      <w:r w:rsidR="00E774F0">
        <w:t xml:space="preserve"> set to </w:t>
      </w:r>
      <w:commentRangeStart w:id="146"/>
      <w:r w:rsidR="009313AC">
        <w:t>20Hz</w:t>
      </w:r>
      <w:commentRangeEnd w:id="146"/>
      <w:r w:rsidR="00C77A6D">
        <w:rPr>
          <w:rStyle w:val="CommentReference"/>
        </w:rPr>
        <w:commentReference w:id="146"/>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7D586027" w:rsidR="009313AC" w:rsidRPr="009313AC" w:rsidRDefault="009313AC" w:rsidP="000B0239">
            <w:pPr>
              <w:jc w:val="both"/>
              <w:rPr>
                <w:b/>
                <w:bCs/>
              </w:rPr>
            </w:pPr>
            <w:r>
              <w:rPr>
                <w:b/>
                <w:bCs/>
              </w:rPr>
              <w:t xml:space="preserve">Fig 1. </w:t>
            </w:r>
            <w:ins w:id="147" w:author="Ian Stevenson" w:date="2020-12-29T14:00:00Z">
              <w:r w:rsidR="000B0239">
                <w:rPr>
                  <w:b/>
                  <w:bCs/>
                </w:rPr>
                <w:t>Characterizing s</w:t>
              </w:r>
            </w:ins>
            <w:ins w:id="148" w:author="Ian Stevenson" w:date="2020-12-29T13:42:00Z">
              <w:r w:rsidR="0022796C">
                <w:rPr>
                  <w:b/>
                  <w:bCs/>
                </w:rPr>
                <w:t xml:space="preserve">imultaneous </w:t>
              </w:r>
            </w:ins>
            <w:del w:id="149" w:author="Ian Stevenson" w:date="2020-12-29T13:42:00Z">
              <w:r w:rsidR="00535AAB" w:rsidDel="0022796C">
                <w:rPr>
                  <w:rFonts w:hint="eastAsia"/>
                  <w:b/>
                  <w:bCs/>
                  <w:lang w:eastAsia="zh-CN"/>
                </w:rPr>
                <w:delText>S</w:delText>
              </w:r>
              <w:r w:rsidR="00535AAB" w:rsidDel="0022796C">
                <w:rPr>
                  <w:b/>
                  <w:bCs/>
                  <w:lang w:eastAsia="zh-CN"/>
                </w:rPr>
                <w:delText>hort</w:delText>
              </w:r>
            </w:del>
            <w:ins w:id="150" w:author="Ian Stevenson" w:date="2020-12-29T13:42:00Z">
              <w:r w:rsidR="0022796C">
                <w:rPr>
                  <w:b/>
                  <w:bCs/>
                  <w:lang w:eastAsia="zh-CN"/>
                </w:rPr>
                <w:t>short</w:t>
              </w:r>
            </w:ins>
            <w:r w:rsidR="00535AAB">
              <w:rPr>
                <w:b/>
                <w:bCs/>
                <w:lang w:eastAsia="zh-CN"/>
              </w:rPr>
              <w:t>-term and long-term plasticity</w:t>
            </w:r>
            <w:ins w:id="151" w:author="Ian Stevenson" w:date="2020-12-29T14:00:00Z">
              <w:r w:rsidR="000B0239">
                <w:rPr>
                  <w:b/>
                  <w:bCs/>
                  <w:lang w:eastAsia="zh-CN"/>
                </w:rPr>
                <w:t xml:space="preserve"> from spikes</w:t>
              </w:r>
            </w:ins>
            <w:del w:id="152" w:author="Ian Stevenson" w:date="2020-12-29T13:42:00Z">
              <w:r w:rsidR="00535AAB" w:rsidDel="0022796C">
                <w:rPr>
                  <w:b/>
                  <w:bCs/>
                  <w:lang w:eastAsia="zh-CN"/>
                </w:rPr>
                <w:delText xml:space="preserve"> in an excitatory synapse</w:delText>
              </w:r>
            </w:del>
            <w:r w:rsidR="0081391D">
              <w:rPr>
                <w:b/>
                <w:bCs/>
              </w:rPr>
              <w:t xml:space="preserve">. </w:t>
            </w:r>
            <w:ins w:id="153" w:author="Ian Stevenson" w:date="2020-12-29T13:42:00Z">
              <w:r w:rsidR="0022796C">
                <w:rPr>
                  <w:bCs/>
                </w:rPr>
                <w:t>Here we simulate the spiking of two neurons</w:t>
              </w:r>
            </w:ins>
            <w:ins w:id="154" w:author="Ian Stevenson" w:date="2020-12-29T13:43:00Z">
              <w:r w:rsidR="0022796C">
                <w:rPr>
                  <w:bCs/>
                </w:rPr>
                <w:t xml:space="preserve"> connected </w:t>
              </w:r>
            </w:ins>
            <w:ins w:id="155" w:author="Ian Stevenson" w:date="2020-12-29T13:44:00Z">
              <w:r w:rsidR="0022796C">
                <w:rPr>
                  <w:bCs/>
                </w:rPr>
                <w:t xml:space="preserve">by an excitatory, depressing synapse </w:t>
              </w:r>
              <w:del w:id="156" w:author="Stevenson, Ian" w:date="2021-01-05T09:45:00Z">
                <w:r w:rsidR="0022796C" w:rsidDel="00577EC8">
                  <w:rPr>
                    <w:bCs/>
                  </w:rPr>
                  <w:delText xml:space="preserve">that undergoes </w:delText>
                </w:r>
              </w:del>
            </w:ins>
            <w:ins w:id="157" w:author="Ian Stevenson" w:date="2020-12-29T13:47:00Z">
              <w:del w:id="158" w:author="Stevenson, Ian" w:date="2021-01-05T09:45:00Z">
                <w:r w:rsidR="0022796C" w:rsidDel="00577EC8">
                  <w:rPr>
                    <w:bCs/>
                  </w:rPr>
                  <w:delText>long-term potentiation</w:delText>
                </w:r>
              </w:del>
            </w:ins>
            <w:ins w:id="159" w:author="Ian Stevenson" w:date="2020-12-29T13:42:00Z">
              <w:del w:id="160" w:author="Stevenson, Ian" w:date="2021-01-05T09:45:00Z">
                <w:r w:rsidR="0022796C" w:rsidDel="00577EC8">
                  <w:rPr>
                    <w:bCs/>
                  </w:rPr>
                  <w:delText xml:space="preserve">. </w:delText>
                </w:r>
              </w:del>
            </w:ins>
            <w:del w:id="161" w:author="Stevenson, Ian" w:date="2021-01-05T09:45:00Z">
              <w:r w:rsidRPr="003A4A08" w:rsidDel="00577EC8">
                <w:rPr>
                  <w:b/>
                  <w:bCs/>
                </w:rPr>
                <w:delText>(A)</w:delText>
              </w:r>
              <w:r w:rsidDel="00577EC8">
                <w:delText xml:space="preserve"> </w:delText>
              </w:r>
              <w:r w:rsidR="00CF1268" w:rsidDel="00577EC8">
                <w:delText>T</w:delText>
              </w:r>
              <w:r w:rsidDel="00577EC8">
                <w:delText xml:space="preserve">he simulated </w:delText>
              </w:r>
              <w:r w:rsidR="006E7061" w:rsidDel="00577EC8">
                <w:delText>LTP</w:delText>
              </w:r>
            </w:del>
            <w:ins w:id="162" w:author="Ian Stevenson" w:date="2020-12-29T13:44:00Z">
              <w:del w:id="163" w:author="Stevenson, Ian" w:date="2021-01-05T09:45:00Z">
                <w:r w:rsidR="0022796C" w:rsidDel="00577EC8">
                  <w:delText>T</w:delText>
                </w:r>
              </w:del>
            </w:ins>
            <w:ins w:id="164" w:author="Stevenson, Ian" w:date="2021-01-05T09:45:00Z">
              <w:r w:rsidR="00577EC8">
                <w:rPr>
                  <w:bCs/>
                </w:rPr>
                <w:t>where t</w:t>
              </w:r>
            </w:ins>
            <w:ins w:id="165" w:author="Ian Stevenson" w:date="2020-12-29T13:44:00Z">
              <w:r w:rsidR="0022796C">
                <w:t>he synaptic strength increases abruptly after a change-point</w:t>
              </w:r>
            </w:ins>
            <w:ins w:id="166" w:author="Stevenson, Ian" w:date="2021-01-05T09:45:00Z">
              <w:r w:rsidR="00577EC8">
                <w:t xml:space="preserve"> </w:t>
              </w:r>
              <w:r w:rsidR="00577EC8" w:rsidRPr="00577EC8">
                <w:rPr>
                  <w:b/>
                  <w:bCs/>
                  <w:rPrChange w:id="167" w:author="Stevenson, Ian" w:date="2021-01-05T09:45:00Z">
                    <w:rPr/>
                  </w:rPrChange>
                </w:rPr>
                <w:t>(A)</w:t>
              </w:r>
            </w:ins>
            <w:del w:id="168" w:author="Ian Stevenson" w:date="2020-12-29T13:45:00Z">
              <w:r w:rsidDel="0022796C">
                <w:delText xml:space="preserve"> is step-changing at middle recording time (T/2)</w:delText>
              </w:r>
            </w:del>
            <w:r>
              <w:t xml:space="preserve">. </w:t>
            </w:r>
            <w:del w:id="169" w:author="Stevenson, Ian" w:date="2021-01-05T09:45:00Z">
              <w:r w:rsidR="00E6262B" w:rsidRPr="003A4A08" w:rsidDel="00F81A6E">
                <w:rPr>
                  <w:b/>
                  <w:bCs/>
                </w:rPr>
                <w:delText>(B)</w:delText>
              </w:r>
              <w:r w:rsidR="00E6262B" w:rsidDel="00F81A6E">
                <w:delText xml:space="preserve"> </w:delText>
              </w:r>
            </w:del>
            <w:ins w:id="170" w:author="Ian Stevenson" w:date="2020-12-29T13:46:00Z">
              <w:r w:rsidR="0022796C">
                <w:t xml:space="preserve">We can assess the </w:t>
              </w:r>
            </w:ins>
            <w:del w:id="171" w:author="Ian Stevenson" w:date="2020-12-29T13:46:00Z">
              <w:r w:rsidDel="0022796C">
                <w:delText xml:space="preserve">The </w:delText>
              </w:r>
            </w:del>
            <w:r>
              <w:t xml:space="preserve">change </w:t>
            </w:r>
            <w:ins w:id="172" w:author="Ian Stevenson" w:date="2020-12-29T13:46:00Z">
              <w:r w:rsidR="0022796C">
                <w:t>in synaptic strength by partitioning the correlogram before</w:t>
              </w:r>
            </w:ins>
            <w:ins w:id="173" w:author="Ian Stevenson" w:date="2020-12-29T13:50:00Z">
              <w:r w:rsidR="0022796C">
                <w:t xml:space="preserve"> (blue)</w:t>
              </w:r>
            </w:ins>
            <w:ins w:id="174" w:author="Ian Stevenson" w:date="2020-12-29T13:46:00Z">
              <w:r w:rsidR="0022796C">
                <w:t xml:space="preserve"> and after</w:t>
              </w:r>
            </w:ins>
            <w:ins w:id="175" w:author="Ian Stevenson" w:date="2020-12-29T13:50:00Z">
              <w:r w:rsidR="0022796C">
                <w:t xml:space="preserve"> (red)</w:t>
              </w:r>
            </w:ins>
            <w:ins w:id="176" w:author="Ian Stevenson" w:date="2020-12-29T13:46:00Z">
              <w:r w:rsidR="0022796C">
                <w:t xml:space="preserve"> the change-point</w:t>
              </w:r>
            </w:ins>
            <w:ins w:id="177" w:author="Stevenson, Ian" w:date="2021-01-05T09:45:00Z">
              <w:r w:rsidR="00F81A6E">
                <w:t xml:space="preserve"> </w:t>
              </w:r>
              <w:r w:rsidR="00F81A6E" w:rsidRPr="00F81A6E">
                <w:rPr>
                  <w:b/>
                  <w:bCs/>
                  <w:rPrChange w:id="178" w:author="Stevenson, Ian" w:date="2021-01-05T09:45:00Z">
                    <w:rPr/>
                  </w:rPrChange>
                </w:rPr>
                <w:t>(B)</w:t>
              </w:r>
            </w:ins>
            <w:ins w:id="179" w:author="Ian Stevenson" w:date="2020-12-29T13:46:00Z">
              <w:r w:rsidR="0022796C">
                <w:t>.</w:t>
              </w:r>
            </w:ins>
            <w:ins w:id="180" w:author="Ian Stevenson" w:date="2020-12-29T13:53:00Z">
              <w:r w:rsidR="00EB75B7">
                <w:t xml:space="preserve"> Here the histograms indicate the observed counts of postsynaptic spiking</w:t>
              </w:r>
            </w:ins>
            <w:ins w:id="181" w:author="Ian Stevenson" w:date="2021-01-02T10:41:00Z">
              <w:r w:rsidR="0001411F">
                <w:t xml:space="preserve"> relative to presynaptic spiking</w:t>
              </w:r>
            </w:ins>
            <w:ins w:id="182" w:author="Ian Stevenson" w:date="2020-12-29T13:53:00Z">
              <w:r w:rsidR="00EB75B7">
                <w:t xml:space="preserve">, and the curves denote the corresponding </w:t>
              </w:r>
            </w:ins>
            <w:ins w:id="183" w:author="Ian Stevenson" w:date="2021-01-02T10:42:00Z">
              <w:r w:rsidR="0001411F">
                <w:t xml:space="preserve">cross-correlation from the </w:t>
              </w:r>
            </w:ins>
            <w:ins w:id="184" w:author="Ian Stevenson" w:date="2020-12-29T13:53:00Z">
              <w:r w:rsidR="00EB75B7">
                <w:t>model postsynaptic rate.</w:t>
              </w:r>
            </w:ins>
            <w:ins w:id="185" w:author="Ian Stevenson" w:date="2020-12-29T13:49:00Z">
              <w:r w:rsidR="0022796C">
                <w:t xml:space="preserve"> </w:t>
              </w:r>
            </w:ins>
            <w:del w:id="186" w:author="Ian Stevenson" w:date="2020-12-29T13:46:00Z">
              <w:r w:rsidDel="0022796C">
                <w:delText>of LTP can be visualized by splitting the cross-correlogram, before and after T/2.</w:delText>
              </w:r>
              <w:r w:rsidR="00E6262B" w:rsidDel="0022796C">
                <w:delText xml:space="preserve"> </w:delText>
              </w:r>
              <w:r w:rsidDel="0022796C">
                <w:delText xml:space="preserve">The cross-correlation between pre- and postsynaptic spiking is higher after T/2, which suggests a stronger coupling. </w:delText>
              </w:r>
            </w:del>
            <w:r w:rsidRPr="003A4A08">
              <w:rPr>
                <w:b/>
                <w:bCs/>
              </w:rPr>
              <w:t>(C)</w:t>
            </w:r>
            <w:r>
              <w:t xml:space="preserve"> </w:t>
            </w:r>
            <w:ins w:id="187" w:author="Ian Stevenson" w:date="2020-12-29T13:54:00Z">
              <w:r w:rsidR="00EB75B7">
                <w:t xml:space="preserve">By partitioning the correlograms by presynaptic ISI we can also assess the potential influence of short-term synaptic dynamics. </w:t>
              </w:r>
            </w:ins>
            <w:ins w:id="188" w:author="Ian Stevenson" w:date="2020-12-29T13:55:00Z">
              <w:r w:rsidR="00EB75B7">
                <w:t xml:space="preserve">Here, </w:t>
              </w:r>
            </w:ins>
            <w:del w:id="189" w:author="Ian Stevenson" w:date="2020-12-29T13:55:00Z">
              <w:r w:rsidDel="00EB75B7">
                <w:delText xml:space="preserve">The simulated </w:delText>
              </w:r>
              <w:r w:rsidR="006E7061" w:rsidDel="00EB75B7">
                <w:delText>STP</w:delText>
              </w:r>
              <w:r w:rsidDel="00EB75B7">
                <w:delText xml:space="preserve"> can be viewed by plotting the postsynaptic neuron</w:delText>
              </w:r>
              <w:r w:rsidR="009C7696" w:rsidDel="00EB75B7">
                <w:delText xml:space="preserve"> efficacy</w:delText>
              </w:r>
              <w:r w:rsidDel="00EB75B7">
                <w:delText xml:space="preserve"> against presynaptic inter-spike interval (ISI). S</w:delText>
              </w:r>
            </w:del>
            <w:ins w:id="190" w:author="Ian Stevenson" w:date="2020-12-29T13:55:00Z">
              <w:r w:rsidR="00EB75B7">
                <w:t>s</w:t>
              </w:r>
            </w:ins>
            <w:r>
              <w:t>horter presynaptic ISI</w:t>
            </w:r>
            <w:r>
              <w:rPr>
                <w:rFonts w:hint="eastAsia"/>
              </w:rPr>
              <w:t>s</w:t>
            </w:r>
            <w:r>
              <w:t xml:space="preserve"> correspond to lower postsynaptic efficacies, </w:t>
            </w:r>
            <w:del w:id="191" w:author="Ian Stevenson" w:date="2020-12-29T13:55:00Z">
              <w:r w:rsidDel="00EB75B7">
                <w:delText>which shows that the</w:delText>
              </w:r>
            </w:del>
            <w:ins w:id="192" w:author="Ian Stevenson" w:date="2020-12-29T13:55:00Z">
              <w:r w:rsidR="00EB75B7">
                <w:t xml:space="preserve">since the synapse simulated here is </w:t>
              </w:r>
            </w:ins>
            <w:del w:id="193" w:author="Ian Stevenson" w:date="2020-12-29T13:55:00Z">
              <w:r w:rsidDel="00EB75B7">
                <w:delText xml:space="preserve"> STP is </w:delText>
              </w:r>
            </w:del>
            <w:r>
              <w:t>depressi</w:t>
            </w:r>
            <w:del w:id="194" w:author="Ian Stevenson" w:date="2020-12-29T13:55:00Z">
              <w:r w:rsidDel="00EB75B7">
                <w:delText>o</w:delText>
              </w:r>
            </w:del>
            <w:r>
              <w:t>n</w:t>
            </w:r>
            <w:ins w:id="195" w:author="Ian Stevenson" w:date="2020-12-29T13:55:00Z">
              <w:r w:rsidR="00EB75B7">
                <w:t>g</w:t>
              </w:r>
            </w:ins>
            <w:del w:id="196" w:author="Ian Stevenson" w:date="2020-12-29T13:56:00Z">
              <w:r w:rsidDel="00EB75B7">
                <w:delText xml:space="preserve"> here</w:delText>
              </w:r>
            </w:del>
            <w:r>
              <w:t xml:space="preserve">. </w:t>
            </w:r>
            <w:del w:id="197" w:author="Ian Stevenson" w:date="2020-12-29T13:56:00Z">
              <w:r w:rsidDel="00EB75B7">
                <w:delText xml:space="preserve">The efficacy after T/2 consistently dominates the efficacy before T/2, and this shows abruptly increase of LTP after T/2. </w:delText>
              </w:r>
            </w:del>
            <w:ins w:id="198" w:author="Ian Stevenson" w:date="2020-12-29T13:51:00Z">
              <w:r w:rsidR="0022796C">
                <w:t xml:space="preserve">Dots indicate the observed efficacy after splitting </w:t>
              </w:r>
            </w:ins>
            <w:ins w:id="199" w:author="Ian Stevenson" w:date="2020-12-29T13:52:00Z">
              <w:r w:rsidR="0022796C">
                <w:t xml:space="preserve">the distribution of </w:t>
              </w:r>
            </w:ins>
            <w:ins w:id="200" w:author="Ian Stevenson" w:date="2020-12-29T13:51:00Z">
              <w:r w:rsidR="0022796C">
                <w:t xml:space="preserve">pre-synaptic ISIs </w:t>
              </w:r>
            </w:ins>
            <w:ins w:id="201" w:author="Ian Stevenson" w:date="2020-12-29T13:52:00Z">
              <w:r w:rsidR="0022796C">
                <w:t>by</w:t>
              </w:r>
            </w:ins>
            <w:ins w:id="202" w:author="Ian Stevenson" w:date="2020-12-29T13:51:00Z">
              <w:r w:rsidR="0022796C">
                <w:t xml:space="preserve"> quantile.</w:t>
              </w:r>
            </w:ins>
            <w:ins w:id="203" w:author="Ian Stevenson" w:date="2020-12-29T13:52:00Z">
              <w:r w:rsidR="0022796C">
                <w:t xml:space="preserve"> Lines indicate the </w:t>
              </w:r>
            </w:ins>
            <w:ins w:id="204" w:author="Ian Stevenson" w:date="2021-01-02T10:42:00Z">
              <w:r w:rsidR="0001411F">
                <w:t xml:space="preserve">average </w:t>
              </w:r>
            </w:ins>
            <w:ins w:id="205" w:author="Ian Stevenson" w:date="2020-12-29T13:52:00Z">
              <w:r w:rsidR="0022796C">
                <w:t xml:space="preserve">simulated </w:t>
              </w:r>
              <w:r w:rsidR="00EB75B7">
                <w:t>efficacy from the model itself.</w:t>
              </w:r>
            </w:ins>
            <w:ins w:id="206" w:author="Ian Stevenson" w:date="2020-12-29T13:51:00Z">
              <w:r w:rsidR="0022796C">
                <w:t xml:space="preserve"> </w:t>
              </w:r>
            </w:ins>
            <w:r w:rsidRPr="003A4A08">
              <w:rPr>
                <w:b/>
                <w:bCs/>
              </w:rPr>
              <w:t>(D)</w:t>
            </w:r>
            <w:r>
              <w:t xml:space="preserve"> By </w:t>
            </w:r>
            <w:del w:id="207" w:author="Ian Stevenson" w:date="2020-12-29T13:57:00Z">
              <w:r w:rsidDel="00EB75B7">
                <w:delText xml:space="preserve">splitting </w:delText>
              </w:r>
            </w:del>
            <w:ins w:id="208" w:author="Ian Stevenson" w:date="2020-12-29T13:57:00Z">
              <w:r w:rsidR="00EB75B7">
                <w:t xml:space="preserve">partitioning the </w:t>
              </w:r>
            </w:ins>
            <w:r>
              <w:t xml:space="preserve">cross-correlogram </w:t>
            </w:r>
            <w:del w:id="209" w:author="Ian Stevenson" w:date="2020-12-29T13:56:00Z">
              <w:r w:rsidDel="00EB75B7">
                <w:delText>according to</w:delText>
              </w:r>
            </w:del>
            <w:ins w:id="210" w:author="Ian Stevenson" w:date="2020-12-29T13:56:00Z">
              <w:r w:rsidR="00EB75B7">
                <w:t xml:space="preserve">based on both the change-point </w:t>
              </w:r>
            </w:ins>
            <w:del w:id="211" w:author="Ian Stevenson" w:date="2020-12-29T13:56:00Z">
              <w:r w:rsidDel="00EB75B7">
                <w:delText xml:space="preserve"> T </w:delText>
              </w:r>
            </w:del>
            <w:r>
              <w:t xml:space="preserve">and </w:t>
            </w:r>
            <w:ins w:id="212" w:author="Ian Stevenson" w:date="2020-12-29T13:56:00Z">
              <w:r w:rsidR="00EB75B7">
                <w:t xml:space="preserve">the </w:t>
              </w:r>
            </w:ins>
            <w:r>
              <w:t>presynaptic ISI</w:t>
            </w:r>
            <w:ins w:id="213" w:author="Ian Stevenson" w:date="2020-12-29T13:57:00Z">
              <w:r w:rsidR="00EB75B7">
                <w:t xml:space="preserve"> (median split shown here)</w:t>
              </w:r>
            </w:ins>
            <w:r>
              <w:t xml:space="preserve">, we can </w:t>
            </w:r>
            <w:del w:id="214" w:author="Ian Stevenson" w:date="2020-12-29T13:56:00Z">
              <w:r w:rsidDel="00EB75B7">
                <w:delText xml:space="preserve">show </w:delText>
              </w:r>
            </w:del>
            <w:ins w:id="215" w:author="Ian Stevenson" w:date="2020-12-29T13:56:00Z">
              <w:r w:rsidR="00EB75B7">
                <w:t xml:space="preserve">quantify </w:t>
              </w:r>
            </w:ins>
            <w:del w:id="216" w:author="Ian Stevenson" w:date="2020-12-29T13:58:00Z">
              <w:r w:rsidDel="00EB75B7">
                <w:delText xml:space="preserve">LTP </w:delText>
              </w:r>
            </w:del>
            <w:ins w:id="217" w:author="Ian Stevenson" w:date="2020-12-29T13:58:00Z">
              <w:r w:rsidR="00EB75B7">
                <w:t xml:space="preserve">long-term </w:t>
              </w:r>
            </w:ins>
            <w:r>
              <w:t xml:space="preserve">and </w:t>
            </w:r>
            <w:del w:id="218" w:author="Ian Stevenson" w:date="2020-12-29T13:58:00Z">
              <w:r w:rsidDel="00EB75B7">
                <w:delText xml:space="preserve">STP </w:delText>
              </w:r>
            </w:del>
            <w:ins w:id="219" w:author="Ian Stevenson" w:date="2020-12-29T13:58:00Z">
              <w:r w:rsidR="00EB75B7">
                <w:t xml:space="preserve">short-term synaptic changes </w:t>
              </w:r>
            </w:ins>
            <w:r>
              <w:t>simultaneously.</w:t>
            </w:r>
            <w:del w:id="220" w:author="Ian Stevenson" w:date="2020-12-29T13:57:00Z">
              <w:r w:rsidDel="00EB75B7">
                <w:delText xml:space="preserve"> The cross-correlation is higher for later recording period (&gt;T/2) and longer presynaptic ISIs (&gt; median of simulated ISI).</w:delText>
              </w:r>
            </w:del>
            <w:del w:id="221" w:author="Ian Stevenson" w:date="2020-12-29T13:50:00Z">
              <w:r w:rsidR="00E6262B" w:rsidDel="0022796C">
                <w:delText xml:space="preserve"> The baselines are the same across all split plots, which suggest a constant postsynaptic firing rate.</w:delText>
              </w:r>
            </w:del>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3D823EEA" w:rsidR="00A12C49" w:rsidRDefault="00FA4399" w:rsidP="000C7168">
      <w:pPr>
        <w:jc w:val="both"/>
      </w:pPr>
      <w:r>
        <w:lastRenderedPageBreak/>
        <w:t>Using adaptive smoothing, the model simply updates its estimate of the synaptic weight based on the observed spike transmission</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222"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6CDE5F96" w:rsidR="006E7061" w:rsidRDefault="00B3166E" w:rsidP="000C7168">
            <w:pPr>
              <w:jc w:val="both"/>
            </w:pPr>
            <w:commentRangeStart w:id="223"/>
            <w:commentRangeStart w:id="224"/>
            <w:r>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commentRangeEnd w:id="223"/>
            <w:r w:rsidR="00F90F81">
              <w:rPr>
                <w:rStyle w:val="CommentReference"/>
              </w:rPr>
              <w:commentReference w:id="223"/>
            </w:r>
            <w:commentRangeEnd w:id="224"/>
            <w:r w:rsidR="00F30171">
              <w:rPr>
                <w:rStyle w:val="CommentReference"/>
              </w:rPr>
              <w:commentReference w:id="224"/>
            </w:r>
          </w:p>
        </w:tc>
      </w:tr>
      <w:tr w:rsidR="006E7061" w14:paraId="7B30E083" w14:textId="77777777" w:rsidTr="002F545A">
        <w:tc>
          <w:tcPr>
            <w:tcW w:w="9926" w:type="dxa"/>
          </w:tcPr>
          <w:p w14:paraId="6417AC10" w14:textId="0F9D09F0" w:rsidR="006E7061" w:rsidRPr="006E7061" w:rsidRDefault="006E7061" w:rsidP="00A45F10">
            <w:pPr>
              <w:jc w:val="both"/>
              <w:rPr>
                <w:b/>
                <w:bCs/>
              </w:rPr>
            </w:pPr>
            <w:r>
              <w:rPr>
                <w:b/>
                <w:bCs/>
              </w:rPr>
              <w:lastRenderedPageBreak/>
              <w:t xml:space="preserve">Figure 2. </w:t>
            </w:r>
            <w:ins w:id="225" w:author="Ian Stevenson" w:date="2020-12-29T14:01:00Z">
              <w:r w:rsidR="000B0239">
                <w:rPr>
                  <w:b/>
                  <w:bCs/>
                </w:rPr>
                <w:t xml:space="preserve">Tracking </w:t>
              </w:r>
            </w:ins>
            <w:del w:id="226" w:author="Ian Stevenson" w:date="2020-12-29T14:00:00Z">
              <w:r w:rsidRPr="00F7088B" w:rsidDel="000B0239">
                <w:rPr>
                  <w:b/>
                  <w:bCs/>
                </w:rPr>
                <w:delText xml:space="preserve">Inference </w:delText>
              </w:r>
            </w:del>
            <w:del w:id="227" w:author="Ian Stevenson" w:date="2020-12-29T14:01:00Z">
              <w:r w:rsidRPr="00F7088B" w:rsidDel="000B0239">
                <w:rPr>
                  <w:b/>
                  <w:bCs/>
                </w:rPr>
                <w:delText xml:space="preserve">of different </w:delText>
              </w:r>
            </w:del>
            <w:r>
              <w:rPr>
                <w:b/>
                <w:bCs/>
              </w:rPr>
              <w:t>long</w:t>
            </w:r>
            <w:r w:rsidRPr="00F7088B">
              <w:rPr>
                <w:b/>
                <w:bCs/>
              </w:rPr>
              <w:t xml:space="preserve">- and </w:t>
            </w:r>
            <w:r>
              <w:rPr>
                <w:b/>
                <w:bCs/>
              </w:rPr>
              <w:t>short</w:t>
            </w:r>
            <w:r w:rsidRPr="00F7088B">
              <w:rPr>
                <w:b/>
                <w:bCs/>
              </w:rPr>
              <w:t>-term plasticity</w:t>
            </w:r>
            <w:ins w:id="228" w:author="Ian Stevenson" w:date="2020-12-29T14:01:00Z">
              <w:r w:rsidR="000B0239">
                <w:rPr>
                  <w:b/>
                  <w:bCs/>
                </w:rPr>
                <w:t xml:space="preserve"> with a model-based approach</w:t>
              </w:r>
            </w:ins>
            <w:r>
              <w:rPr>
                <w:b/>
                <w:bCs/>
              </w:rPr>
              <w:t xml:space="preserve">. </w:t>
            </w:r>
            <w:ins w:id="229" w:author="Ian Stevenson" w:date="2021-01-02T10:51:00Z">
              <w:r w:rsidR="00D75B39">
                <w:rPr>
                  <w:bCs/>
                </w:rPr>
                <w:t xml:space="preserve">Here we simulate </w:t>
              </w:r>
            </w:ins>
            <w:ins w:id="230" w:author="Ian Stevenson" w:date="2021-01-02T10:52:00Z">
              <w:r w:rsidR="00D75B39">
                <w:rPr>
                  <w:bCs/>
                </w:rPr>
                <w:t>several combinations of</w:t>
              </w:r>
            </w:ins>
            <w:ins w:id="231" w:author="Ian Stevenson" w:date="2021-01-02T10:51:00Z">
              <w:r w:rsidR="00D75B39">
                <w:rPr>
                  <w:bCs/>
                </w:rPr>
                <w:t xml:space="preserve"> short- and long-term changes in synaptic weights</w:t>
              </w:r>
            </w:ins>
            <w:ins w:id="232" w:author="Ian Stevenson" w:date="2021-01-02T10:53:00Z">
              <w:r w:rsidR="00D75B39">
                <w:rPr>
                  <w:bCs/>
                </w:rPr>
                <w:t>.</w:t>
              </w:r>
            </w:ins>
            <w:del w:id="233" w:author="Ian Stevenson" w:date="2021-01-02T10:53:00Z">
              <w:r w:rsidDel="00D75B39">
                <w:delText>These plots show fitting results for different LTP (orange) and STP (</w:delText>
              </w:r>
            </w:del>
            <w:ins w:id="234" w:author="Ganchao Wei" w:date="2020-12-20T18:50:00Z">
              <w:del w:id="235" w:author="Ian Stevenson" w:date="2021-01-02T10:53:00Z">
                <w:r w:rsidR="002F1B7E" w:rsidDel="00D75B39">
                  <w:delText>in modification function</w:delText>
                </w:r>
              </w:del>
            </w:ins>
            <w:del w:id="236" w:author="Ian Stevenson" w:date="2021-01-02T10:53:00Z">
              <w:r w:rsidDel="00D75B39">
                <w:delText>blue). The</w:delText>
              </w:r>
              <w:r w:rsidRPr="006A43EF" w:rsidDel="00D75B39">
                <w:delText xml:space="preserve"> </w:delText>
              </w:r>
              <w:r w:rsidDel="00D75B39">
                <w:delText>STP is shown by modification function.</w:delText>
              </w:r>
            </w:del>
            <w:r>
              <w:t xml:space="preserve"> </w:t>
            </w:r>
            <w:ins w:id="237" w:author="Ian Stevenson" w:date="2021-01-02T10:53:00Z">
              <w:r w:rsidR="00D75B39" w:rsidRPr="00F7088B">
                <w:rPr>
                  <w:b/>
                  <w:bCs/>
                </w:rPr>
                <w:t>(</w:t>
              </w:r>
              <w:r w:rsidR="00D75B39">
                <w:rPr>
                  <w:b/>
                  <w:bCs/>
                </w:rPr>
                <w:t>A</w:t>
              </w:r>
              <w:r w:rsidR="00D75B39" w:rsidRPr="00F7088B">
                <w:rPr>
                  <w:b/>
                  <w:bCs/>
                </w:rPr>
                <w:t>)</w:t>
              </w:r>
              <w:r w:rsidR="00D75B39">
                <w:t xml:space="preserve"> shows results from </w:t>
              </w:r>
            </w:ins>
            <w:ins w:id="238" w:author="Ian Stevenson" w:date="2021-01-02T10:54:00Z">
              <w:r w:rsidR="00D75B39">
                <w:t xml:space="preserve">an excitatory, depressing synapse </w:t>
              </w:r>
            </w:ins>
            <w:ins w:id="239" w:author="Ian Stevenson" w:date="2021-01-02T10:55:00Z">
              <w:r w:rsidR="00D75B39">
                <w:t xml:space="preserve">that undergoes long-term changes </w:t>
              </w:r>
            </w:ins>
            <w:ins w:id="240" w:author="Ian Stevenson" w:date="2021-01-02T10:54:00Z">
              <w:r w:rsidR="00D75B39">
                <w:t xml:space="preserve">without a specific change-point. </w:t>
              </w:r>
            </w:ins>
            <w:ins w:id="241" w:author="Ian Stevenson" w:date="2021-01-02T10:56:00Z">
              <w:r w:rsidR="00D75B39">
                <w:t>Slow linear (top</w:t>
              </w:r>
            </w:ins>
            <w:ins w:id="242" w:author="Ian Stevenson" w:date="2021-01-02T10:57:00Z">
              <w:r w:rsidR="00D75B39">
                <w:t xml:space="preserve"> left</w:t>
              </w:r>
            </w:ins>
            <w:ins w:id="243" w:author="Ian Stevenson" w:date="2021-01-02T10:56:00Z">
              <w:r w:rsidR="00D75B39">
                <w:t>) or sinusoidal (bottom</w:t>
              </w:r>
            </w:ins>
            <w:ins w:id="244" w:author="Ian Stevenson" w:date="2021-01-02T10:57:00Z">
              <w:r w:rsidR="00D75B39">
                <w:t xml:space="preserve"> left</w:t>
              </w:r>
            </w:ins>
            <w:ins w:id="245" w:author="Ian Stevenson" w:date="2021-01-02T10:56:00Z">
              <w:r w:rsidR="00D75B39">
                <w:t>) changes in synaptic weight can be accurately tracked from pre- and postsynaptic spiking alone, and the modification function used to generate short-term dynamics can be accurately reconstructed (right)</w:t>
              </w:r>
            </w:ins>
            <w:ins w:id="246" w:author="Ian Stevenson" w:date="2021-01-02T10:58:00Z">
              <w:r w:rsidR="00D75B39">
                <w:t>. Here t</w:t>
              </w:r>
            </w:ins>
            <w:ins w:id="247" w:author="Ian Stevenson" w:date="2021-01-02T10:53:00Z">
              <w:r w:rsidR="00D75B39">
                <w:t xml:space="preserve">he </w:t>
              </w:r>
            </w:ins>
            <w:ins w:id="248" w:author="Ian Stevenson" w:date="2021-01-02T10:58:00Z">
              <w:r w:rsidR="00D75B39">
                <w:t xml:space="preserve">pre- and </w:t>
              </w:r>
            </w:ins>
            <w:ins w:id="249" w:author="Ian Stevenson" w:date="2021-01-02T10:53:00Z">
              <w:r w:rsidR="00D75B39">
                <w:t>postsynaptic baseline firing rates are constant</w:t>
              </w:r>
            </w:ins>
            <w:ins w:id="250" w:author="Ian Stevenson" w:date="2021-01-02T10:58:00Z">
              <w:r w:rsidR="00D75B39">
                <w:t>, and d</w:t>
              </w:r>
            </w:ins>
            <w:del w:id="251" w:author="Ian Stevenson" w:date="2021-01-02T10:53:00Z">
              <w:r w:rsidDel="00D75B39">
                <w:delText>The d</w:delText>
              </w:r>
            </w:del>
            <w:r>
              <w:t xml:space="preserve">ashed lines </w:t>
            </w:r>
            <w:del w:id="252" w:author="Ian Stevenson" w:date="2021-01-02T10:53:00Z">
              <w:r w:rsidDel="00D75B39">
                <w:delText xml:space="preserve">show </w:delText>
              </w:r>
            </w:del>
            <w:ins w:id="253" w:author="Ian Stevenson" w:date="2021-01-02T10:53:00Z">
              <w:r w:rsidR="00D75B39">
                <w:t xml:space="preserve">denote </w:t>
              </w:r>
            </w:ins>
            <w:r>
              <w:t>standard error</w:t>
            </w:r>
            <w:del w:id="254" w:author="Ian Stevenson" w:date="2021-01-02T10:53:00Z">
              <w:r w:rsidDel="00D75B39">
                <w:delText xml:space="preserve"> from point estimations</w:delText>
              </w:r>
            </w:del>
            <w:r>
              <w:t xml:space="preserve">. </w:t>
            </w:r>
            <w:del w:id="255" w:author="Ian Stevenson" w:date="2021-01-02T10:53:00Z">
              <w:r w:rsidRPr="00F7088B" w:rsidDel="00D75B39">
                <w:rPr>
                  <w:b/>
                  <w:bCs/>
                </w:rPr>
                <w:delText>(</w:delText>
              </w:r>
              <w:r w:rsidDel="00D75B39">
                <w:rPr>
                  <w:b/>
                  <w:bCs/>
                </w:rPr>
                <w:delText>A</w:delText>
              </w:r>
              <w:r w:rsidRPr="00F7088B" w:rsidDel="00D75B39">
                <w:rPr>
                  <w:b/>
                  <w:bCs/>
                </w:rPr>
                <w:delText>)</w:delText>
              </w:r>
              <w:r w:rsidDel="00D75B39">
                <w:delText xml:space="preserve"> The fitting results under different types of LTP, i.e. linear- and sinusoidal-changing. The postsynaptic baseline firing rates are constant and STPs are depression. </w:delText>
              </w:r>
            </w:del>
            <w:r w:rsidRPr="00AB2229">
              <w:rPr>
                <w:b/>
                <w:bCs/>
              </w:rPr>
              <w:t>(</w:t>
            </w:r>
            <w:r>
              <w:rPr>
                <w:b/>
                <w:bCs/>
              </w:rPr>
              <w:t>B</w:t>
            </w:r>
            <w:r w:rsidRPr="00AB2229">
              <w:rPr>
                <w:b/>
                <w:bCs/>
              </w:rPr>
              <w:t>)</w:t>
            </w:r>
            <w:r>
              <w:t xml:space="preserve"> </w:t>
            </w:r>
            <w:ins w:id="256" w:author="Ian Stevenson" w:date="2021-01-02T10:59:00Z">
              <w:r w:rsidR="00D75B39">
                <w:t xml:space="preserve">The long-term changes are also apparent </w:t>
              </w:r>
            </w:ins>
            <w:del w:id="257" w:author="Ian Stevenson" w:date="2021-01-02T10:59:00Z">
              <w:r w:rsidDel="00D75B39">
                <w:delText>The</w:delText>
              </w:r>
            </w:del>
            <w:del w:id="258" w:author="Ian Stevenson" w:date="2021-01-02T11:00:00Z">
              <w:r w:rsidDel="00D75B39">
                <w:delText xml:space="preserve">se two LTPs and fitted values can also be visualized </w:delText>
              </w:r>
              <w:bookmarkStart w:id="259" w:name="_Hlk55204305"/>
              <w:r w:rsidDel="00D75B39">
                <w:delText>by splitting</w:delText>
              </w:r>
            </w:del>
            <w:ins w:id="260" w:author="Ian Stevenson" w:date="2021-01-02T11:00:00Z">
              <w:r w:rsidR="00D75B39">
                <w:t>when the</w:t>
              </w:r>
            </w:ins>
            <w:r>
              <w:t xml:space="preserve"> cross-correlogram </w:t>
            </w:r>
            <w:ins w:id="261" w:author="Ian Stevenson" w:date="2021-01-02T11:00:00Z">
              <w:r w:rsidR="00D75B39">
                <w:t xml:space="preserve">is partitioned </w:t>
              </w:r>
            </w:ins>
            <w:ins w:id="262" w:author="Ian Stevenson" w:date="2021-01-02T10:59:00Z">
              <w:r w:rsidR="00D75B39">
                <w:t xml:space="preserve">by </w:t>
              </w:r>
            </w:ins>
            <w:del w:id="263" w:author="Ian Stevenson" w:date="2021-01-02T10:59:00Z">
              <w:r w:rsidDel="00D75B39">
                <w:delText xml:space="preserve">for quartiles of </w:delText>
              </w:r>
            </w:del>
            <w:r>
              <w:t>recording time.</w:t>
            </w:r>
            <w:bookmarkEnd w:id="259"/>
            <w:ins w:id="264" w:author="Ian Stevenson" w:date="2021-01-02T11:04:00Z">
              <w:r w:rsidR="00A45F10">
                <w:t xml:space="preserve"> Here the histograms indicate the observed counts of postsynaptic spiking relative to presynaptic spiking, and the curves denote the corresponding cross-correlation from the model postsynaptic rate.</w:t>
              </w:r>
            </w:ins>
            <w:r>
              <w:t xml:space="preserve"> </w:t>
            </w:r>
            <w:r w:rsidRPr="00F7088B">
              <w:rPr>
                <w:b/>
                <w:bCs/>
              </w:rPr>
              <w:t>(</w:t>
            </w:r>
            <w:r>
              <w:rPr>
                <w:b/>
                <w:bCs/>
              </w:rPr>
              <w:t>C</w:t>
            </w:r>
            <w:r w:rsidRPr="00F7088B">
              <w:rPr>
                <w:b/>
                <w:bCs/>
              </w:rPr>
              <w:t>)</w:t>
            </w:r>
            <w:r>
              <w:t xml:space="preserve"> </w:t>
            </w:r>
            <w:ins w:id="265" w:author="Ian Stevenson" w:date="2021-01-02T11:00:00Z">
              <w:r w:rsidR="00D75B39">
                <w:t>shows results from excitatory synapse</w:t>
              </w:r>
            </w:ins>
            <w:ins w:id="266" w:author="Ian Stevenson" w:date="2021-01-02T11:01:00Z">
              <w:r w:rsidR="00D75B39">
                <w:t>s</w:t>
              </w:r>
            </w:ins>
            <w:ins w:id="267" w:author="Ian Stevenson" w:date="2021-01-02T11:00:00Z">
              <w:r w:rsidR="00D75B39">
                <w:t xml:space="preserve"> that strengthen following a change-point</w:t>
              </w:r>
            </w:ins>
            <w:ins w:id="268" w:author="Ian Stevenson" w:date="2021-01-02T11:01:00Z">
              <w:r w:rsidR="00D75B39">
                <w:t xml:space="preserve">, but with three distinct short-term dynamics: </w:t>
              </w:r>
            </w:ins>
            <w:ins w:id="269" w:author="Ian Stevenson" w:date="2021-01-02T11:02:00Z">
              <w:r w:rsidR="00D75B39">
                <w:t xml:space="preserve">facilitating (top), </w:t>
              </w:r>
            </w:ins>
            <w:del w:id="270" w:author="Ian Stevenson" w:date="2021-01-02T11:01:00Z">
              <w:r w:rsidDel="00D75B39">
                <w:delText xml:space="preserve">The fitting results under different types of STP, i.e. </w:delText>
              </w:r>
            </w:del>
            <w:r>
              <w:t>depressi</w:t>
            </w:r>
            <w:del w:id="271" w:author="Ian Stevenson" w:date="2021-01-02T11:02:00Z">
              <w:r w:rsidDel="00D75B39">
                <w:delText>o</w:delText>
              </w:r>
            </w:del>
            <w:r>
              <w:t>n</w:t>
            </w:r>
            <w:ins w:id="272" w:author="Ian Stevenson" w:date="2021-01-02T11:02:00Z">
              <w:r w:rsidR="00D75B39">
                <w:t>g (middle)</w:t>
              </w:r>
            </w:ins>
            <w:r>
              <w:t>,</w:t>
            </w:r>
            <w:ins w:id="273" w:author="Ian Stevenson" w:date="2021-01-02T11:02:00Z">
              <w:r w:rsidR="00D75B39">
                <w:t xml:space="preserve"> or without plasticity (bottom).</w:t>
              </w:r>
            </w:ins>
            <w:del w:id="274" w:author="Ian Stevenson" w:date="2021-01-02T11:02:00Z">
              <w:r w:rsidDel="00D75B39">
                <w:delText xml:space="preserve"> facilitation and no STP. The postsynaptic baseline firing rates are constant and LTPs are step-changing at middle recording time.</w:delText>
              </w:r>
            </w:del>
            <w:r>
              <w:t xml:space="preserve"> </w:t>
            </w:r>
            <w:r w:rsidRPr="00F7088B">
              <w:rPr>
                <w:b/>
                <w:bCs/>
              </w:rPr>
              <w:t>(</w:t>
            </w:r>
            <w:r>
              <w:rPr>
                <w:b/>
                <w:bCs/>
              </w:rPr>
              <w:t>D</w:t>
            </w:r>
            <w:r w:rsidRPr="00F7088B">
              <w:rPr>
                <w:b/>
                <w:bCs/>
              </w:rPr>
              <w:t>)</w:t>
            </w:r>
            <w:r>
              <w:t xml:space="preserve"> </w:t>
            </w:r>
            <w:ins w:id="275" w:author="Ian Stevenson" w:date="2021-01-02T11:03:00Z">
              <w:r w:rsidR="00A45F10">
                <w:t xml:space="preserve">Here the differences in short-term dynamics are apparent when the cross-correlogram is partitioned by </w:t>
              </w:r>
            </w:ins>
            <w:del w:id="276" w:author="Ian Stevenson" w:date="2021-01-02T11:03:00Z">
              <w:r w:rsidDel="00A45F10">
                <w:delText xml:space="preserve">Split cross-correlograms for quartiles of </w:delText>
              </w:r>
            </w:del>
            <w:r>
              <w:t>presynaptic ISI</w:t>
            </w:r>
            <w:del w:id="277" w:author="Ian Stevenson" w:date="2021-01-02T11:03:00Z">
              <w:r w:rsidDel="00A45F10">
                <w:delText>s show these STPs and fitted values</w:delText>
              </w:r>
            </w:del>
            <w:r>
              <w:t>.</w:t>
            </w:r>
          </w:p>
        </w:tc>
      </w:tr>
    </w:tbl>
    <w:p w14:paraId="071C23A4" w14:textId="77777777" w:rsidR="006E7061" w:rsidRDefault="006E7061" w:rsidP="000C7168">
      <w:pPr>
        <w:jc w:val="both"/>
      </w:pPr>
    </w:p>
    <w:p w14:paraId="0B22A3DC" w14:textId="35E35741" w:rsidR="00B8648C" w:rsidRDefault="00A91FAC" w:rsidP="000C7168">
      <w:pPr>
        <w:jc w:val="both"/>
        <w:rPr>
          <w:ins w:id="278" w:author="Ganchao Wei" w:date="2020-12-20T16:02:00Z"/>
        </w:rPr>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 timing-dependent plasticity (STDP).</w:t>
      </w:r>
      <w:r w:rsidRPr="00A91FAC">
        <w:t xml:space="preserve"> </w:t>
      </w:r>
      <w:r>
        <w:t>The modification function is a traditional double-exponential function, similar to data from cortical and hippocampal slices, where the synapse is strengthened when postsynaptic spike</w:t>
      </w:r>
      <w:r w:rsidR="00A70B20">
        <w:t>s</w:t>
      </w:r>
      <w:r>
        <w:t xml:space="preserve"> follow presynaptic spikes and weakened when presynaptic spikes follow postsynaptic spikes. With the presynaptic spike timing again coming from a Poisson GLM, STDP induces slow fluctuations in the synaptic strength of the full model (Fig 3</w:t>
      </w:r>
      <w:ins w:id="279" w:author="Ganchao Wei" w:date="2020-12-21T08:39:00Z">
        <w:r w:rsidR="001D23B0">
          <w:t>A</w:t>
        </w:r>
      </w:ins>
      <w:del w:id="280" w:author="Ganchao Wei" w:date="2020-12-21T08:39:00Z">
        <w:r w:rsidDel="001D23B0">
          <w:delText>B</w:delText>
        </w:r>
      </w:del>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ins w:id="281" w:author="Ganchao Wei" w:date="2020-12-21T08:39:00Z">
        <w:r w:rsidR="001D23B0">
          <w:t>B</w:t>
        </w:r>
      </w:ins>
      <w:del w:id="282" w:author="Ganchao Wei" w:date="2020-12-21T08:39:00Z">
        <w:r w:rsidR="00A70B20" w:rsidDel="001D23B0">
          <w:delText>C</w:delText>
        </w:r>
      </w:del>
      <w:r w:rsidR="00A70B20">
        <w:t>). Although the short-term synaptic effects are visible when partitioning the cross-correlograms</w:t>
      </w:r>
      <w:ins w:id="283" w:author="Ganchao Wei" w:date="2020-12-21T08:40:00Z">
        <w:r w:rsidR="001D23B0">
          <w:t xml:space="preserve"> (Fig 3C)</w:t>
        </w:r>
      </w:ins>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rPr>
          <w:ins w:id="284" w:author="Ganchao Wei" w:date="2020-12-16T09:49:00Z"/>
        </w:trPr>
        <w:tc>
          <w:tcPr>
            <w:tcW w:w="9926" w:type="dxa"/>
          </w:tcPr>
          <w:p w14:paraId="50959074" w14:textId="373CF666" w:rsidR="00C230C6" w:rsidRDefault="007849DF" w:rsidP="000C7168">
            <w:pPr>
              <w:jc w:val="both"/>
              <w:rPr>
                <w:ins w:id="285" w:author="Ganchao Wei" w:date="2020-12-16T09:49:00Z"/>
              </w:rPr>
            </w:pPr>
            <w:ins w:id="286" w:author="Ganchao Wei" w:date="2020-12-16T21:30:00Z">
              <w:r>
                <w:rPr>
                  <w:noProof/>
                </w:rPr>
                <w:lastRenderedPageBreak/>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ins>
          </w:p>
        </w:tc>
      </w:tr>
      <w:tr w:rsidR="00C230C6" w14:paraId="0C059438" w14:textId="77777777" w:rsidTr="00F90F81">
        <w:trPr>
          <w:ins w:id="287" w:author="Ganchao Wei" w:date="2020-12-16T09:49:00Z"/>
        </w:trPr>
        <w:tc>
          <w:tcPr>
            <w:tcW w:w="9926" w:type="dxa"/>
          </w:tcPr>
          <w:p w14:paraId="13ADC259" w14:textId="11863CD4" w:rsidR="00C230C6" w:rsidRDefault="00C230C6" w:rsidP="000677A1">
            <w:pPr>
              <w:jc w:val="both"/>
              <w:rPr>
                <w:ins w:id="288" w:author="Ganchao Wei" w:date="2020-12-16T09:49:00Z"/>
              </w:rPr>
            </w:pPr>
            <w:ins w:id="289" w:author="Ganchao Wei" w:date="2020-12-16T09:50:00Z">
              <w:r>
                <w:rPr>
                  <w:b/>
                  <w:bCs/>
                </w:rPr>
                <w:t xml:space="preserve">Figure 3. </w:t>
              </w:r>
            </w:ins>
            <w:ins w:id="290" w:author="Ian Stevenson" w:date="2020-12-29T14:01:00Z">
              <w:r w:rsidR="000B0239">
                <w:rPr>
                  <w:b/>
                  <w:bCs/>
                </w:rPr>
                <w:t>Tracking naturalistic long-term synaptic dynamics</w:t>
              </w:r>
            </w:ins>
            <w:ins w:id="291" w:author="Ganchao Wei" w:date="2020-12-16T09:50:00Z">
              <w:del w:id="292" w:author="Ian Stevenson" w:date="2020-12-29T14:02:00Z">
                <w:r w:rsidRPr="00A6247E" w:rsidDel="000B0239">
                  <w:rPr>
                    <w:b/>
                    <w:bCs/>
                  </w:rPr>
                  <w:delText>Inference under STDP generated LTP</w:delText>
                </w:r>
              </w:del>
              <w:r>
                <w:rPr>
                  <w:b/>
                  <w:bCs/>
                </w:rPr>
                <w:t xml:space="preserve">. </w:t>
              </w:r>
            </w:ins>
            <w:ins w:id="293" w:author="Ian Stevenson" w:date="2021-01-02T11:07:00Z">
              <w:r w:rsidR="00F90F81">
                <w:rPr>
                  <w:bCs/>
                </w:rPr>
                <w:t xml:space="preserve">Here we simulate an excitatory, depressing synapse with long-term changes </w:t>
              </w:r>
            </w:ins>
            <w:ins w:id="294" w:author="Ganchao Wei" w:date="2020-12-16T09:50:00Z">
              <w:del w:id="295" w:author="Ian Stevenson" w:date="2021-01-02T11:07:00Z">
                <w:r w:rsidDel="00F90F81">
                  <w:delText xml:space="preserve">These plots show one example with LTP </w:delText>
                </w:r>
              </w:del>
              <w:r>
                <w:t>generated by spike-timing dependent plasticity (STDP)</w:t>
              </w:r>
              <w:del w:id="296" w:author="Ian Stevenson" w:date="2021-01-02T11:08:00Z">
                <w:r w:rsidDel="00F90F81">
                  <w:delText xml:space="preserve"> model</w:delText>
                </w:r>
              </w:del>
              <w:r>
                <w:t xml:space="preserve">. </w:t>
              </w:r>
            </w:ins>
            <w:ins w:id="297" w:author="Ian Stevenson" w:date="2021-01-02T11:10:00Z">
              <w:r w:rsidR="00F90F81">
                <w:t xml:space="preserve">The model can accurately track the slow fluctuations in synaptic weight induced by </w:t>
              </w:r>
            </w:ins>
            <w:ins w:id="298" w:author="Ganchao Wei" w:date="2020-12-16T09:50:00Z">
              <w:del w:id="299" w:author="Ian Stevenson" w:date="2021-01-02T11:10:00Z">
                <w:r w:rsidDel="00F90F81">
                  <w:delText>The</w:delText>
                </w:r>
              </w:del>
            </w:ins>
            <w:ins w:id="300" w:author="Ian Stevenson" w:date="2021-01-02T11:10:00Z">
              <w:r w:rsidR="00F90F81">
                <w:t>a double-exponential</w:t>
              </w:r>
            </w:ins>
            <w:ins w:id="301" w:author="Ganchao Wei" w:date="2020-12-16T09:50:00Z">
              <w:r>
                <w:t xml:space="preserve"> </w:t>
              </w:r>
            </w:ins>
            <w:ins w:id="302" w:author="Ian Stevenson" w:date="2021-01-02T11:09:00Z">
              <w:r w:rsidR="00F90F81">
                <w:t>STDP</w:t>
              </w:r>
            </w:ins>
            <w:ins w:id="303" w:author="Ian Stevenson" w:date="2021-01-02T11:08:00Z">
              <w:r w:rsidR="00F90F81">
                <w:t xml:space="preserve"> </w:t>
              </w:r>
            </w:ins>
            <w:ins w:id="304" w:author="Ganchao Wei" w:date="2020-12-16T09:50:00Z">
              <w:del w:id="305" w:author="Ian Stevenson" w:date="2021-01-02T11:08:00Z">
                <w:r w:rsidDel="00F90F81">
                  <w:delText>modification function for</w:delText>
                </w:r>
              </w:del>
            </w:ins>
            <w:ins w:id="306" w:author="Ian Stevenson" w:date="2021-01-02T11:08:00Z">
              <w:r w:rsidR="00F90F81">
                <w:t>learning rule</w:t>
              </w:r>
            </w:ins>
            <w:ins w:id="307" w:author="Ganchao Wei" w:date="2020-12-16T09:50:00Z">
              <w:del w:id="308" w:author="Ian Stevenson" w:date="2021-01-02T11:08:00Z">
                <w:r w:rsidDel="00F90F81">
                  <w:delText xml:space="preserve"> LTP in STDP model is </w:delText>
                </w:r>
              </w:del>
              <w:del w:id="309" w:author="Ian Stevenson" w:date="2021-01-02T11:09:00Z">
                <w:r w:rsidDel="00F90F81">
                  <w:delText xml:space="preserve">a </w:delText>
                </w:r>
              </w:del>
              <w:del w:id="310" w:author="Ian Stevenson" w:date="2021-01-02T11:10:00Z">
                <w:r w:rsidDel="00F90F81">
                  <w:delText>double-exponential</w:delText>
                </w:r>
              </w:del>
            </w:ins>
            <w:ins w:id="311" w:author="Ian Stevenson" w:date="2021-01-02T11:09:00Z">
              <w:r w:rsidR="00F90F81">
                <w:t xml:space="preserve"> </w:t>
              </w:r>
              <w:r w:rsidR="00F90F81" w:rsidRPr="00F90F81">
                <w:rPr>
                  <w:b/>
                  <w:rPrChange w:id="312" w:author="Ian Stevenson" w:date="2021-01-02T11:10:00Z">
                    <w:rPr/>
                  </w:rPrChange>
                </w:rPr>
                <w:t>(A)</w:t>
              </w:r>
            </w:ins>
            <w:ins w:id="313" w:author="Ian Stevenson" w:date="2021-01-02T11:11:00Z">
              <w:r w:rsidR="00F90F81">
                <w:t xml:space="preserve">, as well as the modification function that generates short-term dynamics </w:t>
              </w:r>
              <w:r w:rsidR="00F90F81" w:rsidRPr="00F90F81">
                <w:rPr>
                  <w:b/>
                  <w:rPrChange w:id="314" w:author="Ian Stevenson" w:date="2021-01-02T11:11:00Z">
                    <w:rPr/>
                  </w:rPrChange>
                </w:rPr>
                <w:t>(B)</w:t>
              </w:r>
            </w:ins>
            <w:ins w:id="315" w:author="Ganchao Wei" w:date="2020-12-16T09:50:00Z">
              <w:del w:id="316" w:author="Ian Stevenson" w:date="2021-01-02T11:09:00Z">
                <w:r w:rsidDel="00F90F81">
                  <w:delText xml:space="preserve"> function</w:delText>
                </w:r>
              </w:del>
              <w:r>
                <w:t xml:space="preserve">. </w:t>
              </w:r>
            </w:ins>
            <w:ins w:id="317" w:author="Ian Stevenson" w:date="2021-01-02T11:13:00Z">
              <w:r w:rsidR="000677A1">
                <w:t xml:space="preserve">As before, </w:t>
              </w:r>
            </w:ins>
            <w:ins w:id="318" w:author="Ganchao Wei" w:date="2020-12-16T09:50:00Z">
              <w:del w:id="319" w:author="Ian Stevenson" w:date="2021-01-02T11:12:00Z">
                <w:r w:rsidDel="00F90F81">
                  <w:delText>The baseline</w:delText>
                </w:r>
              </w:del>
            </w:ins>
            <w:ins w:id="320" w:author="Ganchao Wei" w:date="2020-12-20T09:44:00Z">
              <w:del w:id="321" w:author="Ian Stevenson" w:date="2021-01-02T11:12:00Z">
                <w:r w:rsidR="004B507C" w:rsidDel="00F90F81">
                  <w:delText xml:space="preserve"> firing rate for postsynaptic neuron is set to 15Hz</w:delText>
                </w:r>
              </w:del>
            </w:ins>
            <w:ins w:id="322" w:author="Ganchao Wei" w:date="2020-12-20T18:50:00Z">
              <w:del w:id="323" w:author="Ian Stevenson" w:date="2021-01-02T11:12:00Z">
                <w:r w:rsidR="002F1B7E" w:rsidDel="00F90F81">
                  <w:delText xml:space="preserve"> and</w:delText>
                </w:r>
              </w:del>
            </w:ins>
            <w:ins w:id="324" w:author="Ganchao Wei" w:date="2020-12-20T09:45:00Z">
              <w:del w:id="325" w:author="Ian Stevenson" w:date="2021-01-02T11:12:00Z">
                <w:r w:rsidR="004B507C" w:rsidDel="00F90F81">
                  <w:delText xml:space="preserve"> </w:delText>
                </w:r>
              </w:del>
            </w:ins>
            <w:ins w:id="326" w:author="Ganchao Wei" w:date="2020-12-20T18:50:00Z">
              <w:del w:id="327" w:author="Ian Stevenson" w:date="2021-01-02T11:12:00Z">
                <w:r w:rsidR="002F1B7E" w:rsidDel="00F90F81">
                  <w:delText>t</w:delText>
                </w:r>
              </w:del>
            </w:ins>
            <w:ins w:id="328" w:author="Ganchao Wei" w:date="2020-12-20T09:45:00Z">
              <w:del w:id="329" w:author="Ian Stevenson" w:date="2021-01-02T11:12:00Z">
                <w:r w:rsidR="004B507C" w:rsidDel="00F90F81">
                  <w:delText>he</w:delText>
                </w:r>
              </w:del>
            </w:ins>
            <w:ins w:id="330" w:author="Ganchao Wei" w:date="2020-12-16T09:50:00Z">
              <w:del w:id="331" w:author="Ian Stevenson" w:date="2021-01-02T11:12:00Z">
                <w:r w:rsidDel="00F90F81">
                  <w:delText xml:space="preserve"> STP is depression.</w:delText>
                </w:r>
              </w:del>
            </w:ins>
            <w:ins w:id="332" w:author="Ganchao Wei" w:date="2020-12-20T18:47:00Z">
              <w:del w:id="333" w:author="Ian Stevenson" w:date="2021-01-02T11:12:00Z">
                <w:r w:rsidR="006A445B" w:rsidDel="00F90F81">
                  <w:delText xml:space="preserve"> Dashed lines </w:delText>
                </w:r>
              </w:del>
              <w:del w:id="334" w:author="Ian Stevenson" w:date="2021-01-02T11:11:00Z">
                <w:r w:rsidR="006A445B" w:rsidDel="00F90F81">
                  <w:delText>show</w:delText>
                </w:r>
              </w:del>
              <w:del w:id="335" w:author="Ian Stevenson" w:date="2021-01-02T11:12:00Z">
                <w:r w:rsidR="006A445B" w:rsidDel="00F90F81">
                  <w:delText xml:space="preserve"> standard error.</w:delText>
                </w:r>
              </w:del>
            </w:ins>
            <w:ins w:id="336" w:author="Ganchao Wei" w:date="2020-12-16T09:50:00Z">
              <w:del w:id="337" w:author="Ian Stevenson" w:date="2021-01-02T11:12:00Z">
                <w:r w:rsidDel="00F90F81">
                  <w:delText xml:space="preserve"> </w:delText>
                </w:r>
                <w:r w:rsidRPr="00B1460D" w:rsidDel="00F90F81">
                  <w:rPr>
                    <w:b/>
                    <w:bCs/>
                  </w:rPr>
                  <w:delText>(A)</w:delText>
                </w:r>
              </w:del>
            </w:ins>
            <w:ins w:id="338" w:author="Ganchao Wei" w:date="2020-12-20T09:45:00Z">
              <w:del w:id="339" w:author="Ian Stevenson" w:date="2021-01-02T11:12:00Z">
                <w:r w:rsidR="004B507C" w:rsidDel="00F90F81">
                  <w:rPr>
                    <w:b/>
                    <w:bCs/>
                  </w:rPr>
                  <w:delText xml:space="preserve"> </w:delText>
                </w:r>
                <w:r w:rsidR="004B507C" w:rsidRPr="002F545A" w:rsidDel="00F90F81">
                  <w:delText>and</w:delText>
                </w:r>
              </w:del>
            </w:ins>
            <w:ins w:id="340" w:author="Ganchao Wei" w:date="2020-12-16T09:50:00Z">
              <w:del w:id="341" w:author="Ian Stevenson" w:date="2021-01-02T11:12:00Z">
                <w:r w:rsidRPr="00B1460D" w:rsidDel="00F90F81">
                  <w:rPr>
                    <w:b/>
                    <w:bCs/>
                  </w:rPr>
                  <w:delText xml:space="preserve"> (B) </w:delText>
                </w:r>
                <w:r w:rsidDel="00F90F81">
                  <w:delText>show fitted results for LTP and STP</w:delText>
                </w:r>
              </w:del>
            </w:ins>
            <w:ins w:id="342" w:author="Ganchao Wei" w:date="2020-12-20T18:51:00Z">
              <w:del w:id="343" w:author="Ian Stevenson" w:date="2021-01-02T11:12:00Z">
                <w:r w:rsidR="002F1B7E" w:rsidDel="00F90F81">
                  <w:delText xml:space="preserve"> (modification function)</w:delText>
                </w:r>
              </w:del>
            </w:ins>
            <w:ins w:id="344" w:author="Ganchao Wei" w:date="2020-12-16T09:50:00Z">
              <w:del w:id="345" w:author="Ian Stevenson" w:date="2021-01-02T11:12:00Z">
                <w:r w:rsidDel="00F90F81">
                  <w:delText xml:space="preserve">. </w:delText>
                </w:r>
                <w:r w:rsidRPr="00A6247E" w:rsidDel="00F90F81">
                  <w:rPr>
                    <w:b/>
                    <w:bCs/>
                  </w:rPr>
                  <w:delText>(</w:delText>
                </w:r>
              </w:del>
            </w:ins>
            <w:ins w:id="346" w:author="Ganchao Wei" w:date="2020-12-20T09:45:00Z">
              <w:del w:id="347" w:author="Ian Stevenson" w:date="2021-01-02T11:12:00Z">
                <w:r w:rsidR="004B507C" w:rsidDel="00F90F81">
                  <w:rPr>
                    <w:b/>
                    <w:bCs/>
                  </w:rPr>
                  <w:delText>C</w:delText>
                </w:r>
              </w:del>
            </w:ins>
            <w:ins w:id="348" w:author="Ganchao Wei" w:date="2020-12-16T09:50:00Z">
              <w:del w:id="349" w:author="Ian Stevenson" w:date="2021-01-02T11:12:00Z">
                <w:r w:rsidRPr="00A6247E" w:rsidDel="00F90F81">
                  <w:rPr>
                    <w:b/>
                    <w:bCs/>
                  </w:rPr>
                  <w:delText>)</w:delText>
                </w:r>
                <w:r w:rsidDel="00F90F81">
                  <w:delText xml:space="preserve"> </w:delText>
                </w:r>
              </w:del>
              <w:del w:id="350" w:author="Ian Stevenson" w:date="2021-01-02T11:13:00Z">
                <w:r w:rsidDel="000677A1">
                  <w:delText xml:space="preserve">The STP can be visualized by splitting cross-correlogram </w:delText>
                </w:r>
              </w:del>
            </w:ins>
            <w:ins w:id="351" w:author="Ganchao Wei" w:date="2020-12-20T18:48:00Z">
              <w:del w:id="352" w:author="Ian Stevenson" w:date="2021-01-02T11:13:00Z">
                <w:r w:rsidR="006A445B" w:rsidDel="000677A1">
                  <w:delText>according to</w:delText>
                </w:r>
              </w:del>
            </w:ins>
            <w:ins w:id="353" w:author="Ganchao Wei" w:date="2020-12-16T09:50:00Z">
              <w:del w:id="354" w:author="Ian Stevenson" w:date="2021-01-02T11:13:00Z">
                <w:r w:rsidDel="000677A1">
                  <w:delText xml:space="preserve"> quartiles of presynaptic ISIs.</w:delText>
                </w:r>
              </w:del>
            </w:ins>
            <w:ins w:id="355" w:author="Ian Stevenson" w:date="2021-01-02T11:13:00Z">
              <w:r w:rsidR="00F90F81">
                <w:t>the short-term dynamics are</w:t>
              </w:r>
              <w:r w:rsidR="000677A1">
                <w:t xml:space="preserve"> also</w:t>
              </w:r>
              <w:r w:rsidR="00F90F81">
                <w:t xml:space="preserve"> apparent when the cross-correlogram is partitioned by presynaptic ISI. </w:t>
              </w:r>
            </w:ins>
            <w:ins w:id="356" w:author="Ian Stevenson" w:date="2021-01-02T11:12:00Z">
              <w:r w:rsidR="00F90F81">
                <w:t>Here the baseline firing rate for postsynaptic neuron is set to 15Hz, and dashed lines denote standard error.</w:t>
              </w:r>
            </w:ins>
            <w:ins w:id="357" w:author="Ganchao Wei" w:date="2020-12-16T09:50:00Z">
              <w:r>
                <w:t xml:space="preserve"> </w:t>
              </w:r>
            </w:ins>
          </w:p>
        </w:tc>
      </w:tr>
    </w:tbl>
    <w:p w14:paraId="3E2A45BC" w14:textId="455108CE" w:rsidR="008E58AC" w:rsidRDefault="008E58AC" w:rsidP="000C7168">
      <w:pPr>
        <w:jc w:val="both"/>
        <w:rPr>
          <w:ins w:id="358" w:author="Ganchao Wei" w:date="2020-12-16T09:50:00Z"/>
        </w:rPr>
      </w:pPr>
    </w:p>
    <w:p w14:paraId="50CBB1C2" w14:textId="76FB17D2" w:rsidR="00C230C6" w:rsidRDefault="00C230C6" w:rsidP="000C7168">
      <w:pPr>
        <w:jc w:val="both"/>
        <w:rPr>
          <w:ins w:id="359" w:author="Ganchao Wei" w:date="2020-12-16T09:49:00Z"/>
        </w:rPr>
      </w:pPr>
      <w:ins w:id="360" w:author="Ganchao Wei" w:date="2020-12-16T09:50:00Z">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w:ins>
      <m:oMath>
        <m:sSub>
          <m:sSubPr>
            <m:ctrlPr>
              <w:ins w:id="361" w:author="Ganchao Wei" w:date="2020-12-16T09:50:00Z">
                <w:rPr>
                  <w:rFonts w:ascii="Cambria Math" w:hAnsi="Cambria Math"/>
                  <w:i/>
                </w:rPr>
              </w:ins>
            </m:ctrlPr>
          </m:sSubPr>
          <m:e>
            <m:r>
              <w:ins w:id="362" w:author="Ganchao Wei" w:date="2020-12-16T09:50:00Z">
                <w:rPr>
                  <w:rFonts w:ascii="Cambria Math" w:hAnsi="Cambria Math"/>
                </w:rPr>
                <m:t>w</m:t>
              </w:ins>
            </m:r>
          </m:e>
          <m:sub>
            <m:r>
              <w:ins w:id="363" w:author="Ganchao Wei" w:date="2020-12-16T09:50:00Z">
                <w:rPr>
                  <w:rFonts w:ascii="Cambria Math" w:hAnsi="Cambria Math"/>
                </w:rPr>
                <m:t>S</m:t>
              </w:ins>
            </m:r>
          </m:sub>
        </m:sSub>
      </m:oMath>
      <w:ins w:id="364" w:author="Ganchao Wei" w:date="2020-12-16T09:50:00Z">
        <w:r>
          <w:t xml:space="preserve"> is positive and decays to a baseline value of </w:t>
        </w:r>
      </w:ins>
      <m:oMath>
        <m:r>
          <w:ins w:id="365" w:author="Ganchao Wei" w:date="2020-12-16T09:50:00Z">
            <w:rPr>
              <w:rFonts w:ascii="Cambria Math" w:hAnsi="Cambria Math"/>
            </w:rPr>
            <m:t>1</m:t>
          </w:ins>
        </m:r>
      </m:oMath>
      <w:ins w:id="366" w:author="Ganchao Wei" w:date="2020-12-16T09:50:00Z">
        <w:r>
          <w:t xml:space="preserve"> such that the sign of the long-term effect </w:t>
        </w:r>
      </w:ins>
      <m:oMath>
        <m:sSub>
          <m:sSubPr>
            <m:ctrlPr>
              <w:ins w:id="367" w:author="Ganchao Wei" w:date="2020-12-16T09:50:00Z">
                <w:rPr>
                  <w:rFonts w:ascii="Cambria Math" w:hAnsi="Cambria Math"/>
                  <w:i/>
                </w:rPr>
              </w:ins>
            </m:ctrlPr>
          </m:sSubPr>
          <m:e>
            <m:r>
              <w:ins w:id="368" w:author="Ganchao Wei" w:date="2020-12-16T09:50:00Z">
                <w:rPr>
                  <w:rFonts w:ascii="Cambria Math" w:hAnsi="Cambria Math"/>
                </w:rPr>
                <m:t>w</m:t>
              </w:ins>
            </m:r>
          </m:e>
          <m:sub>
            <m:r>
              <w:ins w:id="369" w:author="Ganchao Wei" w:date="2020-12-16T09:50:00Z">
                <w:rPr>
                  <w:rFonts w:ascii="Cambria Math" w:hAnsi="Cambria Math"/>
                </w:rPr>
                <m:t>L</m:t>
              </w:ins>
            </m:r>
          </m:sub>
        </m:sSub>
      </m:oMath>
      <w:ins w:id="370" w:author="Ganchao Wei" w:date="2020-12-16T09:50:00Z">
        <w:r>
          <w:t xml:space="preserve"> effectively determines whether the synapse is excitatory </w:t>
        </w:r>
      </w:ins>
      <m:oMath>
        <m:r>
          <w:ins w:id="371" w:author="Ganchao Wei" w:date="2020-12-16T09:50:00Z">
            <w:rPr>
              <w:rFonts w:ascii="Cambria Math" w:hAnsi="Cambria Math"/>
            </w:rPr>
            <m:t>&gt;0</m:t>
          </w:ins>
        </m:r>
      </m:oMath>
      <w:ins w:id="372" w:author="Ganchao Wei" w:date="2020-12-16T09:50:00Z">
        <w:r>
          <w:t xml:space="preserve"> or inhibitory </w:t>
        </w:r>
      </w:ins>
      <m:oMath>
        <m:r>
          <w:ins w:id="373" w:author="Ganchao Wei" w:date="2020-12-16T09:50:00Z">
            <w:rPr>
              <w:rFonts w:ascii="Cambria Math" w:hAnsi="Cambria Math"/>
            </w:rPr>
            <m:t>&lt;0</m:t>
          </w:ins>
        </m:r>
      </m:oMath>
      <w:ins w:id="374" w:author="Ganchao Wei" w:date="2020-12-16T09:50:00Z">
        <w:r>
          <w:t>. As before, both short- and long-term synaptic effects can be estimated when simulating from the full model (Fig 4).</w:t>
        </w:r>
      </w:ins>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5" w:author="Ganchao Wei" w:date="2020-12-20T15:58:00Z">
          <w:tblPr>
            <w:tblStyle w:val="TableGrid"/>
            <w:tblW w:w="0" w:type="auto"/>
            <w:tblLook w:val="04A0" w:firstRow="1" w:lastRow="0" w:firstColumn="1" w:lastColumn="0" w:noHBand="0" w:noVBand="1"/>
          </w:tblPr>
        </w:tblPrChange>
      </w:tblPr>
      <w:tblGrid>
        <w:gridCol w:w="9936"/>
        <w:tblGridChange w:id="376">
          <w:tblGrid>
            <w:gridCol w:w="9936"/>
          </w:tblGrid>
        </w:tblGridChange>
      </w:tblGrid>
      <w:tr w:rsidR="009D7A4E" w14:paraId="4727A893" w14:textId="77777777" w:rsidTr="00A12C49">
        <w:tc>
          <w:tcPr>
            <w:tcW w:w="9926" w:type="dxa"/>
            <w:tcPrChange w:id="377" w:author="Ganchao Wei" w:date="2020-12-20T15:58:00Z">
              <w:tcPr>
                <w:tcW w:w="9926" w:type="dxa"/>
                <w:tcBorders>
                  <w:top w:val="nil"/>
                  <w:left w:val="nil"/>
                  <w:bottom w:val="nil"/>
                  <w:right w:val="nil"/>
                </w:tcBorders>
              </w:tcPr>
            </w:tcPrChange>
          </w:tcPr>
          <w:p w14:paraId="6AAB429E" w14:textId="3C10B519" w:rsidR="009D7A4E" w:rsidRDefault="007849DF" w:rsidP="00922CF7">
            <w:pPr>
              <w:jc w:val="both"/>
            </w:pPr>
            <w:ins w:id="378" w:author="Ganchao Wei" w:date="2020-12-16T21:30:00Z">
              <w:r>
                <w:rPr>
                  <w:noProof/>
                </w:rPr>
                <w:lastRenderedPageBreak/>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ins>
          </w:p>
        </w:tc>
      </w:tr>
      <w:tr w:rsidR="009D7A4E" w14:paraId="222D375E" w14:textId="77777777" w:rsidTr="00F81A6E">
        <w:tc>
          <w:tcPr>
            <w:tcW w:w="9926" w:type="dxa"/>
          </w:tcPr>
          <w:p w14:paraId="577AEEEF" w14:textId="20685DB0" w:rsidR="006E5E8E" w:rsidRPr="00F81A6E" w:rsidRDefault="009D7A4E" w:rsidP="00922CF7">
            <w:pPr>
              <w:jc w:val="both"/>
            </w:pPr>
            <w:r>
              <w:rPr>
                <w:b/>
                <w:bCs/>
              </w:rPr>
              <w:t>Figure 4.</w:t>
            </w:r>
            <w:del w:id="379" w:author="Stevenson, Ian" w:date="2021-01-05T09:50:00Z">
              <w:r w:rsidDel="00F81A6E">
                <w:rPr>
                  <w:b/>
                  <w:bCs/>
                </w:rPr>
                <w:delText xml:space="preserve"> </w:delText>
              </w:r>
              <w:r w:rsidR="00F81A6E" w:rsidDel="00F81A6E">
                <w:rPr>
                  <w:b/>
                  <w:bCs/>
                </w:rPr>
                <w:delText>Tracking the long- and short-term dynamics of an</w:delText>
              </w:r>
              <w:r w:rsidRPr="00B1460D" w:rsidDel="00F81A6E">
                <w:rPr>
                  <w:b/>
                  <w:bCs/>
                </w:rPr>
                <w:delText xml:space="preserve"> inhibitory synapse</w:delText>
              </w:r>
            </w:del>
            <w:ins w:id="380" w:author="Stevenson, Ian" w:date="2021-01-05T09:50:00Z">
              <w:r w:rsidR="00F81A6E">
                <w:rPr>
                  <w:b/>
                  <w:bCs/>
                </w:rPr>
                <w:t xml:space="preserve"> Tracking the long- and short-term dynamics of an</w:t>
              </w:r>
              <w:r w:rsidR="00F81A6E" w:rsidRPr="00B1460D">
                <w:rPr>
                  <w:b/>
                  <w:bCs/>
                </w:rPr>
                <w:t xml:space="preserve"> inhibitory synapse</w:t>
              </w:r>
            </w:ins>
            <w:r>
              <w:rPr>
                <w:b/>
                <w:bCs/>
              </w:rPr>
              <w:t xml:space="preserve">. </w:t>
            </w:r>
            <w:ins w:id="381" w:author="Stevenson, Ian" w:date="2021-01-05T09:51:00Z">
              <w:r w:rsidR="00F81A6E" w:rsidRPr="00F81A6E">
                <w:rPr>
                  <w:rPrChange w:id="382" w:author="Stevenson, Ian" w:date="2021-01-05T09:51:00Z">
                    <w:rPr>
                      <w:b/>
                      <w:bCs/>
                    </w:rPr>
                  </w:rPrChange>
                </w:rPr>
                <w:t>Here we</w:t>
              </w:r>
              <w:r w:rsidR="00F81A6E">
                <w:t xml:space="preserve"> simulate the spiking of pre- and postsynaptic neurons connected by an in</w:t>
              </w:r>
            </w:ins>
            <w:del w:id="383" w:author="Stevenson, Ian" w:date="2021-01-05T09:51:00Z">
              <w:r w:rsidDel="00F81A6E">
                <w:delText>These plots show one example for estimations on in</w:delText>
              </w:r>
            </w:del>
            <w:r>
              <w:t>hibitory synapse</w:t>
            </w:r>
            <w:ins w:id="384" w:author="Stevenson, Ian" w:date="2021-01-05T09:51:00Z">
              <w:r w:rsidR="00F81A6E">
                <w:t xml:space="preserve"> with depressing short-term dynamics</w:t>
              </w:r>
            </w:ins>
            <w:r>
              <w:t xml:space="preserve">. </w:t>
            </w:r>
            <w:r w:rsidR="006A445B">
              <w:t>The</w:t>
            </w:r>
            <w:r>
              <w:t xml:space="preserve"> baseline firing rate </w:t>
            </w:r>
            <w:del w:id="385" w:author="Stevenson, Ian" w:date="2021-01-05T09:51:00Z">
              <w:r w:rsidDel="00F81A6E">
                <w:delText xml:space="preserve">is </w:delText>
              </w:r>
            </w:del>
            <w:r w:rsidR="000C4E1C">
              <w:t xml:space="preserve">for postsynaptic neuron is set to </w:t>
            </w:r>
            <w:commentRangeStart w:id="386"/>
            <w:commentRangeStart w:id="387"/>
            <w:r w:rsidR="000C4E1C">
              <w:t>400Hz</w:t>
            </w:r>
            <w:commentRangeEnd w:id="386"/>
            <w:r w:rsidR="000C4E1C">
              <w:rPr>
                <w:rStyle w:val="CommentReference"/>
              </w:rPr>
              <w:commentReference w:id="386"/>
            </w:r>
            <w:commentRangeEnd w:id="387"/>
            <w:r w:rsidR="00702BD7">
              <w:rPr>
                <w:rStyle w:val="CommentReference"/>
              </w:rPr>
              <w:commentReference w:id="387"/>
            </w:r>
            <w:del w:id="388" w:author="Stevenson, Ian" w:date="2021-01-05T09:52:00Z">
              <w:r w:rsidDel="00F81A6E">
                <w:delText>,</w:delText>
              </w:r>
            </w:del>
            <w:ins w:id="389" w:author="Stevenson, Ian" w:date="2021-01-05T09:52:00Z">
              <w:r w:rsidR="00F81A6E">
                <w:t xml:space="preserve">. The model accurately tracks the long-term synaptic weight as it weakens following a change-point </w:t>
              </w:r>
              <w:r w:rsidR="00F81A6E" w:rsidRPr="00F81A6E">
                <w:rPr>
                  <w:b/>
                  <w:bCs/>
                  <w:rPrChange w:id="390" w:author="Stevenson, Ian" w:date="2021-01-05T09:52:00Z">
                    <w:rPr/>
                  </w:rPrChange>
                </w:rPr>
                <w:t>(A)</w:t>
              </w:r>
              <w:r w:rsidR="00F81A6E">
                <w:t xml:space="preserve">, and accurately fits the modification function </w:t>
              </w:r>
            </w:ins>
            <w:ins w:id="391" w:author="Stevenson, Ian" w:date="2021-01-05T09:53:00Z">
              <w:r w:rsidR="00F81A6E">
                <w:t xml:space="preserve">that governs short-term depression </w:t>
              </w:r>
              <w:r w:rsidR="00F81A6E" w:rsidRPr="00F81A6E">
                <w:rPr>
                  <w:b/>
                  <w:bCs/>
                  <w:rPrChange w:id="392" w:author="Stevenson, Ian" w:date="2021-01-05T09:53:00Z">
                    <w:rPr/>
                  </w:rPrChange>
                </w:rPr>
                <w:t>(B)</w:t>
              </w:r>
            </w:ins>
            <w:ins w:id="393" w:author="Stevenson, Ian" w:date="2021-01-05T09:52:00Z">
              <w:r w:rsidR="00F81A6E">
                <w:t xml:space="preserve">. </w:t>
              </w:r>
            </w:ins>
            <w:del w:id="394" w:author="Stevenson, Ian" w:date="2021-01-05T09:52:00Z">
              <w:r w:rsidDel="00F81A6E">
                <w:delText xml:space="preserve"> the LT</w:delText>
              </w:r>
              <w:r w:rsidR="000C4E1C" w:rsidDel="00F81A6E">
                <w:delText>D</w:delText>
              </w:r>
              <w:r w:rsidDel="00F81A6E">
                <w:delText xml:space="preserve"> </w:delText>
              </w:r>
              <w:r w:rsidR="000C4E1C" w:rsidDel="00F81A6E">
                <w:delText>changes instantaneously midway</w:delText>
              </w:r>
              <w:r w:rsidDel="00F81A6E">
                <w:delText xml:space="preserve"> and STP is depression. </w:delText>
              </w:r>
            </w:del>
            <w:r w:rsidR="006A445B">
              <w:t xml:space="preserve">Dashed lines show standard error. </w:t>
            </w:r>
            <w:ins w:id="395" w:author="Stevenson, Ian" w:date="2021-01-05T09:54:00Z">
              <w:r w:rsidR="00F81A6E">
                <w:t xml:space="preserve">The long- and short-term dynamics are apparent when </w:t>
              </w:r>
            </w:ins>
            <w:del w:id="396" w:author="Stevenson, Ian" w:date="2021-01-05T09:53:00Z">
              <w:r w:rsidRPr="00B1460D" w:rsidDel="00F81A6E">
                <w:rPr>
                  <w:b/>
                  <w:bCs/>
                </w:rPr>
                <w:delText>(A)</w:delText>
              </w:r>
              <w:r w:rsidR="000C4E1C" w:rsidDel="00F81A6E">
                <w:rPr>
                  <w:b/>
                  <w:bCs/>
                </w:rPr>
                <w:delText xml:space="preserve"> </w:delText>
              </w:r>
              <w:r w:rsidR="000C4E1C" w:rsidRPr="00F81A6E" w:rsidDel="00F81A6E">
                <w:delText>and</w:delText>
              </w:r>
              <w:r w:rsidRPr="00B1460D" w:rsidDel="00F81A6E">
                <w:rPr>
                  <w:b/>
                  <w:bCs/>
                </w:rPr>
                <w:delText xml:space="preserve"> (B)</w:delText>
              </w:r>
              <w:r w:rsidDel="00F81A6E">
                <w:delText xml:space="preserve"> show fitted results for LT</w:delText>
              </w:r>
              <w:r w:rsidR="000C4E1C" w:rsidDel="00F81A6E">
                <w:delText>D</w:delText>
              </w:r>
              <w:r w:rsidDel="00F81A6E">
                <w:delText xml:space="preserve"> and STP</w:delText>
              </w:r>
              <w:r w:rsidR="002F1B7E" w:rsidDel="00F81A6E">
                <w:delText xml:space="preserve"> (modification function)</w:delText>
              </w:r>
              <w:r w:rsidDel="00F81A6E">
                <w:delText xml:space="preserve">. </w:delText>
              </w:r>
            </w:del>
            <w:del w:id="397" w:author="Stevenson, Ian" w:date="2021-01-05T09:54:00Z">
              <w:r w:rsidDel="00F81A6E">
                <w:delText xml:space="preserve">By </w:delText>
              </w:r>
            </w:del>
            <w:r>
              <w:t xml:space="preserve">splitting </w:t>
            </w:r>
            <w:ins w:id="398" w:author="Stevenson, Ian" w:date="2021-01-05T09:53:00Z">
              <w:r w:rsidR="00F81A6E">
                <w:t xml:space="preserve">the </w:t>
              </w:r>
            </w:ins>
            <w:r>
              <w:t xml:space="preserve">cross-correlogram </w:t>
            </w:r>
            <w:del w:id="399" w:author="Stevenson, Ian" w:date="2021-01-05T09:53:00Z">
              <w:r w:rsidDel="00F81A6E">
                <w:delText xml:space="preserve">for quartiles of </w:delText>
              </w:r>
            </w:del>
            <w:ins w:id="400" w:author="Stevenson, Ian" w:date="2021-01-05T09:53:00Z">
              <w:r w:rsidR="00F81A6E">
                <w:t xml:space="preserve">by </w:t>
              </w:r>
            </w:ins>
            <w:r>
              <w:t xml:space="preserve">recording time </w:t>
            </w:r>
            <w:r w:rsidRPr="00B1460D">
              <w:rPr>
                <w:b/>
                <w:bCs/>
              </w:rPr>
              <w:t>(</w:t>
            </w:r>
            <w:r w:rsidR="000C4E1C">
              <w:rPr>
                <w:b/>
                <w:bCs/>
              </w:rPr>
              <w:t>C</w:t>
            </w:r>
            <w:r w:rsidRPr="00B1460D">
              <w:rPr>
                <w:b/>
                <w:bCs/>
              </w:rPr>
              <w:t>)</w:t>
            </w:r>
            <w:r>
              <w:t xml:space="preserve"> </w:t>
            </w:r>
            <w:del w:id="401" w:author="Stevenson, Ian" w:date="2021-01-05T09:53:00Z">
              <w:r w:rsidDel="00F81A6E">
                <w:delText xml:space="preserve">and </w:delText>
              </w:r>
            </w:del>
            <w:ins w:id="402" w:author="Stevenson, Ian" w:date="2021-01-05T09:53:00Z">
              <w:r w:rsidR="00F81A6E">
                <w:t xml:space="preserve">or </w:t>
              </w:r>
            </w:ins>
            <w:r>
              <w:t xml:space="preserve">presynaptic ISIs </w:t>
            </w:r>
            <w:r w:rsidRPr="00B1460D">
              <w:rPr>
                <w:b/>
                <w:bCs/>
              </w:rPr>
              <w:t>(</w:t>
            </w:r>
            <w:r w:rsidR="000C4E1C">
              <w:rPr>
                <w:b/>
                <w:bCs/>
              </w:rPr>
              <w:t>D</w:t>
            </w:r>
            <w:r w:rsidRPr="00B1460D">
              <w:rPr>
                <w:b/>
                <w:bCs/>
              </w:rPr>
              <w:t>)</w:t>
            </w:r>
            <w:ins w:id="403" w:author="Stevenson, Ian" w:date="2021-01-05T09:55:00Z">
              <w:r w:rsidR="00F81A6E">
                <w:t>, respectively</w:t>
              </w:r>
            </w:ins>
            <w:del w:id="404" w:author="Stevenson, Ian" w:date="2021-01-05T09:54:00Z">
              <w:r w:rsidDel="00F81A6E">
                <w:delText>, we can show corresponding LT</w:delText>
              </w:r>
              <w:r w:rsidR="000C4E1C" w:rsidDel="00F81A6E">
                <w:delText>D</w:delText>
              </w:r>
              <w:r w:rsidDel="00F81A6E">
                <w:delText xml:space="preserve"> and STP</w:delText>
              </w:r>
            </w:del>
            <w:r>
              <w:t>.</w:t>
            </w:r>
            <w:del w:id="405" w:author="Stevenson, Ian" w:date="2021-01-05T09:55:00Z">
              <w:r w:rsidR="006E5E8E" w:rsidDel="00F81A6E">
                <w:delText xml:space="preserve"> </w:delText>
              </w:r>
            </w:del>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406" w:author="Ganchao Wei" w:date="2020-12-20T09:57:00Z">
                <w:rPr>
                  <w:rFonts w:ascii="Cambria Math" w:hAnsi="Cambria Math"/>
                  <w:i/>
                </w:rPr>
              </w:ins>
            </m:ctrlPr>
          </m:sSubPr>
          <m:e>
            <m:r>
              <w:rPr>
                <w:rFonts w:ascii="Cambria Math" w:hAnsi="Cambria Math"/>
              </w:rPr>
              <m:t>Q</m:t>
            </m:r>
          </m:e>
          <m:sub>
            <m:sSub>
              <m:sSubPr>
                <m:ctrlPr>
                  <w:ins w:id="407" w:author="Ganchao Wei" w:date="2020-12-20T09:57:00Z">
                    <w:rPr>
                      <w:rFonts w:ascii="Cambria Math" w:hAnsi="Cambria Math"/>
                      <w:i/>
                    </w:rPr>
                  </w:ins>
                </m:ctrlPr>
              </m:sSubPr>
              <m:e>
                <m:r>
                  <w:ins w:id="408" w:author="Ganchao Wei" w:date="2020-12-20T09:57:00Z">
                    <w:rPr>
                      <w:rFonts w:ascii="Cambria Math" w:hAnsi="Cambria Math"/>
                    </w:rPr>
                    <m:t>β</m:t>
                  </w:ins>
                </m:r>
              </m:e>
              <m:sub>
                <m:r>
                  <w:ins w:id="409" w:author="Ganchao Wei" w:date="2020-12-20T09:57:00Z">
                    <w:rPr>
                      <w:rFonts w:ascii="Cambria Math" w:hAnsi="Cambria Math"/>
                    </w:rPr>
                    <m:t>0</m:t>
                  </w:ins>
                </m:r>
              </m:sub>
            </m:sSub>
          </m:sub>
        </m:sSub>
      </m:oMath>
      <w:r>
        <w:t>.</w:t>
      </w:r>
    </w:p>
    <w:p w14:paraId="4C034493" w14:textId="0E6F30A5" w:rsidR="006E7061" w:rsidRDefault="00922CF7" w:rsidP="00922CF7">
      <w:pPr>
        <w:jc w:val="both"/>
      </w:pPr>
      <w:r>
        <w:t>To illustrate the effects of</w:t>
      </w:r>
      <w:r w:rsidR="008E1B53">
        <w:t xml:space="preserve"> a</w:t>
      </w:r>
      <w:r>
        <w:t xml:space="preserve"> time-varying baseline we simulate, again, a presynaptic neuron with Poisson GLM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lastRenderedPageBreak/>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512E196" w:rsidR="00D61526" w:rsidRDefault="007849DF" w:rsidP="000C7168">
            <w:pPr>
              <w:jc w:val="both"/>
            </w:pPr>
            <w:ins w:id="410" w:author="Ganchao Wei" w:date="2020-12-16T21:31:00Z">
              <w:r>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ins>
          </w:p>
        </w:tc>
      </w:tr>
      <w:tr w:rsidR="00D61526" w14:paraId="0058B698" w14:textId="77777777" w:rsidTr="002F545A">
        <w:tc>
          <w:tcPr>
            <w:tcW w:w="9926" w:type="dxa"/>
          </w:tcPr>
          <w:p w14:paraId="76178BBD" w14:textId="49975C2E" w:rsidR="00D61526" w:rsidRPr="00D61526" w:rsidRDefault="00D61526" w:rsidP="00D80781">
            <w:pPr>
              <w:jc w:val="both"/>
              <w:rPr>
                <w:b/>
                <w:bCs/>
              </w:rPr>
            </w:pPr>
            <w:r>
              <w:rPr>
                <w:b/>
                <w:bCs/>
              </w:rPr>
              <w:t xml:space="preserve">Figure </w:t>
            </w:r>
            <w:r w:rsidR="009D7A4E">
              <w:rPr>
                <w:b/>
                <w:bCs/>
              </w:rPr>
              <w:t>5</w:t>
            </w:r>
            <w:r>
              <w:rPr>
                <w:b/>
                <w:bCs/>
              </w:rPr>
              <w:t xml:space="preserve">. </w:t>
            </w:r>
            <w:ins w:id="411" w:author="Ian Stevenson" w:date="2020-12-29T14:03:00Z">
              <w:r w:rsidR="00D80781">
                <w:rPr>
                  <w:b/>
                  <w:bCs/>
                </w:rPr>
                <w:t xml:space="preserve">Accounting for </w:t>
              </w:r>
            </w:ins>
            <w:del w:id="412" w:author="Ian Stevenson" w:date="2020-12-29T14:03:00Z">
              <w:r w:rsidRPr="00850BA9" w:rsidDel="00D80781">
                <w:rPr>
                  <w:b/>
                  <w:bCs/>
                </w:rPr>
                <w:delText>Inference of different</w:delText>
              </w:r>
            </w:del>
            <w:ins w:id="413" w:author="Ian Stevenson" w:date="2020-12-29T14:03:00Z">
              <w:r w:rsidR="00D80781">
                <w:rPr>
                  <w:b/>
                  <w:bCs/>
                </w:rPr>
                <w:t>time-varying</w:t>
              </w:r>
            </w:ins>
            <w:r w:rsidRPr="00850BA9">
              <w:rPr>
                <w:b/>
                <w:bCs/>
              </w:rPr>
              <w:t xml:space="preserve"> </w:t>
            </w:r>
            <w:ins w:id="414" w:author="Ian Stevenson" w:date="2020-12-29T14:03:00Z">
              <w:r w:rsidR="00D80781" w:rsidRPr="00850BA9">
                <w:rPr>
                  <w:b/>
                  <w:bCs/>
                </w:rPr>
                <w:t xml:space="preserve">baseline </w:t>
              </w:r>
            </w:ins>
            <w:r w:rsidRPr="00850BA9">
              <w:rPr>
                <w:b/>
                <w:bCs/>
              </w:rPr>
              <w:t xml:space="preserve">postsynaptic </w:t>
            </w:r>
            <w:del w:id="415" w:author="Ian Stevenson" w:date="2020-12-29T14:03:00Z">
              <w:r w:rsidRPr="00850BA9" w:rsidDel="00D80781">
                <w:rPr>
                  <w:b/>
                  <w:bCs/>
                </w:rPr>
                <w:delText xml:space="preserve">baseline </w:delText>
              </w:r>
            </w:del>
            <w:r w:rsidRPr="00850BA9">
              <w:rPr>
                <w:b/>
                <w:bCs/>
              </w:rPr>
              <w:t>firing rates</w:t>
            </w:r>
            <w:r>
              <w:rPr>
                <w:b/>
                <w:bCs/>
              </w:rPr>
              <w:t xml:space="preserve">. </w:t>
            </w:r>
            <w:ins w:id="416" w:author="Stevenson, Ian" w:date="2021-01-05T09:55:00Z">
              <w:r w:rsidR="00F81A6E">
                <w:t>In addition t</w:t>
              </w:r>
              <w:r w:rsidR="00342370">
                <w:t xml:space="preserve">o </w:t>
              </w:r>
            </w:ins>
            <w:ins w:id="417" w:author="Stevenson, Ian" w:date="2021-01-05T09:56:00Z">
              <w:r w:rsidR="00342370">
                <w:t xml:space="preserve">tracking </w:t>
              </w:r>
            </w:ins>
            <w:ins w:id="418" w:author="Stevenson, Ian" w:date="2021-01-05T09:55:00Z">
              <w:r w:rsidR="00342370">
                <w:t xml:space="preserve">variation in synaptic strength, </w:t>
              </w:r>
            </w:ins>
            <w:ins w:id="419" w:author="Stevenson, Ian" w:date="2021-01-05T09:56:00Z">
              <w:r w:rsidR="00342370">
                <w:t xml:space="preserve">accurately fitting cross-correlograms </w:t>
              </w:r>
            </w:ins>
            <w:ins w:id="420" w:author="Stevenson, Ian" w:date="2021-01-05T09:57:00Z">
              <w:r w:rsidR="00342370">
                <w:t xml:space="preserve">may also require </w:t>
              </w:r>
            </w:ins>
            <w:ins w:id="421" w:author="Stevenson, Ian" w:date="2021-01-05T09:56:00Z">
              <w:r w:rsidR="00342370">
                <w:t xml:space="preserve">tracking </w:t>
              </w:r>
            </w:ins>
            <w:ins w:id="422" w:author="Stevenson, Ian" w:date="2021-01-05T09:55:00Z">
              <w:r w:rsidR="00342370">
                <w:t>the postsynaptic rate</w:t>
              </w:r>
            </w:ins>
            <w:ins w:id="423" w:author="Stevenson, Ian" w:date="2021-01-05T09:57:00Z">
              <w:r w:rsidR="00342370">
                <w:t>.</w:t>
              </w:r>
            </w:ins>
            <w:ins w:id="424" w:author="Stevenson, Ian" w:date="2021-01-05T09:56:00Z">
              <w:r w:rsidR="00342370">
                <w:t xml:space="preserve"> </w:t>
              </w:r>
            </w:ins>
            <w:ins w:id="425" w:author="Ganchao Wei" w:date="2020-12-20T10:01:00Z">
              <w:del w:id="426" w:author="Stevenson, Ian" w:date="2021-01-05T09:57:00Z">
                <w:r w:rsidR="005C6B25" w:rsidDel="00342370">
                  <w:delText>These plots show fitting results of postsynaptic baseline firing rates</w:delText>
                </w:r>
              </w:del>
            </w:ins>
            <w:ins w:id="427" w:author="Ganchao Wei" w:date="2020-12-20T18:52:00Z">
              <w:del w:id="428" w:author="Stevenson, Ian" w:date="2021-01-05T09:57:00Z">
                <w:r w:rsidR="002F1B7E" w:rsidDel="00342370">
                  <w:delText>.</w:delText>
                </w:r>
              </w:del>
            </w:ins>
            <w:ins w:id="429" w:author="Stevenson, Ian" w:date="2021-01-05T09:57:00Z">
              <w:r w:rsidR="00342370">
                <w:t>Here we simulate an excitatory, depressing synapse that undergoes slow changes in both synaptic strength and postsynaptic rate. The model acc</w:t>
              </w:r>
            </w:ins>
            <w:ins w:id="430" w:author="Stevenson, Ian" w:date="2021-01-05T09:58:00Z">
              <w:r w:rsidR="00342370">
                <w:t>urately tracks changes in baseline with sudden</w:t>
              </w:r>
            </w:ins>
            <w:ins w:id="431" w:author="Ganchao Wei" w:date="2020-12-20T10:01:00Z">
              <w:r w:rsidR="005C6B25">
                <w:t xml:space="preserve"> </w:t>
              </w:r>
              <w:r w:rsidR="005C6B25" w:rsidRPr="00850BA9">
                <w:rPr>
                  <w:b/>
                  <w:bCs/>
                </w:rPr>
                <w:t>(A)</w:t>
              </w:r>
              <w:r w:rsidR="005C6B25">
                <w:t xml:space="preserve"> </w:t>
              </w:r>
            </w:ins>
            <w:ins w:id="432" w:author="Stevenson, Ian" w:date="2021-01-05T09:58:00Z">
              <w:r w:rsidR="00342370">
                <w:t xml:space="preserve">and continuous </w:t>
              </w:r>
              <w:r w:rsidR="00342370">
                <w:rPr>
                  <w:b/>
                  <w:bCs/>
                </w:rPr>
                <w:t>(C)</w:t>
              </w:r>
              <w:r w:rsidR="00342370">
                <w:t xml:space="preserve"> changes in synaptic strength.</w:t>
              </w:r>
            </w:ins>
            <w:ins w:id="433" w:author="Stevenson, Ian" w:date="2021-01-05T10:03:00Z">
              <w:r w:rsidR="00342370">
                <w:t xml:space="preserve"> Dashed lines denote standard error.</w:t>
              </w:r>
            </w:ins>
            <w:ins w:id="434" w:author="Stevenson, Ian" w:date="2021-01-05T09:58:00Z">
              <w:r w:rsidR="00342370">
                <w:t xml:space="preserve"> </w:t>
              </w:r>
            </w:ins>
            <w:ins w:id="435" w:author="Stevenson, Ian" w:date="2021-01-05T09:59:00Z">
              <w:r w:rsidR="00342370">
                <w:t xml:space="preserve">In this case, </w:t>
              </w:r>
            </w:ins>
            <w:ins w:id="436" w:author="Ganchao Wei" w:date="2020-12-20T10:01:00Z">
              <w:del w:id="437" w:author="Stevenson, Ian" w:date="2021-01-05T09:58:00Z">
                <w:r w:rsidR="005C6B25" w:rsidDel="00342370">
                  <w:delText xml:space="preserve">The fitting results under different types of baseline, i.e. linear- and sinusoidal-changing. The LTPs are </w:delText>
                </w:r>
              </w:del>
            </w:ins>
            <w:ins w:id="438" w:author="Ganchao Wei" w:date="2020-12-20T10:05:00Z">
              <w:del w:id="439" w:author="Stevenson, Ian" w:date="2021-01-05T09:58:00Z">
                <w:r w:rsidR="005C6B25" w:rsidDel="00342370">
                  <w:delText>jumps</w:delText>
                </w:r>
              </w:del>
            </w:ins>
            <w:ins w:id="440" w:author="Ganchao Wei" w:date="2020-12-20T10:01:00Z">
              <w:del w:id="441" w:author="Stevenson, Ian" w:date="2021-01-05T09:58:00Z">
                <w:r w:rsidR="005C6B25" w:rsidDel="00342370">
                  <w:delText xml:space="preserve"> at </w:delText>
                </w:r>
              </w:del>
            </w:ins>
            <w:ins w:id="442" w:author="Ganchao Wei" w:date="2020-12-20T10:04:00Z">
              <w:del w:id="443" w:author="Stevenson, Ian" w:date="2021-01-05T09:58:00Z">
                <w:r w:rsidR="005C6B25" w:rsidDel="00342370">
                  <w:delText>midway</w:delText>
                </w:r>
              </w:del>
            </w:ins>
            <w:ins w:id="444" w:author="Ganchao Wei" w:date="2020-12-20T10:01:00Z">
              <w:del w:id="445" w:author="Stevenson, Ian" w:date="2021-01-05T09:58:00Z">
                <w:r w:rsidR="005C6B25" w:rsidDel="00342370">
                  <w:delText xml:space="preserve"> and STPs</w:delText>
                </w:r>
              </w:del>
            </w:ins>
            <w:ins w:id="446" w:author="Ganchao Wei" w:date="2020-12-20T18:52:00Z">
              <w:del w:id="447" w:author="Stevenson, Ian" w:date="2021-01-05T09:58:00Z">
                <w:r w:rsidR="002F1B7E" w:rsidDel="00342370">
                  <w:delText xml:space="preserve"> (shown in modification functions)</w:delText>
                </w:r>
              </w:del>
            </w:ins>
            <w:ins w:id="448" w:author="Ganchao Wei" w:date="2020-12-20T10:01:00Z">
              <w:del w:id="449" w:author="Stevenson, Ian" w:date="2021-01-05T09:58:00Z">
                <w:r w:rsidR="005C6B25" w:rsidDel="00342370">
                  <w:delText xml:space="preserve"> are depression. </w:delText>
                </w:r>
              </w:del>
              <w:del w:id="450" w:author="Stevenson, Ian" w:date="2021-01-05T09:59:00Z">
                <w:r w:rsidR="005C6B25" w:rsidRPr="00850BA9" w:rsidDel="00342370">
                  <w:rPr>
                    <w:b/>
                    <w:bCs/>
                  </w:rPr>
                  <w:delText>(C)</w:delText>
                </w:r>
                <w:r w:rsidR="005C6B25" w:rsidDel="00342370">
                  <w:delText xml:space="preserve"> The same simulation settings as</w:delText>
                </w:r>
              </w:del>
            </w:ins>
            <w:ins w:id="451" w:author="Ganchao Wei" w:date="2020-12-20T10:05:00Z">
              <w:del w:id="452" w:author="Stevenson, Ian" w:date="2021-01-05T09:59:00Z">
                <w:r w:rsidR="005C6B25" w:rsidDel="00342370">
                  <w:delText xml:space="preserve"> in</w:delText>
                </w:r>
              </w:del>
            </w:ins>
            <w:ins w:id="453" w:author="Ganchao Wei" w:date="2020-12-20T10:01:00Z">
              <w:del w:id="454" w:author="Stevenson, Ian" w:date="2021-01-05T09:59:00Z">
                <w:r w:rsidR="005C6B25" w:rsidDel="00342370">
                  <w:delText xml:space="preserve"> </w:delText>
                </w:r>
                <w:r w:rsidR="005C6B25" w:rsidRPr="002F545A" w:rsidDel="00342370">
                  <w:rPr>
                    <w:b/>
                    <w:bCs/>
                  </w:rPr>
                  <w:delText>(A)</w:delText>
                </w:r>
                <w:r w:rsidR="005C6B25" w:rsidDel="00342370">
                  <w:delText xml:space="preserve">, except that the LTP changes linearly. </w:delText>
                </w:r>
                <w:r w:rsidR="005C6B25" w:rsidRPr="00850BA9" w:rsidDel="00342370">
                  <w:rPr>
                    <w:b/>
                    <w:bCs/>
                  </w:rPr>
                  <w:delText xml:space="preserve">(B) </w:delText>
                </w:r>
                <w:r w:rsidR="005C6B25" w:rsidRPr="002F545A" w:rsidDel="00342370">
                  <w:delText>and</w:delText>
                </w:r>
                <w:r w:rsidR="005C6B25" w:rsidRPr="00850BA9" w:rsidDel="00342370">
                  <w:rPr>
                    <w:b/>
                    <w:bCs/>
                  </w:rPr>
                  <w:delText xml:space="preserve"> (D)</w:delText>
                </w:r>
                <w:r w:rsidR="005C6B25" w:rsidDel="00342370">
                  <w:delText xml:space="preserve"> S</w:delText>
                </w:r>
              </w:del>
            </w:ins>
            <w:ins w:id="455" w:author="Stevenson, Ian" w:date="2021-01-05T09:59:00Z">
              <w:r w:rsidR="00342370">
                <w:t>s</w:t>
              </w:r>
            </w:ins>
            <w:ins w:id="456" w:author="Ganchao Wei" w:date="2020-12-20T10:01:00Z">
              <w:r w:rsidR="005C6B25">
                <w:t>plit</w:t>
              </w:r>
            </w:ins>
            <w:ins w:id="457" w:author="Stevenson, Ian" w:date="2021-01-05T10:00:00Z">
              <w:r w:rsidR="00342370">
                <w:t>ting the</w:t>
              </w:r>
            </w:ins>
            <w:ins w:id="458" w:author="Ganchao Wei" w:date="2020-12-20T10:01:00Z">
              <w:r w:rsidR="005C6B25">
                <w:t xml:space="preserve"> cross-correlograms </w:t>
              </w:r>
              <w:del w:id="459" w:author="Stevenson, Ian" w:date="2021-01-05T10:00:00Z">
                <w:r w:rsidR="005C6B25" w:rsidDel="00342370">
                  <w:delText>for</w:delText>
                </w:r>
              </w:del>
            </w:ins>
            <w:ins w:id="460" w:author="Stevenson, Ian" w:date="2021-01-05T10:00:00Z">
              <w:r w:rsidR="00342370">
                <w:t>by</w:t>
              </w:r>
            </w:ins>
            <w:ins w:id="461" w:author="Ganchao Wei" w:date="2020-12-20T10:01:00Z">
              <w:r w:rsidR="005C6B25">
                <w:t xml:space="preserve"> </w:t>
              </w:r>
              <w:del w:id="462" w:author="Stevenson, Ian" w:date="2021-01-05T09:59:00Z">
                <w:r w:rsidR="005C6B25" w:rsidDel="00342370">
                  <w:delText xml:space="preserve">quartiles of </w:delText>
                </w:r>
              </w:del>
              <w:r w:rsidR="005C6B25">
                <w:t xml:space="preserve">recording time </w:t>
              </w:r>
            </w:ins>
            <w:ins w:id="463" w:author="Stevenson, Ian" w:date="2021-01-05T10:01:00Z">
              <w:r w:rsidR="00342370">
                <w:t xml:space="preserve">reveals changes in both the </w:t>
              </w:r>
            </w:ins>
            <w:ins w:id="464" w:author="Ganchao Wei" w:date="2020-12-20T10:01:00Z">
              <w:del w:id="465" w:author="Stevenson, Ian" w:date="2021-01-05T10:01:00Z">
                <w:r w:rsidR="005C6B25" w:rsidDel="00342370">
                  <w:delText xml:space="preserve">show dynamics of </w:delText>
                </w:r>
              </w:del>
              <w:r w:rsidR="005C6B25">
                <w:t>baseline</w:t>
              </w:r>
            </w:ins>
            <w:ins w:id="466" w:author="Stevenson, Ian" w:date="2021-01-05T10:01:00Z">
              <w:r w:rsidR="00342370">
                <w:t xml:space="preserve"> correlation</w:t>
              </w:r>
            </w:ins>
            <w:ins w:id="467" w:author="Ganchao Wei" w:date="2020-12-20T10:01:00Z">
              <w:r w:rsidR="005C6B25">
                <w:t xml:space="preserve"> and </w:t>
              </w:r>
              <w:del w:id="468" w:author="Stevenson, Ian" w:date="2021-01-05T10:01:00Z">
                <w:r w:rsidR="005C6B25" w:rsidDel="00342370">
                  <w:delText>LTP</w:delText>
                </w:r>
              </w:del>
            </w:ins>
            <w:ins w:id="469" w:author="Stevenson, Ian" w:date="2021-01-05T10:01:00Z">
              <w:r w:rsidR="00342370">
                <w:t>in the amplitude of the peak</w:t>
              </w:r>
            </w:ins>
            <w:ins w:id="470" w:author="Stevenson, Ian" w:date="2021-01-05T10:02:00Z">
              <w:r w:rsidR="00342370">
                <w:t>, and these are well captured by the model (red lines)</w:t>
              </w:r>
            </w:ins>
            <w:ins w:id="471" w:author="Ganchao Wei" w:date="2020-12-20T10:01:00Z">
              <w:r w:rsidR="005C6B25">
                <w:t>.</w:t>
              </w:r>
            </w:ins>
            <w:del w:id="472" w:author="Ganchao Wei" w:date="2020-12-20T10:01:00Z">
              <w:r w:rsidDel="005C6B25">
                <w:delText xml:space="preserve">These plots show fitting results of postsynaptic baseline firing rates (yellow). </w:delText>
              </w:r>
              <w:r w:rsidRPr="00850BA9" w:rsidDel="005C6B25">
                <w:rPr>
                  <w:b/>
                  <w:bCs/>
                </w:rPr>
                <w:delText>(A)</w:delText>
              </w:r>
              <w:r w:rsidDel="005C6B25">
                <w:delText xml:space="preserve"> The fitting results under different types of baseline, i.e. linear- and sinusoidal-changing. The LTPs are step-changing </w:delText>
              </w:r>
            </w:del>
            <w:del w:id="473" w:author="Ganchao Wei" w:date="2020-12-20T10:00:00Z">
              <w:r w:rsidDel="005C6B25">
                <w:delText>at middle recording time</w:delText>
              </w:r>
            </w:del>
            <w:del w:id="474" w:author="Ganchao Wei" w:date="2020-12-20T10:01:00Z">
              <w:r w:rsidDel="005C6B25">
                <w:delText xml:space="preserve"> and STPs are depression. </w:delText>
              </w:r>
              <w:r w:rsidRPr="00850BA9" w:rsidDel="005C6B25">
                <w:rPr>
                  <w:b/>
                  <w:bCs/>
                </w:rPr>
                <w:delText>(C)</w:delText>
              </w:r>
              <w:r w:rsidDel="005C6B25">
                <w:delText xml:space="preserve"> The same simulation settings as (A), except that the LTP changes linearly. </w:delText>
              </w:r>
              <w:r w:rsidRPr="00850BA9" w:rsidDel="005C6B25">
                <w:rPr>
                  <w:b/>
                  <w:bCs/>
                </w:rPr>
                <w:delText>(B) and (D)</w:delText>
              </w:r>
              <w:r w:rsidDel="005C6B25">
                <w:delText xml:space="preserve"> Split cross-correlograms for quartiles of recording time show dynamics of baseline and LTP.</w:delText>
              </w:r>
            </w:del>
          </w:p>
        </w:tc>
      </w:tr>
    </w:tbl>
    <w:p w14:paraId="36BFCEF7" w14:textId="77777777" w:rsidR="00D61526" w:rsidRDefault="00D61526" w:rsidP="000C7168">
      <w:pPr>
        <w:jc w:val="both"/>
      </w:pPr>
    </w:p>
    <w:p w14:paraId="2EFCD4D8" w14:textId="6335C371"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GLM 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variance 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w:t>
      </w:r>
      <w:r w:rsidR="001228E4">
        <w:lastRenderedPageBreak/>
        <w:t>extent, but</w:t>
      </w:r>
      <w:r>
        <w:t xml:space="preserve"> the</w:t>
      </w:r>
      <w:r w:rsidR="00082EFA">
        <w:t xml:space="preserve"> impact on accuracy is not as strong, since the short-term model pools information from </w:t>
      </w:r>
      <w:r>
        <w:t>presynaptic</w:t>
      </w:r>
      <w:r w:rsidR="00082EFA">
        <w:t xml:space="preserve"> 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ins w:id="475" w:author="Ganchao Wei" w:date="2020-12-20T10:29:00Z">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ins>
          </w:p>
        </w:tc>
      </w:tr>
      <w:tr w:rsidR="003B435E" w14:paraId="1032DEE7" w14:textId="77777777" w:rsidTr="002F545A">
        <w:tc>
          <w:tcPr>
            <w:tcW w:w="9926" w:type="dxa"/>
          </w:tcPr>
          <w:p w14:paraId="5ED799C4" w14:textId="6C9C1C62" w:rsidR="003B435E" w:rsidRPr="003B435E" w:rsidRDefault="003B435E" w:rsidP="00D80781">
            <w:pPr>
              <w:jc w:val="both"/>
              <w:rPr>
                <w:b/>
                <w:bCs/>
              </w:rPr>
            </w:pPr>
            <w:r>
              <w:rPr>
                <w:b/>
                <w:bCs/>
              </w:rPr>
              <w:t xml:space="preserve">Figure 6. </w:t>
            </w:r>
            <w:del w:id="476" w:author="Ian Stevenson" w:date="2020-12-29T14:04:00Z">
              <w:r w:rsidRPr="00EA1801" w:rsidDel="00D80781">
                <w:rPr>
                  <w:b/>
                  <w:bCs/>
                </w:rPr>
                <w:delText>Influence of p</w:delText>
              </w:r>
            </w:del>
            <w:ins w:id="477" w:author="Ian Stevenson" w:date="2020-12-29T14:04:00Z">
              <w:r w:rsidR="00D80781">
                <w:rPr>
                  <w:b/>
                  <w:bCs/>
                </w:rPr>
                <w:t>P</w:t>
              </w:r>
            </w:ins>
            <w:r w:rsidRPr="00EA1801">
              <w:rPr>
                <w:b/>
                <w:bCs/>
              </w:rPr>
              <w:t xml:space="preserve">resynaptic firing rates </w:t>
            </w:r>
            <w:del w:id="478" w:author="Ian Stevenson" w:date="2020-12-29T14:04:00Z">
              <w:r w:rsidRPr="00EA1801" w:rsidDel="00D80781">
                <w:rPr>
                  <w:b/>
                  <w:bCs/>
                </w:rPr>
                <w:delText xml:space="preserve">on </w:delText>
              </w:r>
            </w:del>
            <w:ins w:id="479" w:author="Ian Stevenson" w:date="2020-12-29T14:04:00Z">
              <w:r w:rsidR="00D80781">
                <w:rPr>
                  <w:b/>
                  <w:bCs/>
                </w:rPr>
                <w:t>influence</w:t>
              </w:r>
              <w:r w:rsidR="00D80781" w:rsidRPr="00EA1801">
                <w:rPr>
                  <w:b/>
                  <w:bCs/>
                </w:rPr>
                <w:t xml:space="preserve"> </w:t>
              </w:r>
            </w:ins>
            <w:del w:id="480" w:author="Ian Stevenson" w:date="2020-12-29T14:04:00Z">
              <w:r w:rsidRPr="00EA1801" w:rsidDel="00D80781">
                <w:rPr>
                  <w:b/>
                  <w:bCs/>
                </w:rPr>
                <w:delText xml:space="preserve">LTP </w:delText>
              </w:r>
            </w:del>
            <w:r w:rsidRPr="00EA1801">
              <w:rPr>
                <w:b/>
                <w:bCs/>
              </w:rPr>
              <w:t>estimation</w:t>
            </w:r>
            <w:ins w:id="481" w:author="Ian Stevenson" w:date="2020-12-29T14:04:00Z">
              <w:r w:rsidR="00D80781">
                <w:rPr>
                  <w:b/>
                  <w:bCs/>
                </w:rPr>
                <w:t xml:space="preserve"> accuracy</w:t>
              </w:r>
            </w:ins>
            <w:r>
              <w:rPr>
                <w:b/>
                <w:bCs/>
              </w:rPr>
              <w:t xml:space="preserve">. </w:t>
            </w:r>
            <w:ins w:id="482" w:author="Stevenson, Ian" w:date="2021-01-05T10:04:00Z">
              <w:r w:rsidR="00342370">
                <w:t>Here we simulate an excitatory, facilitating synapse with a constant long-term synaptic strength and baseline postsynaptic firing rate (</w:t>
              </w:r>
              <w:commentRangeStart w:id="483"/>
              <w:commentRangeStart w:id="484"/>
              <w:r w:rsidR="00342370">
                <w:t>55</w:t>
              </w:r>
              <w:commentRangeEnd w:id="483"/>
              <w:r w:rsidR="00342370">
                <w:rPr>
                  <w:rStyle w:val="CommentReference"/>
                </w:rPr>
                <w:commentReference w:id="483"/>
              </w:r>
            </w:ins>
            <w:commentRangeEnd w:id="484"/>
            <w:r w:rsidR="00587AE2">
              <w:rPr>
                <w:rStyle w:val="CommentReference"/>
              </w:rPr>
              <w:commentReference w:id="484"/>
            </w:r>
            <w:ins w:id="485" w:author="Stevenson, Ian" w:date="2021-01-05T10:04:00Z">
              <w:r w:rsidR="00342370">
                <w:t xml:space="preserve">Hz). </w:t>
              </w:r>
            </w:ins>
            <w:del w:id="486" w:author="Stevenson, Ian" w:date="2021-01-05T10:05:00Z">
              <w:r w:rsidDel="00342370">
                <w:delText>In these two examples, the baseline firing rate</w:delText>
              </w:r>
            </w:del>
            <w:ins w:id="487" w:author="Ganchao Wei" w:date="2020-12-20T10:10:00Z">
              <w:del w:id="488" w:author="Stevenson, Ian" w:date="2021-01-05T10:05:00Z">
                <w:r w:rsidR="001D47B9" w:rsidDel="00342370">
                  <w:delText>s are constantly 55Hz</w:delText>
                </w:r>
              </w:del>
            </w:ins>
            <w:del w:id="489" w:author="Stevenson, Ian" w:date="2021-01-05T10:05:00Z">
              <w:r w:rsidDel="00342370">
                <w:delText>s</w:delText>
              </w:r>
            </w:del>
            <w:ins w:id="490" w:author="Ganchao Wei" w:date="2020-12-20T10:10:00Z">
              <w:del w:id="491" w:author="Stevenson, Ian" w:date="2021-01-05T10:05:00Z">
                <w:r w:rsidR="001D47B9" w:rsidDel="00342370">
                  <w:delText>,</w:delText>
                </w:r>
              </w:del>
            </w:ins>
            <w:del w:id="492" w:author="Stevenson, Ian" w:date="2021-01-05T10:05:00Z">
              <w:r w:rsidDel="00342370">
                <w:delText xml:space="preserve"> and LTP are constant</w:delText>
              </w:r>
            </w:del>
            <w:ins w:id="493" w:author="Ganchao Wei" w:date="2020-12-20T10:10:00Z">
              <w:del w:id="494" w:author="Stevenson, Ian" w:date="2021-01-05T10:05:00Z">
                <w:r w:rsidR="001D47B9" w:rsidDel="00342370">
                  <w:delText xml:space="preserve"> and t</w:delText>
                </w:r>
              </w:del>
            </w:ins>
            <w:del w:id="495" w:author="Stevenson, Ian" w:date="2021-01-05T10:05:00Z">
              <w:r w:rsidDel="00342370">
                <w:delText xml:space="preserve">. The STP is </w:delText>
              </w:r>
            </w:del>
            <w:ins w:id="496" w:author="Ganchao Wei" w:date="2020-12-20T18:53:00Z">
              <w:del w:id="497" w:author="Stevenson, Ian" w:date="2021-01-05T10:05:00Z">
                <w:r w:rsidR="002F1B7E" w:rsidDel="00342370">
                  <w:delText xml:space="preserve">are </w:delText>
                </w:r>
              </w:del>
            </w:ins>
            <w:del w:id="498" w:author="Stevenson, Ian" w:date="2021-01-05T10:05:00Z">
              <w:r w:rsidDel="00342370">
                <w:delText xml:space="preserve">facilitation to show more significant results. </w:delText>
              </w:r>
            </w:del>
            <w:r>
              <w:t>To</w:t>
            </w:r>
            <w:ins w:id="499" w:author="Stevenson, Ian" w:date="2021-01-05T10:05:00Z">
              <w:r w:rsidR="00342370">
                <w:t xml:space="preserve"> illustrate how </w:t>
              </w:r>
            </w:ins>
            <w:del w:id="500" w:author="Stevenson, Ian" w:date="2021-01-05T10:05:00Z">
              <w:r w:rsidDel="00342370">
                <w:delText xml:space="preserve"> show the influence of </w:delText>
              </w:r>
            </w:del>
            <w:r>
              <w:t>presynaptic firing rates</w:t>
            </w:r>
            <w:ins w:id="501" w:author="Stevenson, Ian" w:date="2021-01-05T10:05:00Z">
              <w:r w:rsidR="00342370">
                <w:t xml:space="preserve"> influence the model</w:t>
              </w:r>
            </w:ins>
            <w:r>
              <w:t xml:space="preserve">, the recording time is divided into three </w:t>
            </w:r>
            <w:del w:id="502" w:author="Stevenson, Ian" w:date="2021-01-05T10:05:00Z">
              <w:r w:rsidDel="006D4D78">
                <w:delText>parts evenly</w:delText>
              </w:r>
            </w:del>
            <w:ins w:id="503" w:author="Stevenson, Ian" w:date="2021-01-05T10:05:00Z">
              <w:r w:rsidR="006D4D78">
                <w:t>time periods</w:t>
              </w:r>
            </w:ins>
            <w:ins w:id="504" w:author="Stevenson, Ian" w:date="2021-01-05T10:06:00Z">
              <w:r w:rsidR="006D4D78">
                <w:t xml:space="preserve"> with an increase (A) or decrease (B) in presynaptic rate occurring during the second period</w:t>
              </w:r>
            </w:ins>
            <w:del w:id="505" w:author="Stevenson, Ian" w:date="2021-01-05T10:05:00Z">
              <w:r w:rsidDel="006D4D78">
                <w:delText xml:space="preserve"> and different presynaptic firing rates are assigned to each part respectively</w:delText>
              </w:r>
            </w:del>
            <w:r>
              <w:t>.</w:t>
            </w:r>
            <w:del w:id="506" w:author="Stevenson, Ian" w:date="2021-01-05T10:06:00Z">
              <w:r w:rsidDel="006D4D78">
                <w:delText xml:space="preserve"> </w:delText>
              </w:r>
              <w:r w:rsidRPr="00EA1801" w:rsidDel="006D4D78">
                <w:rPr>
                  <w:b/>
                  <w:bCs/>
                </w:rPr>
                <w:delText>(A)</w:delText>
              </w:r>
              <w:r w:rsidDel="006D4D78">
                <w:delText xml:space="preserve"> </w:delText>
              </w:r>
            </w:del>
            <w:ins w:id="507" w:author="Ganchao Wei" w:date="2020-12-20T10:08:00Z">
              <w:del w:id="508" w:author="Stevenson, Ian" w:date="2021-01-05T10:06:00Z">
                <w:r w:rsidR="001D47B9" w:rsidDel="006D4D78">
                  <w:delText>T</w:delText>
                </w:r>
              </w:del>
            </w:ins>
            <w:del w:id="509" w:author="Stevenson, Ian" w:date="2021-01-05T10:06:00Z">
              <w:r w:rsidDel="006D4D78">
                <w:delText>In this simulation, the presynaptic firing rates are 3Hz</w:delText>
              </w:r>
              <w:r w:rsidR="0059639E" w:rsidDel="006D4D78">
                <w:delText>-15Hz-3Hz</w:delText>
              </w:r>
              <w:r w:rsidDel="006D4D78">
                <w:delText xml:space="preserve">. </w:delText>
              </w:r>
            </w:del>
            <w:ins w:id="510" w:author="Stevenson, Ian" w:date="2021-01-05T10:06:00Z">
              <w:r w:rsidR="006D4D78">
                <w:t xml:space="preserve"> </w:t>
              </w:r>
            </w:ins>
            <w:r>
              <w:t xml:space="preserve">When the </w:t>
            </w:r>
            <w:ins w:id="511" w:author="Stevenson, Ian" w:date="2021-01-05T10:06:00Z">
              <w:r w:rsidR="006D4D78">
                <w:t xml:space="preserve">presynaptic </w:t>
              </w:r>
            </w:ins>
            <w:r>
              <w:t>firing rate increase</w:t>
            </w:r>
            <w:ins w:id="512" w:author="Stevenson, Ian" w:date="2021-01-05T10:07:00Z">
              <w:r w:rsidR="006D4D78">
                <w:t>s during the second period (3Hz-15Hz-3Hz)</w:t>
              </w:r>
            </w:ins>
            <w:r>
              <w:t>, the estimation of</w:t>
            </w:r>
            <w:ins w:id="513" w:author="Stevenson, Ian" w:date="2021-01-05T10:07:00Z">
              <w:r w:rsidR="006D4D78">
                <w:t xml:space="preserve"> the synaptic strength </w:t>
              </w:r>
            </w:ins>
            <w:del w:id="514" w:author="Stevenson, Ian" w:date="2021-01-05T10:07:00Z">
              <w:r w:rsidDel="006D4D78">
                <w:delText xml:space="preserve"> LTP </w:delText>
              </w:r>
            </w:del>
            <w:r>
              <w:t xml:space="preserve">is more </w:t>
            </w:r>
            <w:del w:id="515" w:author="Stevenson, Ian" w:date="2021-01-05T10:08:00Z">
              <w:r w:rsidDel="006D4D78">
                <w:delText>accurate</w:delText>
              </w:r>
            </w:del>
            <w:ins w:id="516" w:author="Stevenson, Ian" w:date="2021-01-05T10:08:00Z">
              <w:r w:rsidR="006D4D78">
                <w:t>precise</w:t>
              </w:r>
            </w:ins>
            <w:r>
              <w:t xml:space="preserve">. </w:t>
            </w:r>
            <w:ins w:id="517" w:author="Stevenson, Ian" w:date="2021-01-05T10:07:00Z">
              <w:r w:rsidR="006D4D78">
                <w:t>In contrast, when the presynaptic firing rate decreases during the second period (</w:t>
              </w:r>
            </w:ins>
            <w:del w:id="518" w:author="Stevenson, Ian" w:date="2021-01-05T10:07:00Z">
              <w:r w:rsidRPr="00EA1801" w:rsidDel="006D4D78">
                <w:rPr>
                  <w:b/>
                  <w:bCs/>
                </w:rPr>
                <w:delText>(B)</w:delText>
              </w:r>
              <w:r w:rsidDel="006D4D78">
                <w:delText xml:space="preserve"> Now, the presynaptic firing rates are </w:delText>
              </w:r>
            </w:del>
            <w:r>
              <w:t>5Hz</w:t>
            </w:r>
            <w:r w:rsidR="0059639E">
              <w:t>-0Hz-5Hz</w:t>
            </w:r>
            <w:ins w:id="519" w:author="Stevenson, Ian" w:date="2021-01-05T10:07:00Z">
              <w:r w:rsidR="006D4D78">
                <w:t>), the</w:t>
              </w:r>
            </w:ins>
            <w:del w:id="520" w:author="Stevenson, Ian" w:date="2021-01-05T10:07:00Z">
              <w:r w:rsidDel="006D4D78">
                <w:delText>. L</w:delText>
              </w:r>
            </w:del>
            <w:ins w:id="521" w:author="Stevenson, Ian" w:date="2021-01-05T10:07:00Z">
              <w:r w:rsidR="006D4D78">
                <w:t xml:space="preserve"> l</w:t>
              </w:r>
            </w:ins>
            <w:r>
              <w:t xml:space="preserve">ack of the presynaptic spikes leads to </w:t>
            </w:r>
            <w:del w:id="522" w:author="Stevenson, Ian" w:date="2021-01-05T10:08:00Z">
              <w:r w:rsidDel="006D4D78">
                <w:delText>a variated LT</w:delText>
              </w:r>
            </w:del>
            <w:ins w:id="523" w:author="Stevenson, Ian" w:date="2021-01-05T10:08:00Z">
              <w:r w:rsidR="006D4D78">
                <w:t xml:space="preserve"> high uncertainty in the synaptic strength</w:t>
              </w:r>
            </w:ins>
            <w:del w:id="524" w:author="Stevenson, Ian" w:date="2021-01-05T10:08:00Z">
              <w:r w:rsidDel="006D4D78">
                <w:delText>P estimation</w:delText>
              </w:r>
            </w:del>
            <w:r>
              <w:t xml:space="preserve">. </w:t>
            </w:r>
            <w:del w:id="525" w:author="Stevenson, Ian" w:date="2021-01-05T10:08:00Z">
              <w:r w:rsidDel="006D4D78">
                <w:delText>The variation in presynaptic firing rates will not influence estimation of baseline and STP a lot.</w:delText>
              </w:r>
            </w:del>
            <w:ins w:id="526" w:author="Ganchao Wei" w:date="2020-12-20T18:53:00Z">
              <w:del w:id="527" w:author="Stevenson, Ian" w:date="2021-01-05T10:08:00Z">
                <w:r w:rsidR="002F1B7E" w:rsidDel="006D4D78">
                  <w:delText xml:space="preserve"> </w:delText>
                </w:r>
              </w:del>
              <w:r w:rsidR="002F1B7E">
                <w:t>Da</w:t>
              </w:r>
            </w:ins>
            <w:ins w:id="528" w:author="Ganchao Wei" w:date="2020-12-20T18:54:00Z">
              <w:r w:rsidR="002F1B7E">
                <w:t>shed lines show standard error.</w:t>
              </w:r>
            </w:ins>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5B068211"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 and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59B3BF65" w:rsidR="00865AC7" w:rsidRDefault="00865AC7" w:rsidP="000C7168">
      <w:pPr>
        <w:jc w:val="both"/>
      </w:pPr>
      <w:r>
        <w:t xml:space="preserve">To illustrate how omitting effects can bias estimation, we again simulate a presynaptic neuron with Poisson GLM spiking that provides synaptic input to a postsynaptic neuron whose firing is determined by the full model. Here we simulate a synapse with short-term synaptic depression and a constant long-term weight. Although in the previous examples </w:t>
      </w:r>
      <w:r>
        <w:lastRenderedPageBreak/>
        <w:t>the presynaptic baseline 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40F479C1"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5DADF372"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firing rate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commentRangeStart w:id="529"/>
      <w:r>
        <w:t>.</w:t>
      </w:r>
      <w:r w:rsidR="00407D49">
        <w:t xml:space="preserve"> Tracking unexplained variation in the postsynaptic rate is thus likely to be important for accurately tracking synaptic weights in experimental data.</w:t>
      </w:r>
      <w:commentRangeEnd w:id="529"/>
      <w:r w:rsidR="00407D49">
        <w:rPr>
          <w:rStyle w:val="CommentReference"/>
        </w:rPr>
        <w:commentReference w:id="529"/>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530"/>
      <w:commentRangeStart w:id="531"/>
      <w:r w:rsidR="00AB3C16">
        <w:t>time</w:t>
      </w:r>
      <w:commentRangeEnd w:id="530"/>
      <w:r w:rsidR="00AB3C16">
        <w:rPr>
          <w:rStyle w:val="CommentReference"/>
        </w:rPr>
        <w:commentReference w:id="530"/>
      </w:r>
      <w:commentRangeEnd w:id="531"/>
      <w:r w:rsidR="00CB5565">
        <w:rPr>
          <w:rStyle w:val="CommentReference"/>
        </w:rPr>
        <w:commentReference w:id="531"/>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312E7FB9" w:rsidR="00960689" w:rsidRDefault="00CB5565" w:rsidP="000C7168">
            <w:pPr>
              <w:jc w:val="both"/>
            </w:pPr>
            <w:ins w:id="532" w:author="Ganchao Wei" w:date="2020-12-20T10:30:00Z">
              <w:r>
                <w:rPr>
                  <w:noProof/>
                </w:rPr>
                <w:lastRenderedPageBreak/>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ins>
          </w:p>
        </w:tc>
      </w:tr>
      <w:tr w:rsidR="00960689" w14:paraId="729EB4FD" w14:textId="77777777" w:rsidTr="002F545A">
        <w:tc>
          <w:tcPr>
            <w:tcW w:w="9926" w:type="dxa"/>
          </w:tcPr>
          <w:p w14:paraId="228F683D" w14:textId="4A0A5EDD" w:rsidR="00960689" w:rsidRPr="00960689" w:rsidRDefault="00960689" w:rsidP="00D80781">
            <w:pPr>
              <w:jc w:val="both"/>
              <w:rPr>
                <w:b/>
                <w:bCs/>
              </w:rPr>
            </w:pPr>
            <w:r>
              <w:rPr>
                <w:b/>
                <w:bCs/>
              </w:rPr>
              <w:t xml:space="preserve">Figure 7. </w:t>
            </w:r>
            <w:del w:id="533" w:author="Ian Stevenson" w:date="2020-12-29T14:04:00Z">
              <w:r w:rsidRPr="00451A4B" w:rsidDel="00D80781">
                <w:rPr>
                  <w:b/>
                  <w:bCs/>
                </w:rPr>
                <w:delText>Miss to estimate the baseline or STP causes s</w:delText>
              </w:r>
            </w:del>
            <w:ins w:id="534" w:author="Ian Stevenson" w:date="2020-12-29T14:04:00Z">
              <w:r w:rsidR="00D80781">
                <w:rPr>
                  <w:b/>
                  <w:bCs/>
                </w:rPr>
                <w:t>Omitted variable bias in long-term synaptic weights</w:t>
              </w:r>
            </w:ins>
            <w:del w:id="535" w:author="Ian Stevenson" w:date="2020-12-29T14:04:00Z">
              <w:r w:rsidRPr="00451A4B" w:rsidDel="00D80781">
                <w:rPr>
                  <w:b/>
                  <w:bCs/>
                </w:rPr>
                <w:delText>purious LTP estimations</w:delText>
              </w:r>
            </w:del>
            <w:r>
              <w:rPr>
                <w:b/>
                <w:bCs/>
              </w:rPr>
              <w:t xml:space="preserve">. </w:t>
            </w:r>
            <w:ins w:id="536" w:author="Stevenson, Ian" w:date="2021-01-05T10:09:00Z">
              <w:r w:rsidR="006D4D78">
                <w:t xml:space="preserve">Here we simulate </w:t>
              </w:r>
            </w:ins>
            <w:ins w:id="537" w:author="Stevenson, Ian" w:date="2021-01-05T10:10:00Z">
              <w:r w:rsidR="006D4D78">
                <w:t>spiking neurons connected by an excitatory, depressing synapse</w:t>
              </w:r>
            </w:ins>
            <w:ins w:id="538" w:author="Stevenson, Ian" w:date="2021-01-05T10:11:00Z">
              <w:r w:rsidR="006D4D78">
                <w:t>, i</w:t>
              </w:r>
            </w:ins>
            <w:ins w:id="539" w:author="Stevenson, Ian" w:date="2021-01-05T10:10:00Z">
              <w:r w:rsidR="006D4D78">
                <w:t xml:space="preserve">n this case, </w:t>
              </w:r>
            </w:ins>
            <w:ins w:id="540" w:author="Stevenson, Ian" w:date="2021-01-05T10:11:00Z">
              <w:r w:rsidR="006D4D78">
                <w:t>with fluctuations in both the baseline postsynaptic firing rate (</w:t>
              </w:r>
              <w:commentRangeStart w:id="541"/>
              <w:r w:rsidR="006D4D78">
                <w:t>average 20Hz</w:t>
              </w:r>
            </w:ins>
            <w:commentRangeEnd w:id="541"/>
            <w:r w:rsidR="00C93C31">
              <w:rPr>
                <w:rStyle w:val="CommentReference"/>
              </w:rPr>
              <w:commentReference w:id="541"/>
            </w:r>
            <w:ins w:id="542" w:author="Stevenson, Ian" w:date="2021-01-05T10:11:00Z">
              <w:r w:rsidR="006D4D78">
                <w:t xml:space="preserve">) and the presynaptic firing rate (average 8Hz). </w:t>
              </w:r>
            </w:ins>
            <w:ins w:id="543" w:author="Stevenson, Ian" w:date="2021-01-05T10:17:00Z">
              <w:r w:rsidR="00EC206D">
                <w:t>The v</w:t>
              </w:r>
            </w:ins>
            <w:ins w:id="544" w:author="Stevenson, Ian" w:date="2021-01-05T10:16:00Z">
              <w:r w:rsidR="00EC206D">
                <w:t>ariation in the presynaptic rate causes slow fluctuations in short-term synaptic strength</w:t>
              </w:r>
            </w:ins>
            <w:ins w:id="545" w:author="Stevenson, Ian" w:date="2021-01-05T10:17:00Z">
              <w:r w:rsidR="00EC206D">
                <w:t xml:space="preserve">, but, when fitting the full model </w:t>
              </w:r>
              <w:r w:rsidR="00EC206D" w:rsidRPr="00EC206D">
                <w:rPr>
                  <w:b/>
                  <w:bCs/>
                  <w:rPrChange w:id="546" w:author="Stevenson, Ian" w:date="2021-01-05T10:17:00Z">
                    <w:rPr/>
                  </w:rPrChange>
                </w:rPr>
                <w:t>(A)</w:t>
              </w:r>
              <w:r w:rsidR="00EC206D">
                <w:t>, these fluctuations are properly attributed to short-term effects</w:t>
              </w:r>
            </w:ins>
            <w:ins w:id="547" w:author="Stevenson, Ian" w:date="2021-01-05T10:16:00Z">
              <w:r w:rsidR="00EC206D">
                <w:t xml:space="preserve">. </w:t>
              </w:r>
            </w:ins>
            <w:ins w:id="548" w:author="Stevenson, Ian" w:date="2021-01-05T10:12:00Z">
              <w:r w:rsidR="006D4D78">
                <w:t>We then consider how omitting variables from the model might influence inference. W</w:t>
              </w:r>
            </w:ins>
            <w:ins w:id="549" w:author="Stevenson, Ian" w:date="2021-01-05T10:18:00Z">
              <w:r w:rsidR="00EC206D">
                <w:t xml:space="preserve">hen </w:t>
              </w:r>
            </w:ins>
            <w:ins w:id="550" w:author="Stevenson, Ian" w:date="2021-01-05T10:12:00Z">
              <w:r w:rsidR="006D4D78">
                <w:t>all three effects (baseline, LTP and STP) are estimated simultaneousl</w:t>
              </w:r>
            </w:ins>
            <w:ins w:id="551" w:author="Stevenson, Ian" w:date="2021-01-05T10:18:00Z">
              <w:r w:rsidR="00EC206D">
                <w:t>y they are accurately estimated</w:t>
              </w:r>
            </w:ins>
            <w:ins w:id="552" w:author="Stevenson, Ian" w:date="2021-01-05T10:13:00Z">
              <w:r w:rsidR="006D4D78">
                <w:t xml:space="preserve"> </w:t>
              </w:r>
              <w:r w:rsidR="006D4D78" w:rsidRPr="006D4D78">
                <w:rPr>
                  <w:b/>
                  <w:bCs/>
                  <w:rPrChange w:id="553" w:author="Stevenson, Ian" w:date="2021-01-05T10:13:00Z">
                    <w:rPr/>
                  </w:rPrChange>
                </w:rPr>
                <w:t>(A)</w:t>
              </w:r>
              <w:r w:rsidR="006D4D78">
                <w:t xml:space="preserve">, </w:t>
              </w:r>
            </w:ins>
            <w:ins w:id="554" w:author="Stevenson, Ian" w:date="2021-01-05T10:18:00Z">
              <w:r w:rsidR="00EC206D">
                <w:t xml:space="preserve">but </w:t>
              </w:r>
            </w:ins>
            <w:ins w:id="555" w:author="Stevenson, Ian" w:date="2021-01-05T10:13:00Z">
              <w:r w:rsidR="006D4D78">
                <w:t xml:space="preserve">when the short-term effects are omitted </w:t>
              </w:r>
              <w:r w:rsidR="006D4D78">
                <w:rPr>
                  <w:b/>
                  <w:bCs/>
                </w:rPr>
                <w:t>(B)</w:t>
              </w:r>
            </w:ins>
            <w:ins w:id="556" w:author="Stevenson, Ian" w:date="2021-01-05T10:18:00Z">
              <w:r w:rsidR="00EC206D">
                <w:rPr>
                  <w:b/>
                  <w:bCs/>
                </w:rPr>
                <w:t xml:space="preserve"> </w:t>
              </w:r>
              <w:r w:rsidR="00EC206D">
                <w:t>or</w:t>
              </w:r>
            </w:ins>
            <w:ins w:id="557" w:author="Stevenson, Ian" w:date="2021-01-05T10:13:00Z">
              <w:r w:rsidR="006D4D78">
                <w:t xml:space="preserve"> when the baseline is omitted </w:t>
              </w:r>
              <w:r w:rsidR="006D4D78">
                <w:rPr>
                  <w:b/>
                  <w:bCs/>
                </w:rPr>
                <w:t>(C)</w:t>
              </w:r>
            </w:ins>
            <w:ins w:id="558" w:author="Stevenson, Ian" w:date="2021-01-05T10:19:00Z">
              <w:r w:rsidR="00EC206D">
                <w:t xml:space="preserve"> there is substantial misestimation</w:t>
              </w:r>
            </w:ins>
            <w:ins w:id="559" w:author="Stevenson, Ian" w:date="2021-01-05T10:13:00Z">
              <w:r w:rsidR="006D4D78">
                <w:t>. We find that</w:t>
              </w:r>
            </w:ins>
            <w:ins w:id="560" w:author="Stevenson, Ian" w:date="2021-01-05T10:15:00Z">
              <w:r w:rsidR="006D4D78">
                <w:t xml:space="preserve"> when the short-term effects are omitted fro</w:t>
              </w:r>
            </w:ins>
            <w:ins w:id="561" w:author="Stevenson, Ian" w:date="2021-01-05T10:19:00Z">
              <w:r w:rsidR="00EC206D">
                <w:t>m</w:t>
              </w:r>
            </w:ins>
            <w:ins w:id="562" w:author="Stevenson, Ian" w:date="2021-01-05T10:15:00Z">
              <w:r w:rsidR="006D4D78">
                <w:t xml:space="preserve"> the model, </w:t>
              </w:r>
              <w:r w:rsidR="00EC206D">
                <w:t>sl</w:t>
              </w:r>
            </w:ins>
            <w:ins w:id="563" w:author="Stevenson, Ian" w:date="2021-01-05T10:16:00Z">
              <w:r w:rsidR="00EC206D">
                <w:t xml:space="preserve">ow variation in the short-term weight </w:t>
              </w:r>
            </w:ins>
            <w:ins w:id="564" w:author="Stevenson, Ian" w:date="2021-01-05T10:19:00Z">
              <w:r w:rsidR="00EC206D">
                <w:t>is misattributed to the long-term synaptic effects</w:t>
              </w:r>
            </w:ins>
            <w:ins w:id="565" w:author="Stevenson, Ian" w:date="2021-01-05T10:21:00Z">
              <w:r w:rsidR="00EC206D">
                <w:t xml:space="preserve"> (B, middle)</w:t>
              </w:r>
            </w:ins>
            <w:ins w:id="566" w:author="Stevenson, Ian" w:date="2021-01-05T10:19:00Z">
              <w:r w:rsidR="00EC206D">
                <w:t xml:space="preserve">. When the baseline </w:t>
              </w:r>
            </w:ins>
            <w:ins w:id="567" w:author="Stevenson, Ian" w:date="2021-01-05T10:20:00Z">
              <w:r w:rsidR="00EC206D">
                <w:t xml:space="preserve">postsynaptic rate </w:t>
              </w:r>
            </w:ins>
            <w:ins w:id="568" w:author="Stevenson, Ian" w:date="2021-01-05T10:19:00Z">
              <w:r w:rsidR="00EC206D">
                <w:t>is</w:t>
              </w:r>
            </w:ins>
            <w:ins w:id="569" w:author="Stevenson, Ian" w:date="2021-01-05T10:20:00Z">
              <w:r w:rsidR="00EC206D">
                <w:t xml:space="preserve"> assumed to be constant</w:t>
              </w:r>
            </w:ins>
            <w:ins w:id="570" w:author="Stevenson, Ian" w:date="2021-01-05T10:19:00Z">
              <w:r w:rsidR="00EC206D">
                <w:t xml:space="preserve">, the fluctuation in </w:t>
              </w:r>
            </w:ins>
            <w:ins w:id="571" w:author="Stevenson, Ian" w:date="2021-01-05T10:20:00Z">
              <w:r w:rsidR="00EC206D">
                <w:t xml:space="preserve">the </w:t>
              </w:r>
            </w:ins>
            <w:ins w:id="572" w:author="Stevenson, Ian" w:date="2021-01-05T10:19:00Z">
              <w:r w:rsidR="00EC206D">
                <w:t xml:space="preserve">baseline </w:t>
              </w:r>
            </w:ins>
            <w:ins w:id="573" w:author="Stevenson, Ian" w:date="2021-01-05T10:20:00Z">
              <w:r w:rsidR="00EC206D">
                <w:t>is also</w:t>
              </w:r>
            </w:ins>
            <w:ins w:id="574" w:author="Stevenson, Ian" w:date="2021-01-05T10:19:00Z">
              <w:r w:rsidR="00EC206D">
                <w:t xml:space="preserve"> misattributed to </w:t>
              </w:r>
            </w:ins>
            <w:ins w:id="575" w:author="Stevenson, Ian" w:date="2021-01-05T10:20:00Z">
              <w:r w:rsidR="00EC206D">
                <w:t>long-term synaptic effects</w:t>
              </w:r>
            </w:ins>
            <w:ins w:id="576" w:author="Stevenson, Ian" w:date="2021-01-05T10:21:00Z">
              <w:r w:rsidR="00EC206D">
                <w:t xml:space="preserve"> (C, middle)</w:t>
              </w:r>
            </w:ins>
            <w:ins w:id="577" w:author="Stevenson, Ian" w:date="2021-01-05T10:16:00Z">
              <w:r w:rsidR="00EC206D">
                <w:t>.</w:t>
              </w:r>
            </w:ins>
            <w:ins w:id="578" w:author="Stevenson, Ian" w:date="2021-01-05T10:13:00Z">
              <w:r w:rsidR="006D4D78">
                <w:t xml:space="preserve"> </w:t>
              </w:r>
            </w:ins>
            <w:ins w:id="579" w:author="Stevenson, Ian" w:date="2021-01-05T10:20:00Z">
              <w:r w:rsidR="00EC206D">
                <w:t xml:space="preserve">Dashed lines denote </w:t>
              </w:r>
            </w:ins>
            <w:del w:id="580" w:author="Stevenson, Ian" w:date="2021-01-05T10:12:00Z">
              <w:r w:rsidDel="006D4D78">
                <w:delText xml:space="preserve">These plots show one example when missing estimations on baseline or STP. </w:delText>
              </w:r>
            </w:del>
            <w:del w:id="581" w:author="Stevenson, Ian" w:date="2021-01-05T10:11:00Z">
              <w:r w:rsidDel="006D4D78">
                <w:delText>The postsynaptic baseline firing rate fluctuated around exp(3) = 20 Hz, and the presynaptic firing rate fluctuated around 8Hz. The STP is depression.</w:delText>
              </w:r>
            </w:del>
            <w:ins w:id="582" w:author="Ganchao Wei" w:date="2020-12-20T18:54:00Z">
              <w:del w:id="583" w:author="Stevenson, Ian" w:date="2021-01-05T10:11:00Z">
                <w:r w:rsidR="007A03C2" w:rsidDel="006D4D78">
                  <w:delText xml:space="preserve"> </w:delText>
                </w:r>
              </w:del>
              <w:del w:id="584" w:author="Stevenson, Ian" w:date="2021-01-05T10:20:00Z">
                <w:r w:rsidR="007A03C2" w:rsidDel="00EC206D">
                  <w:delText>Standard error is shown by dashed lines</w:delText>
                </w:r>
              </w:del>
            </w:ins>
            <w:ins w:id="585" w:author="Stevenson, Ian" w:date="2021-01-05T10:20:00Z">
              <w:r w:rsidR="00EC206D">
                <w:t>standard error</w:t>
              </w:r>
            </w:ins>
            <w:ins w:id="586" w:author="Ganchao Wei" w:date="2020-12-20T18:54:00Z">
              <w:r w:rsidR="007A03C2">
                <w:t>.</w:t>
              </w:r>
            </w:ins>
            <w:del w:id="587" w:author="Stevenson, Ian" w:date="2021-01-05T10:20:00Z">
              <w:r w:rsidDel="00EC206D">
                <w:delText xml:space="preserve"> </w:delText>
              </w:r>
              <w:r w:rsidRPr="00451A4B" w:rsidDel="00EC206D">
                <w:rPr>
                  <w:b/>
                  <w:bCs/>
                </w:rPr>
                <w:delText>(A)</w:delText>
              </w:r>
            </w:del>
            <w:del w:id="588" w:author="Stevenson, Ian" w:date="2021-01-05T10:12:00Z">
              <w:r w:rsidDel="006D4D78">
                <w:delText xml:space="preserve"> Fitting results when all three effects (baseline, LTP and STP) are estimated simultaneously</w:delText>
              </w:r>
            </w:del>
            <w:del w:id="589" w:author="Stevenson, Ian" w:date="2021-01-05T10:20:00Z">
              <w:r w:rsidDel="00EC206D">
                <w:delText xml:space="preserve">. </w:delText>
              </w:r>
              <w:r w:rsidRPr="00451A4B" w:rsidDel="00EC206D">
                <w:rPr>
                  <w:b/>
                  <w:bCs/>
                </w:rPr>
                <w:delText>(B)</w:delText>
              </w:r>
              <w:r w:rsidDel="00EC206D">
                <w:delText xml:space="preserve"> </w:delText>
              </w:r>
            </w:del>
            <w:del w:id="590" w:author="Stevenson, Ian" w:date="2021-01-05T10:19:00Z">
              <w:r w:rsidDel="00EC206D">
                <w:delText xml:space="preserve">When we </w:delText>
              </w:r>
            </w:del>
            <w:del w:id="591" w:author="Stevenson, Ian" w:date="2021-01-05T10:14:00Z">
              <w:r w:rsidDel="006D4D78">
                <w:delText xml:space="preserve">miss to estimate </w:delText>
              </w:r>
            </w:del>
            <w:del w:id="592" w:author="Stevenson, Ian" w:date="2021-01-05T10:19:00Z">
              <w:r w:rsidDel="00EC206D">
                <w:delText>the baseline, the fluctuation in baseline will flow and enlarge</w:delText>
              </w:r>
            </w:del>
            <w:ins w:id="593" w:author="Ganchao Wei" w:date="2020-12-20T10:31:00Z">
              <w:del w:id="594" w:author="Stevenson, Ian" w:date="2021-01-05T10:19:00Z">
                <w:r w:rsidR="00D2014C" w:rsidDel="00EC206D">
                  <w:delText>be misattributed</w:delText>
                </w:r>
              </w:del>
            </w:ins>
            <w:del w:id="595" w:author="Stevenson, Ian" w:date="2021-01-05T10:19:00Z">
              <w:r w:rsidDel="00EC206D">
                <w:delText xml:space="preserve"> </w:delText>
              </w:r>
            </w:del>
            <w:ins w:id="596" w:author="Ganchao Wei" w:date="2020-12-20T10:32:00Z">
              <w:del w:id="597" w:author="Stevenson, Ian" w:date="2021-01-05T10:19:00Z">
                <w:r w:rsidR="00D2014C" w:rsidDel="00EC206D">
                  <w:delText>to</w:delText>
                </w:r>
              </w:del>
            </w:ins>
            <w:del w:id="598" w:author="Stevenson, Ian" w:date="2021-01-05T10:19:00Z">
              <w:r w:rsidDel="00EC206D">
                <w:delText xml:space="preserve">in LTP </w:delText>
              </w:r>
            </w:del>
            <w:del w:id="599" w:author="Stevenson, Ian" w:date="2021-01-05T10:20:00Z">
              <w:r w:rsidDel="00EC206D">
                <w:delText xml:space="preserve">estimation. </w:delText>
              </w:r>
              <w:r w:rsidRPr="00451A4B" w:rsidDel="00EC206D">
                <w:rPr>
                  <w:b/>
                  <w:bCs/>
                </w:rPr>
                <w:delText>(C)</w:delText>
              </w:r>
              <w:r w:rsidDel="00EC206D">
                <w:delText xml:space="preserve"> Similarly, the LTP estimation will capture STP fluctuation when we miss to estimate </w:delText>
              </w:r>
              <w:commentRangeStart w:id="600"/>
              <w:r w:rsidDel="00EC206D">
                <w:delText>STP</w:delText>
              </w:r>
              <w:commentRangeEnd w:id="600"/>
              <w:r w:rsidR="006D4D78" w:rsidDel="00EC206D">
                <w:rPr>
                  <w:rStyle w:val="CommentReference"/>
                </w:rPr>
                <w:commentReference w:id="600"/>
              </w:r>
              <w:r w:rsidDel="00EC206D">
                <w:delText>.</w:delText>
              </w:r>
            </w:del>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92340A3" w:rsidR="00AB3C16"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ed baseline and synaptic strength 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23752D">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5BAC4C9B"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ins w:id="601" w:author="Ganchao Wei" w:date="2020-12-20T10:36:00Z">
                <w:rPr>
                  <w:rFonts w:ascii="Cambria Math" w:hAnsi="Cambria Math"/>
                  <w:i/>
                  <w:lang w:eastAsia="zh-CN"/>
                </w:rPr>
              </w:ins>
            </m:ctrlPr>
          </m:naryPr>
          <m:sub>
            <m:r>
              <w:ins w:id="602" w:author="Ganchao Wei" w:date="2020-12-20T10:36:00Z">
                <w:rPr>
                  <w:rFonts w:ascii="Cambria Math" w:hAnsi="Cambria Math"/>
                  <w:lang w:eastAsia="zh-CN"/>
                </w:rPr>
                <m:t>k=1</m:t>
              </w:ins>
            </m:r>
          </m:sub>
          <m:sup>
            <m:r>
              <w:ins w:id="603" w:author="Ganchao Wei" w:date="2020-12-20T10:36:00Z">
                <w:rPr>
                  <w:rFonts w:ascii="Cambria Math" w:hAnsi="Cambria Math"/>
                  <w:lang w:eastAsia="zh-CN"/>
                </w:rPr>
                <m:t>N</m:t>
              </w:ins>
            </m:r>
          </m:sup>
          <m:e>
            <m:r>
              <w:ins w:id="604" w:author="Ganchao Wei" w:date="2020-12-20T10:36:00Z">
                <w:rPr>
                  <w:rFonts w:ascii="Cambria Math" w:hAnsi="Cambria Math"/>
                  <w:lang w:eastAsia="zh-CN"/>
                </w:rPr>
                <m:t>p(</m:t>
              </w:ins>
            </m:r>
            <m:sSubSup>
              <m:sSubSupPr>
                <m:ctrlPr>
                  <w:ins w:id="605" w:author="Ganchao Wei" w:date="2020-12-20T10:36:00Z">
                    <w:rPr>
                      <w:rFonts w:ascii="Cambria Math" w:hAnsi="Cambria Math"/>
                      <w:i/>
                      <w:lang w:eastAsia="zh-CN"/>
                    </w:rPr>
                  </w:ins>
                </m:ctrlPr>
              </m:sSubSupPr>
              <m:e>
                <m:r>
                  <w:ins w:id="606" w:author="Ganchao Wei" w:date="2020-12-20T10:36:00Z">
                    <w:rPr>
                      <w:rFonts w:ascii="Cambria Math" w:hAnsi="Cambria Math"/>
                      <w:lang w:eastAsia="zh-CN"/>
                    </w:rPr>
                    <m:t>y</m:t>
                  </w:ins>
                </m:r>
              </m:e>
              <m:sub>
                <m:r>
                  <w:ins w:id="607" w:author="Ganchao Wei" w:date="2020-12-20T10:36:00Z">
                    <w:rPr>
                      <w:rFonts w:ascii="Cambria Math" w:hAnsi="Cambria Math"/>
                      <w:lang w:eastAsia="zh-CN"/>
                    </w:rPr>
                    <m:t>k</m:t>
                  </w:ins>
                </m:r>
              </m:sub>
              <m:sup>
                <m:r>
                  <w:ins w:id="608" w:author="Ganchao Wei" w:date="2020-12-20T10:36:00Z">
                    <w:rPr>
                      <w:rFonts w:ascii="Cambria Math" w:hAnsi="Cambria Math"/>
                      <w:lang w:eastAsia="zh-CN"/>
                    </w:rPr>
                    <m:t>post</m:t>
                  </w:ins>
                </m:r>
              </m:sup>
            </m:sSubSup>
            <m:r>
              <w:ins w:id="609" w:author="Ganchao Wei" w:date="2020-12-20T10:36:00Z">
                <w:rPr>
                  <w:rFonts w:ascii="Cambria Math" w:hAnsi="Cambria Math"/>
                  <w:lang w:eastAsia="zh-CN"/>
                </w:rPr>
                <m:t>|</m:t>
              </w:ins>
            </m:r>
            <m:sSub>
              <m:sSubPr>
                <m:ctrlPr>
                  <w:ins w:id="610" w:author="Ganchao Wei" w:date="2020-12-20T10:36:00Z">
                    <w:rPr>
                      <w:rFonts w:ascii="Cambria Math" w:hAnsi="Cambria Math"/>
                      <w:i/>
                      <w:lang w:eastAsia="zh-CN"/>
                    </w:rPr>
                  </w:ins>
                </m:ctrlPr>
              </m:sSubPr>
              <m:e>
                <m:r>
                  <w:ins w:id="611" w:author="Ganchao Wei" w:date="2020-12-20T10:36:00Z">
                    <w:rPr>
                      <w:rFonts w:ascii="Cambria Math" w:hAnsi="Cambria Math"/>
                      <w:lang w:eastAsia="zh-CN"/>
                    </w:rPr>
                    <m:t>λ</m:t>
                  </w:ins>
                </m:r>
              </m:e>
              <m:sub>
                <m:r>
                  <w:ins w:id="612" w:author="Ganchao Wei" w:date="2020-12-20T10:36:00Z">
                    <w:rPr>
                      <w:rFonts w:ascii="Cambria Math" w:hAnsi="Cambria Math"/>
                      <w:lang w:eastAsia="zh-CN"/>
                    </w:rPr>
                    <m:t>k|k-1</m:t>
                  </w:ins>
                </m:r>
              </m:sub>
            </m:sSub>
            <m:r>
              <w:ins w:id="613" w:author="Ganchao Wei" w:date="2020-12-20T10:36:00Z">
                <w:rPr>
                  <w:rFonts w:ascii="Cambria Math" w:hAnsi="Cambria Math"/>
                  <w:lang w:eastAsia="zh-CN"/>
                </w:rPr>
                <m:t>)</m:t>
              </w:ins>
            </m:r>
          </m:e>
        </m:nary>
        <m:r>
          <w:del w:id="614" w:author="Ganchao Wei" w:date="2020-12-20T10:36:00Z">
            <w:rPr>
              <w:rFonts w:ascii="Cambria Math" w:hAnsi="Cambria Math"/>
              <w:lang w:eastAsia="zh-CN"/>
            </w:rPr>
            <m:t>p(</m:t>
          </w:del>
        </m:r>
        <m:sSubSup>
          <m:sSubSupPr>
            <m:ctrlPr>
              <w:del w:id="615" w:author="Ganchao Wei" w:date="2020-12-20T10:36:00Z">
                <w:rPr>
                  <w:rFonts w:ascii="Cambria Math" w:hAnsi="Cambria Math"/>
                  <w:i/>
                  <w:lang w:eastAsia="zh-CN"/>
                </w:rPr>
              </w:del>
            </m:ctrlPr>
          </m:sSubSupPr>
          <m:e>
            <m:r>
              <w:del w:id="616" w:author="Ganchao Wei" w:date="2020-12-20T10:36:00Z">
                <w:rPr>
                  <w:rFonts w:ascii="Cambria Math" w:hAnsi="Cambria Math"/>
                  <w:lang w:eastAsia="zh-CN"/>
                </w:rPr>
                <m:t>y</m:t>
              </w:del>
            </m:r>
          </m:e>
          <m:sub>
            <m:r>
              <w:del w:id="617" w:author="Ganchao Wei" w:date="2020-12-20T10:36:00Z">
                <w:rPr>
                  <w:rFonts w:ascii="Cambria Math" w:hAnsi="Cambria Math"/>
                  <w:lang w:eastAsia="zh-CN"/>
                </w:rPr>
                <m:t>k</m:t>
              </w:del>
            </m:r>
          </m:sub>
          <m:sup>
            <m:r>
              <w:del w:id="618" w:author="Ganchao Wei" w:date="2020-12-20T10:36:00Z">
                <w:rPr>
                  <w:rFonts w:ascii="Cambria Math" w:hAnsi="Cambria Math"/>
                  <w:lang w:eastAsia="zh-CN"/>
                </w:rPr>
                <m:t>post</m:t>
              </w:del>
            </m:r>
          </m:sup>
        </m:sSubSup>
        <m:r>
          <w:del w:id="619" w:author="Ganchao Wei" w:date="2020-12-20T10:36:00Z">
            <w:rPr>
              <w:rFonts w:ascii="Cambria Math" w:hAnsi="Cambria Math"/>
              <w:lang w:eastAsia="zh-CN"/>
            </w:rPr>
            <m:t>|</m:t>
          </w:del>
        </m:r>
        <m:sSub>
          <m:sSubPr>
            <m:ctrlPr>
              <w:del w:id="620" w:author="Ganchao Wei" w:date="2020-12-20T10:36:00Z">
                <w:rPr>
                  <w:rFonts w:ascii="Cambria Math" w:hAnsi="Cambria Math"/>
                  <w:i/>
                  <w:lang w:eastAsia="zh-CN"/>
                </w:rPr>
              </w:del>
            </m:ctrlPr>
          </m:sSubPr>
          <m:e>
            <m:r>
              <w:del w:id="621" w:author="Ganchao Wei" w:date="2020-12-20T10:36:00Z">
                <w:rPr>
                  <w:rFonts w:ascii="Cambria Math" w:hAnsi="Cambria Math"/>
                  <w:lang w:eastAsia="zh-CN"/>
                </w:rPr>
                <m:t>λ</m:t>
              </w:del>
            </m:r>
          </m:e>
          <m:sub>
            <m:r>
              <w:del w:id="622" w:author="Ganchao Wei" w:date="2020-12-20T10:36:00Z">
                <w:rPr>
                  <w:rFonts w:ascii="Cambria Math" w:hAnsi="Cambria Math"/>
                  <w:lang w:eastAsia="zh-CN"/>
                </w:rPr>
                <m:t>k|k-1</m:t>
              </w:del>
            </m:r>
          </m:sub>
        </m:sSub>
        <m:r>
          <w:del w:id="623" w:author="Ganchao Wei" w:date="2020-12-20T10:36:00Z">
            <w:rPr>
              <w:rFonts w:ascii="Cambria Math" w:hAnsi="Cambria Math"/>
              <w:lang w:eastAsia="zh-CN"/>
            </w:rPr>
            <m:t>,</m:t>
          </w:del>
        </m:r>
        <m:r>
          <w:del w:id="624" w:author="Ganchao Wei" w:date="2020-12-20T10:36:00Z">
            <m:rPr>
              <m:sty m:val="p"/>
            </m:rPr>
            <w:rPr>
              <w:rFonts w:ascii="Cambria Math" w:hAnsi="Cambria Math"/>
              <w:lang w:eastAsia="zh-CN"/>
            </w:rPr>
            <m:t>θ</m:t>
          </w:del>
        </m:r>
        <m:r>
          <w:del w:id="625" w:author="Ganchao Wei" w:date="2020-12-20T10:36:00Z">
            <w:rPr>
              <w:rFonts w:ascii="Cambria Math" w:hAnsi="Cambria Math"/>
              <w:lang w:eastAsia="zh-CN"/>
            </w:rPr>
            <m:t>)</m:t>
          </w:del>
        </m:r>
      </m:oMath>
      <w:del w:id="626" w:author="Ganchao Wei" w:date="2020-12-20T10:37:00Z">
        <w:r w:rsidDel="00D2014C">
          <w:rPr>
            <w:lang w:eastAsia="zh-CN"/>
          </w:rPr>
          <w:delText>,</w:delText>
        </w:r>
      </w:del>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lastRenderedPageBreak/>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due to the fact that the synaptic weight only influences the likelihood in the short interval follow each presynaptic spike. </w:t>
      </w:r>
      <w:commentRangeStart w:id="627"/>
      <w:ins w:id="628" w:author="Ganchao Wei" w:date="2020-12-20T10:38:00Z">
        <w:r w:rsidR="00D2014C">
          <w:rPr>
            <w:lang w:eastAsia="zh-CN"/>
          </w:rPr>
          <w:t>As mentioned in the method an</w:t>
        </w:r>
        <w:commentRangeStart w:id="629"/>
        <w:commentRangeStart w:id="630"/>
        <w:r w:rsidR="00D2014C">
          <w:rPr>
            <w:lang w:eastAsia="zh-CN"/>
          </w:rPr>
          <w:t>d shown in the example of</w:t>
        </w:r>
      </w:ins>
      <w:ins w:id="631" w:author="Ganchao Wei" w:date="2020-12-20T10:39:00Z">
        <w:r w:rsidR="00D2014C">
          <w:rPr>
            <w:lang w:eastAsia="zh-CN"/>
          </w:rPr>
          <w:t xml:space="preserve"> omitted variable bias (Figure 7),</w:t>
        </w:r>
      </w:ins>
      <w:ins w:id="632" w:author="Ganchao Wei" w:date="2020-12-20T10:41:00Z">
        <w:r w:rsidR="00DE1536">
          <w:rPr>
            <w:lang w:eastAsia="zh-CN"/>
          </w:rPr>
          <w:t xml:space="preserve"> </w:t>
        </w:r>
      </w:ins>
      <w:commentRangeEnd w:id="629"/>
      <w:r w:rsidR="00EC206D">
        <w:rPr>
          <w:rStyle w:val="CommentReference"/>
        </w:rPr>
        <w:commentReference w:id="629"/>
      </w:r>
      <w:commentRangeEnd w:id="630"/>
      <w:r w:rsidR="00850284">
        <w:rPr>
          <w:rStyle w:val="CommentReference"/>
        </w:rPr>
        <w:commentReference w:id="630"/>
      </w:r>
      <w:ins w:id="633" w:author="Ganchao Wei" w:date="2020-12-20T10:41:00Z">
        <w:r w:rsidR="00DE1536">
          <w:rPr>
            <w:lang w:eastAsia="zh-CN"/>
          </w:rPr>
          <w:t>values</w:t>
        </w:r>
      </w:ins>
      <w:ins w:id="634" w:author="Ganchao Wei" w:date="2020-12-20T10:42:00Z">
        <w:r w:rsidR="00DE1536">
          <w:rPr>
            <w:lang w:eastAsia="zh-CN"/>
          </w:rPr>
          <w:t xml:space="preserve"> of </w:t>
        </w:r>
      </w:ins>
      <m:oMath>
        <m:sSub>
          <m:sSubPr>
            <m:ctrlPr>
              <w:ins w:id="635" w:author="Ganchao Wei" w:date="2020-12-20T10:42:00Z">
                <w:rPr>
                  <w:rFonts w:ascii="Cambria Math" w:hAnsi="Cambria Math"/>
                  <w:i/>
                  <w:lang w:eastAsia="zh-CN"/>
                </w:rPr>
              </w:ins>
            </m:ctrlPr>
          </m:sSubPr>
          <m:e>
            <m:r>
              <w:ins w:id="636" w:author="Ganchao Wei" w:date="2020-12-20T10:42:00Z">
                <w:rPr>
                  <w:rFonts w:ascii="Cambria Math" w:hAnsi="Cambria Math"/>
                  <w:lang w:eastAsia="zh-CN"/>
                </w:rPr>
                <m:t>Q</m:t>
              </w:ins>
            </m:r>
          </m:e>
          <m:sub>
            <m:sSub>
              <m:sSubPr>
                <m:ctrlPr>
                  <w:ins w:id="637" w:author="Ganchao Wei" w:date="2020-12-20T10:42:00Z">
                    <w:rPr>
                      <w:rFonts w:ascii="Cambria Math" w:hAnsi="Cambria Math"/>
                      <w:i/>
                      <w:lang w:eastAsia="zh-CN"/>
                    </w:rPr>
                  </w:ins>
                </m:ctrlPr>
              </m:sSubPr>
              <m:e>
                <m:r>
                  <w:ins w:id="638" w:author="Ganchao Wei" w:date="2020-12-20T10:42:00Z">
                    <w:rPr>
                      <w:rFonts w:ascii="Cambria Math" w:hAnsi="Cambria Math"/>
                      <w:lang w:eastAsia="zh-CN"/>
                    </w:rPr>
                    <m:t>w</m:t>
                  </w:ins>
                </m:r>
              </m:e>
              <m:sub>
                <m:r>
                  <w:ins w:id="639" w:author="Ganchao Wei" w:date="2020-12-20T10:42:00Z">
                    <w:rPr>
                      <w:rFonts w:ascii="Cambria Math" w:hAnsi="Cambria Math"/>
                      <w:lang w:eastAsia="zh-CN"/>
                    </w:rPr>
                    <m:t>L</m:t>
                  </w:ins>
                </m:r>
              </m:sub>
            </m:sSub>
          </m:sub>
        </m:sSub>
      </m:oMath>
      <w:ins w:id="640" w:author="Ganchao Wei" w:date="2020-12-20T10:42:00Z">
        <w:r w:rsidR="00DE1536">
          <w:rPr>
            <w:lang w:eastAsia="zh-CN"/>
          </w:rPr>
          <w:t xml:space="preserve"> has negligible influence on prediction likelihood</w:t>
        </w:r>
      </w:ins>
      <w:ins w:id="641" w:author="Ganchao Wei" w:date="2020-12-20T10:44:00Z">
        <w:r w:rsidR="00DE1536">
          <w:rPr>
            <w:lang w:eastAsia="zh-CN"/>
          </w:rPr>
          <w:t xml:space="preserve"> under fixed </w:t>
        </w:r>
      </w:ins>
      <m:oMath>
        <m:sSub>
          <m:sSubPr>
            <m:ctrlPr>
              <w:ins w:id="642" w:author="Ganchao Wei" w:date="2020-12-20T10:44:00Z">
                <w:rPr>
                  <w:rFonts w:ascii="Cambria Math" w:hAnsi="Cambria Math"/>
                  <w:i/>
                  <w:lang w:eastAsia="zh-CN"/>
                </w:rPr>
              </w:ins>
            </m:ctrlPr>
          </m:sSubPr>
          <m:e>
            <m:r>
              <w:ins w:id="643" w:author="Ganchao Wei" w:date="2020-12-20T10:44:00Z">
                <w:rPr>
                  <w:rFonts w:ascii="Cambria Math" w:hAnsi="Cambria Math"/>
                  <w:lang w:eastAsia="zh-CN"/>
                </w:rPr>
                <m:t>Q</m:t>
              </w:ins>
            </m:r>
          </m:e>
          <m:sub>
            <m:sSub>
              <m:sSubPr>
                <m:ctrlPr>
                  <w:ins w:id="644" w:author="Ganchao Wei" w:date="2020-12-20T10:44:00Z">
                    <w:rPr>
                      <w:rFonts w:ascii="Cambria Math" w:hAnsi="Cambria Math"/>
                      <w:i/>
                      <w:lang w:eastAsia="zh-CN"/>
                    </w:rPr>
                  </w:ins>
                </m:ctrlPr>
              </m:sSubPr>
              <m:e>
                <m:r>
                  <w:ins w:id="645" w:author="Ganchao Wei" w:date="2020-12-20T10:44:00Z">
                    <w:rPr>
                      <w:rFonts w:ascii="Cambria Math" w:hAnsi="Cambria Math"/>
                      <w:lang w:eastAsia="zh-CN"/>
                    </w:rPr>
                    <m:t>β</m:t>
                  </w:ins>
                </m:r>
              </m:e>
              <m:sub>
                <m:r>
                  <w:ins w:id="646" w:author="Ganchao Wei" w:date="2020-12-20T10:44:00Z">
                    <w:rPr>
                      <w:rFonts w:ascii="Cambria Math" w:hAnsi="Cambria Math"/>
                      <w:lang w:eastAsia="zh-CN"/>
                    </w:rPr>
                    <m:t>0</m:t>
                  </w:ins>
                </m:r>
              </m:sub>
            </m:sSub>
          </m:sub>
        </m:sSub>
      </m:oMath>
      <w:ins w:id="647" w:author="Ganchao Wei" w:date="2020-12-20T10:49:00Z">
        <w:r w:rsidR="0010004A">
          <w:rPr>
            <w:lang w:eastAsia="zh-CN"/>
          </w:rPr>
          <w:t xml:space="preserve"> but no</w:t>
        </w:r>
      </w:ins>
      <w:ins w:id="648" w:author="Stevenson, Ian" w:date="2021-01-05T10:22:00Z">
        <w:r w:rsidR="00EC206D">
          <w:rPr>
            <w:lang w:eastAsia="zh-CN"/>
          </w:rPr>
          <w:t>t</w:t>
        </w:r>
      </w:ins>
      <w:ins w:id="649" w:author="Ganchao Wei" w:date="2020-12-20T10:49:00Z">
        <w:r w:rsidR="0010004A">
          <w:rPr>
            <w:lang w:eastAsia="zh-CN"/>
          </w:rPr>
          <w:t xml:space="preserve"> vice versa</w:t>
        </w:r>
      </w:ins>
      <w:ins w:id="650" w:author="Ganchao Wei" w:date="2020-12-20T10:44:00Z">
        <w:r w:rsidR="00DE1536">
          <w:rPr>
            <w:lang w:eastAsia="zh-CN"/>
          </w:rPr>
          <w:t xml:space="preserve">. </w:t>
        </w:r>
      </w:ins>
      <w:commentRangeEnd w:id="627"/>
      <w:ins w:id="651" w:author="Ganchao Wei" w:date="2020-12-20T10:45:00Z">
        <w:r w:rsidR="00DE1536">
          <w:rPr>
            <w:rStyle w:val="CommentReference"/>
          </w:rPr>
          <w:commentReference w:id="627"/>
        </w:r>
      </w:ins>
      <w:ins w:id="652" w:author="Ganchao Wei" w:date="2020-12-20T10:44:00Z">
        <w:r w:rsidR="00DE1536">
          <w:rPr>
            <w:lang w:eastAsia="zh-CN"/>
          </w:rPr>
          <w:t>Therefore,</w:t>
        </w:r>
      </w:ins>
      <w:del w:id="653" w:author="Ganchao Wei" w:date="2020-12-20T10:46:00Z">
        <w:r w:rsidR="00842221" w:rsidDel="00DE1536">
          <w:rPr>
            <w:lang w:eastAsia="zh-CN"/>
          </w:rPr>
          <w:delText>We also find that the prediction likelihood is approximately independent, such that the</w:delText>
        </w:r>
      </w:del>
      <w:r w:rsidR="00842221">
        <w:rPr>
          <w:lang w:eastAsia="zh-CN"/>
        </w:rPr>
        <w:t xml:space="preserve"> 2D optimization problem can be solved by optimizing the two variance hyperparameters sequentially</w:t>
      </w:r>
      <w:ins w:id="654" w:author="Ganchao Wei" w:date="2020-12-20T10:47:00Z">
        <w:r w:rsidR="00DE1536">
          <w:rPr>
            <w:lang w:eastAsia="zh-CN"/>
          </w:rPr>
          <w:t xml:space="preserve"> with</w:t>
        </w:r>
      </w:ins>
      <w:ins w:id="655" w:author="Ganchao Wei" w:date="2020-12-20T10:49:00Z">
        <w:r w:rsidR="0010004A">
          <w:rPr>
            <w:lang w:eastAsia="zh-CN"/>
          </w:rPr>
          <w:t xml:space="preserve"> a</w:t>
        </w:r>
      </w:ins>
      <w:ins w:id="656" w:author="Ganchao Wei" w:date="2020-12-20T10:47:00Z">
        <w:r w:rsidR="00DE1536">
          <w:rPr>
            <w:lang w:eastAsia="zh-CN"/>
          </w:rPr>
          <w:t xml:space="preserve"> specific order</w:t>
        </w:r>
      </w:ins>
      <w:r w:rsidR="00842221">
        <w:rPr>
          <w:lang w:eastAsia="zh-CN"/>
        </w:rPr>
        <w:t>.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ins w:id="657" w:author="Ganchao Wei" w:date="2020-12-20T10:57:00Z">
        <w:r w:rsidR="004C453C">
          <w:t>The</w:t>
        </w:r>
      </w:ins>
      <w:ins w:id="658" w:author="Ganchao Wei" w:date="2020-12-21T08:41:00Z">
        <w:r w:rsidR="001D23B0">
          <w:t xml:space="preserve"> corresponding</w:t>
        </w:r>
      </w:ins>
      <w:ins w:id="659" w:author="Ganchao Wei" w:date="2020-12-20T10:57:00Z">
        <w:r w:rsidR="004C453C">
          <w:t xml:space="preserve"> </w:t>
        </w:r>
      </w:ins>
      <w:ins w:id="660" w:author="Ganchao Wei" w:date="2020-12-20T10:58:00Z">
        <w:r w:rsidR="004C453C">
          <w:t>track</w:t>
        </w:r>
      </w:ins>
      <w:ins w:id="661" w:author="Ganchao Wei" w:date="2020-12-20T10:59:00Z">
        <w:r w:rsidR="004C453C">
          <w:t>s</w:t>
        </w:r>
      </w:ins>
      <w:ins w:id="662" w:author="Ganchao Wei" w:date="2020-12-20T10:58:00Z">
        <w:r w:rsidR="004C453C">
          <w:t xml:space="preserve"> of the baseline and long-term synaptic weights under</w:t>
        </w:r>
      </w:ins>
      <w:ins w:id="663" w:author="Ganchao Wei" w:date="2020-12-20T10:59:00Z">
        <w:r w:rsidR="004C453C">
          <w:t xml:space="preserve"> different </w:t>
        </w:r>
      </w:ins>
      <m:oMath>
        <m:r>
          <w:ins w:id="664" w:author="Ganchao Wei" w:date="2020-12-20T10:59:00Z">
            <m:rPr>
              <m:sty m:val="bi"/>
            </m:rPr>
            <w:rPr>
              <w:rFonts w:ascii="Cambria Math" w:hAnsi="Cambria Math"/>
            </w:rPr>
            <m:t>Q</m:t>
          </w:ins>
        </m:r>
      </m:oMath>
      <w:ins w:id="665" w:author="Ganchao Wei" w:date="2020-12-20T11:00:00Z">
        <w:r w:rsidR="004C453C">
          <w:t xml:space="preserve"> (Figure 8B)</w:t>
        </w:r>
      </w:ins>
      <w:ins w:id="666" w:author="Ganchao Wei" w:date="2020-12-20T10:59:00Z">
        <w:r w:rsidR="004C453C">
          <w:t xml:space="preserve"> show</w:t>
        </w:r>
      </w:ins>
      <w:ins w:id="667" w:author="Ganchao Wei" w:date="2020-12-20T11:00:00Z">
        <w:r w:rsidR="00CD5948">
          <w:t xml:space="preserve"> oversmoothness and undersmoothness.</w:t>
        </w:r>
      </w:ins>
    </w:p>
    <w:p w14:paraId="64F57620" w14:textId="32986008" w:rsidR="00046BE1" w:rsidRDefault="006C7FAB" w:rsidP="000C7168">
      <w:pPr>
        <w:jc w:val="both"/>
        <w:rPr>
          <w:ins w:id="668" w:author="Ganchao Wei" w:date="2020-12-20T16:03:00Z"/>
        </w:rPr>
      </w:pPr>
      <w:r>
        <w:t xml:space="preserve">We find that in a series of short, </w:t>
      </w:r>
      <w:ins w:id="669" w:author="Ganchao Wei" w:date="2020-12-20T10:54:00Z">
        <w:r w:rsidR="004C453C">
          <w:t>1</w:t>
        </w:r>
      </w:ins>
      <w:del w:id="670" w:author="Ganchao Wei" w:date="2020-12-20T10:51:00Z">
        <w:r w:rsidDel="004C453C">
          <w:delText>1</w:delText>
        </w:r>
      </w:del>
      <w:r>
        <w:t xml:space="preserve">0min simulations with pre- and postsynaptic rates </w:t>
      </w:r>
      <w:commentRangeStart w:id="671"/>
      <w:del w:id="672" w:author="Ganchao Wei" w:date="2020-12-20T10:52:00Z">
        <w:r w:rsidDel="004C453C">
          <w:delText>~XX</w:delText>
        </w:r>
        <w:commentRangeEnd w:id="671"/>
        <w:r w:rsidDel="004C453C">
          <w:rPr>
            <w:rStyle w:val="CommentReference"/>
          </w:rPr>
          <w:commentReference w:id="671"/>
        </w:r>
      </w:del>
      <w:ins w:id="673" w:author="Ganchao Wei" w:date="2020-12-20T10:52:00Z">
        <w:del w:id="674" w:author="Stevenson, Ian" w:date="2021-01-05T10:23:00Z">
          <w:r w:rsidR="004C453C" w:rsidDel="00EC206D">
            <w:delText xml:space="preserve">be </w:delText>
          </w:r>
        </w:del>
      </w:ins>
      <w:ins w:id="675" w:author="Stevenson, Ian" w:date="2021-01-05T10:23:00Z">
        <w:r w:rsidR="00EC206D">
          <w:t xml:space="preserve">set to </w:t>
        </w:r>
      </w:ins>
      <w:ins w:id="676" w:author="Ganchao Wei" w:date="2020-12-20T10:52:00Z">
        <w:r w:rsidR="004C453C">
          <w:t xml:space="preserve">5Hz and </w:t>
        </w:r>
      </w:ins>
      <w:ins w:id="677" w:author="Ganchao Wei" w:date="2020-12-20T10:53:00Z">
        <w:r w:rsidR="004C453C">
          <w:t>20Hz</w:t>
        </w:r>
      </w:ins>
      <w:ins w:id="678" w:author="Stevenson, Ian" w:date="2021-01-05T10:23:00Z">
        <w:r w:rsidR="00EC206D">
          <w:t xml:space="preserve">, </w:t>
        </w:r>
        <w:del w:id="679" w:author="Ganchao Wei" w:date="2021-01-17T11:24:00Z">
          <w:r w:rsidR="00EC206D" w:rsidDel="0020209E">
            <w:delText>respectivevly</w:delText>
          </w:r>
        </w:del>
      </w:ins>
      <w:ins w:id="680" w:author="Ganchao Wei" w:date="2021-01-17T11:24:00Z">
        <w:r w:rsidR="0020209E">
          <w:t>respectively</w:t>
        </w:r>
      </w:ins>
      <w:r>
        <w:t xml:space="preserve">, </w:t>
      </w:r>
      <w:del w:id="681" w:author="Ganchao Wei" w:date="2020-12-20T10:55:00Z">
        <w:r w:rsidDel="004C453C">
          <w:delText xml:space="preserve">the baseline and long-term synaptic weights can be accurately tracked (Fig 8B) and </w:delText>
        </w:r>
      </w:del>
      <w:r>
        <w:t>the true value</w:t>
      </w:r>
      <w:ins w:id="682" w:author="Ganchao Wei" w:date="2020-12-20T10:57:00Z">
        <w:r w:rsidR="004C453C">
          <w:t>s</w:t>
        </w:r>
      </w:ins>
      <w:r>
        <w:t xml:space="preserve"> of </w:t>
      </w:r>
      <m:oMath>
        <m:r>
          <m:rPr>
            <m:sty m:val="bi"/>
          </m:rPr>
          <w:rPr>
            <w:rFonts w:ascii="Cambria Math" w:hAnsi="Cambria Math"/>
          </w:rPr>
          <m:t>Q</m:t>
        </m:r>
      </m:oMath>
      <w:r>
        <w:rPr>
          <w:b/>
          <w:bCs/>
        </w:rPr>
        <w:t xml:space="preserve"> </w:t>
      </w:r>
      <w:r>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76AAEA3" w:rsidR="00960689" w:rsidRDefault="007849DF" w:rsidP="000C7168">
            <w:pPr>
              <w:jc w:val="both"/>
            </w:pPr>
            <w:ins w:id="683" w:author="Ganchao Wei" w:date="2020-12-16T21:32:00Z">
              <w:r>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ins>
          </w:p>
        </w:tc>
      </w:tr>
      <w:tr w:rsidR="00960689" w14:paraId="237032A7" w14:textId="77777777" w:rsidTr="002F545A">
        <w:tc>
          <w:tcPr>
            <w:tcW w:w="9926" w:type="dxa"/>
          </w:tcPr>
          <w:p w14:paraId="20E244A5" w14:textId="7B2EB961"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ins w:id="684" w:author="Stevenson, Ian" w:date="2021-01-05T10:24:00Z">
              <w:r w:rsidR="00EC206D">
                <w:t xml:space="preserve">Here we simulate an excitatory, </w:t>
              </w:r>
              <w:commentRangeStart w:id="685"/>
              <w:commentRangeStart w:id="686"/>
              <w:r w:rsidR="00EC206D">
                <w:t xml:space="preserve">depressing </w:t>
              </w:r>
            </w:ins>
            <w:commentRangeEnd w:id="685"/>
            <w:ins w:id="687" w:author="Stevenson, Ian" w:date="2021-01-05T10:25:00Z">
              <w:r w:rsidR="00EC206D">
                <w:rPr>
                  <w:rStyle w:val="CommentReference"/>
                </w:rPr>
                <w:commentReference w:id="685"/>
              </w:r>
            </w:ins>
            <w:commentRangeEnd w:id="686"/>
            <w:r w:rsidR="00850284">
              <w:rPr>
                <w:rStyle w:val="CommentReference"/>
              </w:rPr>
              <w:commentReference w:id="686"/>
            </w:r>
            <w:ins w:id="688" w:author="Stevenson, Ian" w:date="2021-01-05T10:24:00Z">
              <w:r w:rsidR="00EC206D">
                <w:t>synapse with random walk fluctuations in both the long-term synaptic strength</w:t>
              </w:r>
            </w:ins>
            <w:ins w:id="689" w:author="Stevenson, Ian" w:date="2021-01-05T10:25:00Z">
              <w:r w:rsidR="00EC206D">
                <w:t xml:space="preserve"> and the postsynaptic baseline rate</w:t>
              </w:r>
            </w:ins>
            <w:ins w:id="690" w:author="Stevenson, Ian" w:date="2021-01-05T10:24:00Z">
              <w:r w:rsidR="00EC206D">
                <w:t xml:space="preserve">. </w:t>
              </w:r>
            </w:ins>
            <w:r>
              <w:t xml:space="preserve">The heatmap shows </w:t>
            </w:r>
            <w:ins w:id="691" w:author="Stevenson, Ian" w:date="2021-01-05T10:25:00Z">
              <w:r w:rsidR="00EC206D">
                <w:t xml:space="preserve">the </w:t>
              </w:r>
            </w:ins>
            <w:r>
              <w:t>prediction log-likelihood under different</w:t>
            </w:r>
            <w:ins w:id="692" w:author="Stevenson, Ian" w:date="2021-01-05T10:25:00Z">
              <w:r w:rsidR="00EC206D">
                <w:t xml:space="preserve"> value</w:t>
              </w:r>
            </w:ins>
            <w:ins w:id="693" w:author="Stevenson, Ian" w:date="2021-01-05T10:26:00Z">
              <w:r w:rsidR="00EC206D">
                <w:t>s of</w:t>
              </w:r>
            </w:ins>
            <w:r>
              <w:t xml:space="preserve"> </w:t>
            </w:r>
            <m:oMath>
              <m:r>
                <m:rPr>
                  <m:sty m:val="bi"/>
                </m:rPr>
                <w:rPr>
                  <w:rFonts w:ascii="Cambria Math" w:hAnsi="Cambria Math"/>
                </w:rPr>
                <m:t>Q</m:t>
              </m:r>
            </m:oMath>
            <w:r>
              <w:t xml:space="preserve">. The red </w:t>
            </w:r>
            <w:del w:id="694" w:author="Stevenson, Ian" w:date="2021-01-05T10:26:00Z">
              <w:r w:rsidDel="00EC206D">
                <w:delText xml:space="preserve">upward-pointing </w:delText>
              </w:r>
            </w:del>
            <w:r>
              <w:t xml:space="preserve">triangle and dashed lines </w:t>
            </w:r>
            <w:del w:id="695" w:author="Stevenson, Ian" w:date="2021-01-05T10:26:00Z">
              <w:r w:rsidDel="00EC206D">
                <w:delText xml:space="preserve">represent </w:delText>
              </w:r>
            </w:del>
            <w:ins w:id="696" w:author="Stevenson, Ian" w:date="2021-01-05T10:26:00Z">
              <w:r w:rsidR="00EC206D">
                <w:t xml:space="preserve">denote the </w:t>
              </w:r>
            </w:ins>
            <w:r>
              <w:t>true</w:t>
            </w:r>
            <w:ins w:id="697" w:author="Stevenson, Ian" w:date="2021-01-05T10:26:00Z">
              <w:r w:rsidR="00EC206D">
                <w:t>, simulated</w:t>
              </w:r>
            </w:ins>
            <w:r>
              <w:t xml:space="preserve"> </w:t>
            </w:r>
            <m:oMath>
              <m:r>
                <m:rPr>
                  <m:sty m:val="bi"/>
                </m:rPr>
                <w:rPr>
                  <w:rFonts w:ascii="Cambria Math" w:hAnsi="Cambria Math"/>
                </w:rPr>
                <m:t>Q</m:t>
              </m:r>
              <m:r>
                <w:rPr>
                  <w:rFonts w:ascii="Cambria Math" w:hAnsi="Cambria Math"/>
                </w:rPr>
                <m:t>=</m:t>
              </m:r>
              <m:r>
                <w:del w:id="698" w:author="Stevenson, Ian" w:date="2021-01-05T10:26:00Z">
                  <w:rPr>
                    <w:rFonts w:ascii="Cambria Math" w:hAnsi="Cambria Math"/>
                  </w:rPr>
                  <m:t>Diag(</m:t>
                </w:del>
              </m:r>
              <m:sSup>
                <m:sSupPr>
                  <m:ctrlPr>
                    <w:rPr>
                      <w:rFonts w:ascii="Cambria Math" w:hAnsi="Cambria Math"/>
                      <w:i/>
                    </w:rPr>
                  </m:ctrlPr>
                </m:sSupPr>
                <m:e>
                  <m:r>
                    <w:rPr>
                      <w:rFonts w:ascii="Cambria Math" w:hAnsi="Cambria Math"/>
                    </w:rPr>
                    <m:t>10</m:t>
                  </m:r>
                </m:e>
                <m:sup>
                  <m:r>
                    <w:rPr>
                      <w:rFonts w:ascii="Cambria Math" w:hAnsi="Cambria Math"/>
                    </w:rPr>
                    <m:t>-5</m:t>
                  </m:r>
                </m:sup>
              </m:sSup>
              <m:r>
                <w:del w:id="699" w:author="Stevenson, Ian" w:date="2021-01-05T10:26:00Z">
                  <m:rPr>
                    <m:sty m:val="bi"/>
                  </m:rPr>
                  <w:rPr>
                    <w:rFonts w:ascii="Cambria Math" w:hAnsi="Cambria Math"/>
                  </w:rPr>
                  <m:t xml:space="preserve">, </m:t>
                </w:del>
              </m:r>
              <m:sSup>
                <m:sSupPr>
                  <m:ctrlPr>
                    <w:del w:id="700" w:author="Stevenson, Ian" w:date="2021-01-05T10:26:00Z">
                      <w:rPr>
                        <w:rFonts w:ascii="Cambria Math" w:hAnsi="Cambria Math"/>
                        <w:b/>
                        <w:bCs/>
                        <w:i/>
                      </w:rPr>
                    </w:del>
                  </m:ctrlPr>
                </m:sSupPr>
                <m:e>
                  <m:r>
                    <w:del w:id="701" w:author="Stevenson, Ian" w:date="2021-01-05T10:26:00Z">
                      <m:rPr>
                        <m:sty m:val="bi"/>
                      </m:rPr>
                      <w:rPr>
                        <w:rFonts w:ascii="Cambria Math" w:hAnsi="Cambria Math"/>
                      </w:rPr>
                      <m:t>10</m:t>
                    </w:del>
                  </m:r>
                </m:e>
                <m:sup>
                  <m:r>
                    <w:del w:id="702" w:author="Stevenson, Ian" w:date="2021-01-05T10:26:00Z">
                      <m:rPr>
                        <m:sty m:val="bi"/>
                      </m:rPr>
                      <w:rPr>
                        <w:rFonts w:ascii="Cambria Math" w:hAnsi="Cambria Math"/>
                      </w:rPr>
                      <m:t>-5</m:t>
                    </w:del>
                  </m:r>
                </m:sup>
              </m:sSup>
              <m:r>
                <w:del w:id="703" w:author="Stevenson, Ian" w:date="2021-01-05T10:26:00Z">
                  <m:rPr>
                    <m:sty m:val="bi"/>
                  </m:rPr>
                  <w:rPr>
                    <w:rFonts w:ascii="Cambria Math" w:hAnsi="Cambria Math"/>
                  </w:rPr>
                  <m:t>)</m:t>
                </w:del>
              </m:r>
              <m:r>
                <w:ins w:id="704" w:author="Stevenson, Ian" w:date="2021-01-05T10:26:00Z">
                  <m:rPr>
                    <m:sty m:val="bi"/>
                  </m:rPr>
                  <w:rPr>
                    <w:rFonts w:ascii="Cambria Math" w:hAnsi="Cambria Math"/>
                  </w:rPr>
                  <m:t>I</m:t>
                </w:ins>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ins w:id="705" w:author="Stevenson, Ian" w:date="2021-01-05T10:27:00Z">
              <w:r w:rsidR="00A34C85">
                <w:t xml:space="preserve"> after optimizing the full model</w:t>
              </w:r>
            </w:ins>
            <w:r>
              <w:t xml:space="preserve">. </w:t>
            </w:r>
            <w:ins w:id="706" w:author="Stevenson, Ian" w:date="2021-01-05T10:28:00Z">
              <w:r w:rsidR="00A34C85">
                <w:t xml:space="preserve">For reference, we also show the prediction log-likelihood when </w:t>
              </w:r>
            </w:ins>
            <m:oMath>
              <m:r>
                <w:ins w:id="707" w:author="Stevenson, Ian" w:date="2021-01-05T10:28:00Z">
                  <m:rPr>
                    <m:sty m:val="bi"/>
                  </m:rPr>
                  <w:rPr>
                    <w:rFonts w:ascii="Cambria Math" w:hAnsi="Cambria Math"/>
                  </w:rPr>
                  <m:t>Q</m:t>
                </w:ins>
              </m:r>
            </m:oMath>
            <w:ins w:id="708" w:author="Stevenson, Ian" w:date="2021-01-05T10:29:00Z">
              <w:r w:rsidR="00A34C85">
                <w:t xml:space="preserve"> is under-estimated </w:t>
              </w:r>
            </w:ins>
            <w:del w:id="709" w:author="Stevenson, Ian" w:date="2021-01-05T10:29:00Z">
              <w:r w:rsidDel="00A34C85">
                <w:delText xml:space="preserve">The </w:delText>
              </w:r>
            </w:del>
            <w:ins w:id="710" w:author="Stevenson, Ian" w:date="2021-01-05T10:29:00Z">
              <w:r w:rsidR="00A34C85">
                <w:t>(</w:t>
              </w:r>
            </w:ins>
            <w:r>
              <w:t>blu</w:t>
            </w:r>
            <w:ins w:id="711" w:author="Stevenson, Ian" w:date="2021-01-05T10:29:00Z">
              <w:r w:rsidR="00A34C85">
                <w:t xml:space="preserve">e, </w:t>
              </w:r>
            </w:ins>
            <w:del w:id="712" w:author="Stevenson, Ian" w:date="2021-01-05T10:29:00Z">
              <w:r w:rsidDel="00A34C85">
                <w:delText xml:space="preserve">e dot is </w:delText>
              </w:r>
            </w:del>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m:t>
              </m:r>
              <m:r>
                <w:del w:id="713" w:author="Stevenson, Ian" w:date="2021-01-05T10:29:00Z">
                  <w:rPr>
                    <w:rFonts w:ascii="Cambria Math" w:hAnsi="Cambria Math"/>
                  </w:rPr>
                  <m:t>Diag(</m:t>
                </w:del>
              </m:r>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w:ins w:id="714" w:author="Stevenson, Ian" w:date="2021-01-05T10:29:00Z">
                  <m:rPr>
                    <m:sty m:val="bi"/>
                  </m:rPr>
                  <w:rPr>
                    <w:rFonts w:ascii="Cambria Math" w:hAnsi="Cambria Math"/>
                  </w:rPr>
                  <m:t>I</m:t>
                </w:ins>
              </m:r>
              <m:r>
                <w:del w:id="715" w:author="Stevenson, Ian" w:date="2021-01-05T10:29:00Z">
                  <w:rPr>
                    <w:rFonts w:ascii="Cambria Math" w:hAnsi="Cambria Math"/>
                  </w:rPr>
                  <m:t>, 8.9×</m:t>
                </w:del>
              </m:r>
              <m:sSup>
                <m:sSupPr>
                  <m:ctrlPr>
                    <w:del w:id="716" w:author="Stevenson, Ian" w:date="2021-01-05T10:29:00Z">
                      <w:rPr>
                        <w:rFonts w:ascii="Cambria Math" w:hAnsi="Cambria Math"/>
                        <w:i/>
                      </w:rPr>
                    </w:del>
                  </m:ctrlPr>
                </m:sSupPr>
                <m:e>
                  <m:r>
                    <w:del w:id="717" w:author="Stevenson, Ian" w:date="2021-01-05T10:29:00Z">
                      <w:rPr>
                        <w:rFonts w:ascii="Cambria Math" w:hAnsi="Cambria Math"/>
                      </w:rPr>
                      <m:t>10</m:t>
                    </w:del>
                  </m:r>
                </m:e>
                <m:sup>
                  <m:r>
                    <w:del w:id="718" w:author="Stevenson, Ian" w:date="2021-01-05T10:29:00Z">
                      <w:rPr>
                        <w:rFonts w:ascii="Cambria Math" w:hAnsi="Cambria Math"/>
                      </w:rPr>
                      <m:t>-9</m:t>
                    </w:del>
                  </m:r>
                </m:sup>
              </m:sSup>
              <m:r>
                <w:del w:id="719" w:author="Stevenson, Ian" w:date="2021-01-05T10:29:00Z">
                  <w:rPr>
                    <w:rFonts w:ascii="Cambria Math" w:hAnsi="Cambria Math"/>
                  </w:rPr>
                  <m:t>)</m:t>
                </w:del>
              </m:r>
            </m:oMath>
            <w:del w:id="720" w:author="Stevenson, Ian" w:date="2021-01-05T10:30:00Z">
              <w:r w:rsidDel="00A34C85">
                <w:delText xml:space="preserve"> </w:delText>
              </w:r>
            </w:del>
            <w:ins w:id="721" w:author="Stevenson, Ian" w:date="2021-01-05T10:30:00Z">
              <w:r w:rsidR="00A34C85">
                <w:t xml:space="preserve">) </w:t>
              </w:r>
            </w:ins>
            <w:r>
              <w:t xml:space="preserve">and </w:t>
            </w:r>
            <w:ins w:id="722" w:author="Stevenson, Ian" w:date="2021-01-05T10:29:00Z">
              <w:r w:rsidR="00A34C85">
                <w:t xml:space="preserve">over-estimated </w:t>
              </w:r>
            </w:ins>
            <w:del w:id="723" w:author="Stevenson, Ian" w:date="2021-01-05T10:29:00Z">
              <w:r w:rsidDel="00A34C85">
                <w:delText xml:space="preserve">the </w:delText>
              </w:r>
            </w:del>
            <w:ins w:id="724" w:author="Stevenson, Ian" w:date="2021-01-05T10:29:00Z">
              <w:r w:rsidR="00A34C85">
                <w:t>(</w:t>
              </w:r>
            </w:ins>
            <w:r>
              <w:t>green</w:t>
            </w:r>
            <w:del w:id="725" w:author="Stevenson, Ian" w:date="2021-01-05T10:29:00Z">
              <w:r w:rsidDel="00A34C85">
                <w:delText xml:space="preserve"> dot is</w:delText>
              </w:r>
            </w:del>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m:t>
              </m:r>
              <m:r>
                <w:del w:id="726" w:author="Stevenson, Ian" w:date="2021-01-05T10:30:00Z">
                  <w:rPr>
                    <w:rFonts w:ascii="Cambria Math" w:hAnsi="Cambria Math"/>
                  </w:rPr>
                  <m:t>Diag(</m:t>
                </w:del>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w:ins w:id="727" w:author="Stevenson, Ian" w:date="2021-01-05T10:30:00Z">
                  <m:rPr>
                    <m:sty m:val="bi"/>
                  </m:rPr>
                  <w:rPr>
                    <w:rFonts w:ascii="Cambria Math" w:hAnsi="Cambria Math"/>
                  </w:rPr>
                  <m:t>I</m:t>
                </w:ins>
              </m:r>
              <m:r>
                <w:del w:id="728" w:author="Stevenson, Ian" w:date="2021-01-05T10:30:00Z">
                  <w:rPr>
                    <w:rFonts w:ascii="Cambria Math" w:hAnsi="Cambria Math"/>
                  </w:rPr>
                  <m:t>, 2.3×</m:t>
                </w:del>
              </m:r>
              <m:sSup>
                <m:sSupPr>
                  <m:ctrlPr>
                    <w:del w:id="729" w:author="Stevenson, Ian" w:date="2021-01-05T10:30:00Z">
                      <w:rPr>
                        <w:rFonts w:ascii="Cambria Math" w:hAnsi="Cambria Math"/>
                        <w:i/>
                      </w:rPr>
                    </w:del>
                  </m:ctrlPr>
                </m:sSupPr>
                <m:e>
                  <m:r>
                    <w:del w:id="730" w:author="Stevenson, Ian" w:date="2021-01-05T10:30:00Z">
                      <w:rPr>
                        <w:rFonts w:ascii="Cambria Math" w:hAnsi="Cambria Math"/>
                      </w:rPr>
                      <m:t>10</m:t>
                    </w:del>
                  </m:r>
                </m:e>
                <m:sup>
                  <m:r>
                    <w:del w:id="731" w:author="Stevenson, Ian" w:date="2021-01-05T10:30:00Z">
                      <w:rPr>
                        <w:rFonts w:ascii="Cambria Math" w:hAnsi="Cambria Math"/>
                      </w:rPr>
                      <m:t>-4</m:t>
                    </w:del>
                  </m:r>
                </m:sup>
              </m:sSup>
              <m:r>
                <w:del w:id="732" w:author="Stevenson, Ian" w:date="2021-01-05T10:30:00Z">
                  <w:rPr>
                    <w:rFonts w:ascii="Cambria Math" w:hAnsi="Cambria Math"/>
                  </w:rPr>
                  <m:t>)</m:t>
                </w:del>
              </m:r>
            </m:oMath>
            <w:del w:id="733" w:author="Stevenson, Ian" w:date="2021-01-05T10:30:00Z">
              <w:r w:rsidDel="00A34C85">
                <w:delText>.</w:delText>
              </w:r>
            </w:del>
            <w:ins w:id="734" w:author="Stevenson, Ian" w:date="2021-01-05T10:30:00Z">
              <w:r w:rsidR="00A34C85">
                <w:t>).</w:t>
              </w:r>
            </w:ins>
            <w:r>
              <w:t xml:space="preserve"> </w:t>
            </w:r>
            <w:del w:id="735" w:author="Stevenson, Ian" w:date="2021-01-05T10:30:00Z">
              <w:r w:rsidDel="00A34C85">
                <w:delText xml:space="preserve">The </w:delText>
              </w:r>
            </w:del>
            <w:ins w:id="736" w:author="Stevenson, Ian" w:date="2021-01-05T10:30:00Z">
              <w:r w:rsidR="00A34C85">
                <w:t xml:space="preserve">A fast, </w:t>
              </w:r>
            </w:ins>
            <w:r>
              <w:t>one-dimensional</w:t>
            </w:r>
            <w:r w:rsidR="00025D9F">
              <w:t xml:space="preserve"> approximat</w:t>
            </w:r>
            <w:del w:id="737" w:author="Stevenson, Ian" w:date="2021-01-05T10:30:00Z">
              <w:r w:rsidR="00025D9F" w:rsidDel="00A34C85">
                <w:delText>ed</w:delText>
              </w:r>
            </w:del>
            <w:ins w:id="738" w:author="Stevenson, Ian" w:date="2021-01-05T10:30:00Z">
              <w:r w:rsidR="00A34C85">
                <w:t>ion to the</w:t>
              </w:r>
            </w:ins>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ins w:id="739" w:author="Stevenson, Ian" w:date="2021-01-05T10:31:00Z">
              <w:r w:rsidR="00A34C85">
                <w:t xml:space="preserve">also </w:t>
              </w:r>
            </w:ins>
            <w:r>
              <w:t xml:space="preserve">shown </w:t>
            </w:r>
            <w:del w:id="740" w:author="Stevenson, Ian" w:date="2021-01-05T10:31:00Z">
              <w:r w:rsidDel="00A34C85">
                <w:delText xml:space="preserve">in </w:delText>
              </w:r>
            </w:del>
            <w:ins w:id="741" w:author="Stevenson, Ian" w:date="2021-01-05T10:31:00Z">
              <w:r w:rsidR="00A34C85">
                <w:t>(</w:t>
              </w:r>
            </w:ins>
            <w:r>
              <w:t xml:space="preserve">blue </w:t>
            </w:r>
            <w:del w:id="742" w:author="Stevenson, Ian" w:date="2021-01-05T10:30:00Z">
              <w:r w:rsidDel="00A34C85">
                <w:delText xml:space="preserve">downward-pointing </w:delText>
              </w:r>
            </w:del>
            <w:r>
              <w:t>triangle</w:t>
            </w:r>
            <w:ins w:id="743" w:author="Stevenson, Ian" w:date="2021-01-05T10:31:00Z">
              <w:r w:rsidR="00A34C85">
                <w:t>)</w:t>
              </w:r>
            </w:ins>
            <w:r>
              <w:t xml:space="preserve">. </w:t>
            </w:r>
            <w:del w:id="744" w:author="Stevenson, Ian" w:date="2021-01-05T10:31:00Z">
              <w:r w:rsidDel="00A34C85">
                <w:delText xml:space="preserve">The slices of prediction log-likelihood for LTP and baseline is shown </w:delText>
              </w:r>
              <w:r w:rsidR="00D91032" w:rsidDel="00A34C85">
                <w:delText>besides</w:delText>
              </w:r>
              <w:r w:rsidDel="00A34C85">
                <w:delText xml:space="preserve"> the heatmap</w:delText>
              </w:r>
              <w:r w:rsidR="00357562" w:rsidDel="00A34C85">
                <w:delText>.</w:delText>
              </w:r>
              <w:r w:rsidDel="00A34C85">
                <w:delText xml:space="preserve"> </w:delText>
              </w:r>
            </w:del>
            <w:r w:rsidRPr="003E6976">
              <w:rPr>
                <w:b/>
                <w:bCs/>
              </w:rPr>
              <w:t>(B)</w:t>
            </w:r>
            <w:r>
              <w:t xml:space="preserve"> </w:t>
            </w:r>
            <w:ins w:id="745" w:author="Stevenson, Ian" w:date="2021-01-05T10:31:00Z">
              <w:r w:rsidR="00A34C85">
                <w:t xml:space="preserve">shows the </w:t>
              </w:r>
            </w:ins>
            <w:del w:id="746" w:author="Stevenson, Ian" w:date="2021-01-05T10:31:00Z">
              <w:r w:rsidDel="00A34C85">
                <w:delText>C</w:delText>
              </w:r>
            </w:del>
            <w:ins w:id="747" w:author="Stevenson, Ian" w:date="2021-01-05T10:31:00Z">
              <w:r w:rsidR="00A34C85">
                <w:t>c</w:t>
              </w:r>
            </w:ins>
            <w:r>
              <w:t xml:space="preserve">orresponding </w:t>
            </w:r>
            <w:del w:id="748" w:author="Stevenson, Ian" w:date="2021-01-05T10:32:00Z">
              <w:r w:rsidDel="00A34C85">
                <w:delText xml:space="preserve">fitted </w:delText>
              </w:r>
            </w:del>
            <w:ins w:id="749" w:author="Stevenson, Ian" w:date="2021-01-05T10:32:00Z">
              <w:r w:rsidR="00A34C85">
                <w:t xml:space="preserve">estimates for the </w:t>
              </w:r>
            </w:ins>
            <w:r>
              <w:t>baseline</w:t>
            </w:r>
            <w:del w:id="750" w:author="Stevenson, Ian" w:date="2021-01-05T10:32:00Z">
              <w:r w:rsidDel="00A34C85">
                <w:delText>s</w:delText>
              </w:r>
            </w:del>
            <w:r>
              <w:t xml:space="preserve"> and </w:t>
            </w:r>
            <w:ins w:id="751" w:author="Stevenson, Ian" w:date="2021-01-05T10:32:00Z">
              <w:r w:rsidR="00A34C85">
                <w:t xml:space="preserve">long-term synaptic strength </w:t>
              </w:r>
            </w:ins>
            <w:del w:id="752" w:author="Stevenson, Ian" w:date="2021-01-05T10:32:00Z">
              <w:r w:rsidDel="00A34C85">
                <w:delText>LTPs</w:delText>
              </w:r>
            </w:del>
            <w:ins w:id="753" w:author="Ganchao Wei" w:date="2020-12-20T18:55:00Z">
              <w:del w:id="754" w:author="Stevenson, Ian" w:date="2021-01-05T10:32:00Z">
                <w:r w:rsidR="007A03C2" w:rsidDel="00A34C85">
                  <w:delText xml:space="preserve"> </w:delText>
                </w:r>
              </w:del>
              <w:r w:rsidR="007A03C2">
                <w:t>under</w:t>
              </w:r>
            </w:ins>
            <w:del w:id="755" w:author="Ganchao Wei" w:date="2020-12-20T18:55:00Z">
              <w:r w:rsidDel="007A03C2">
                <w:delText>, for</w:delText>
              </w:r>
            </w:del>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ins w:id="756" w:author="Stevenson, Ian" w:date="2021-01-05T10:32:00Z">
              <w:r w:rsidR="00A34C85">
                <w:rPr>
                  <w:b/>
                  <w:bCs/>
                </w:rPr>
                <w:t xml:space="preserve"> </w:t>
              </w:r>
              <w:r w:rsidR="00A34C85" w:rsidRPr="00A34C85">
                <w:rPr>
                  <w:rPrChange w:id="757" w:author="Stevenson, Ian" w:date="2021-01-05T10:32:00Z">
                    <w:rPr>
                      <w:b/>
                      <w:bCs/>
                    </w:rPr>
                  </w:rPrChange>
                </w:rPr>
                <w:t>(top)</w:t>
              </w:r>
            </w:ins>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ins w:id="758" w:author="Stevenson, Ian" w:date="2021-01-05T10:32:00Z">
              <w:r w:rsidR="00A34C85">
                <w:t xml:space="preserve">(bottom), </w:t>
              </w:r>
            </w:ins>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ins w:id="759" w:author="Stevenson, Ian" w:date="2021-01-05T10:33:00Z">
              <w:r w:rsidR="00A34C85">
                <w:t xml:space="preserve"> (middle)</w:t>
              </w:r>
            </w:ins>
            <w:r>
              <w:t xml:space="preserve">. </w:t>
            </w:r>
            <w:ins w:id="760" w:author="Stevenson, Ian" w:date="2021-01-05T10:35:00Z">
              <w:r w:rsidR="00A34C85">
                <w:t>Dashed lines d</w:t>
              </w:r>
            </w:ins>
            <w:ins w:id="761" w:author="Stevenson, Ian" w:date="2021-01-05T10:36:00Z">
              <w:r w:rsidR="00A34C85">
                <w:t xml:space="preserve">enote standard error. </w:t>
              </w:r>
            </w:ins>
            <w:r>
              <w:t xml:space="preserve">When </w:t>
            </w:r>
            <m:oMath>
              <m:r>
                <m:rPr>
                  <m:sty m:val="bi"/>
                </m:rPr>
                <w:rPr>
                  <w:rFonts w:ascii="Cambria Math" w:hAnsi="Cambria Math"/>
                </w:rPr>
                <m:t>Q</m:t>
              </m:r>
            </m:oMath>
            <w:r>
              <w:t xml:space="preserve"> is too small, the estimat</w:t>
            </w:r>
            <w:del w:id="762" w:author="Stevenson, Ian" w:date="2021-01-05T10:33:00Z">
              <w:r w:rsidDel="00A34C85">
                <w:delText>ions</w:delText>
              </w:r>
            </w:del>
            <w:ins w:id="763" w:author="Stevenson, Ian" w:date="2021-01-05T10:33:00Z">
              <w:r w:rsidR="00A34C85">
                <w:t>es</w:t>
              </w:r>
            </w:ins>
            <w:r>
              <w:t xml:space="preserve"> are over-smoothed; when </w:t>
            </w:r>
            <m:oMath>
              <m:r>
                <m:rPr>
                  <m:sty m:val="bi"/>
                </m:rPr>
                <w:rPr>
                  <w:rFonts w:ascii="Cambria Math" w:hAnsi="Cambria Math"/>
                </w:rPr>
                <m:t>Q</m:t>
              </m:r>
            </m:oMath>
            <w:r>
              <w:t xml:space="preserve"> is too large, the estimations are too noisy. </w:t>
            </w:r>
            <w:ins w:id="764" w:author="Stevenson, Ian" w:date="2021-01-05T10:33:00Z">
              <w:r w:rsidR="00A34C85">
                <w:t xml:space="preserve">We then run many simulations with different values of </w:t>
              </w:r>
            </w:ins>
            <m:oMath>
              <m:r>
                <w:ins w:id="765" w:author="Stevenson, Ian" w:date="2021-01-05T10:33:00Z">
                  <m:rPr>
                    <m:sty m:val="bi"/>
                  </m:rPr>
                  <w:rPr>
                    <w:rFonts w:ascii="Cambria Math" w:hAnsi="Cambria Math"/>
                  </w:rPr>
                  <m:t>Q</m:t>
                </w:ins>
              </m:r>
            </m:oMath>
            <w:ins w:id="766" w:author="Stevenson, Ian" w:date="2021-01-05T10:34:00Z">
              <w:r w:rsidR="00A34C85">
                <w:t xml:space="preserve">. </w:t>
              </w:r>
              <w:r w:rsidR="00A34C85" w:rsidRPr="00A34C85">
                <w:rPr>
                  <w:rPrChange w:id="767" w:author="Stevenson, Ian" w:date="2021-01-05T10:34:00Z">
                    <w:rPr>
                      <w:b/>
                      <w:bCs/>
                    </w:rPr>
                  </w:rPrChange>
                </w:rPr>
                <w:t>We find that</w:t>
              </w:r>
              <w:r w:rsidR="00A34C85">
                <w:t xml:space="preserve"> the MLE (2D) can accurately recover the simulated hyper-parameters over a </w:t>
              </w:r>
            </w:ins>
            <w:ins w:id="768" w:author="Stevenson, Ian" w:date="2021-01-05T10:35:00Z">
              <w:r w:rsidR="00A34C85">
                <w:t>wide range of values</w:t>
              </w:r>
            </w:ins>
            <w:ins w:id="769" w:author="Stevenson, Ian" w:date="2021-01-05T10:34:00Z">
              <w:r w:rsidR="00A34C85" w:rsidRPr="00A34C85">
                <w:rPr>
                  <w:rPrChange w:id="770" w:author="Stevenson, Ian" w:date="2021-01-05T10:34:00Z">
                    <w:rPr>
                      <w:b/>
                      <w:bCs/>
                    </w:rPr>
                  </w:rPrChange>
                </w:rPr>
                <w:t xml:space="preserve"> </w:t>
              </w:r>
            </w:ins>
            <w:r w:rsidRPr="00D06363">
              <w:rPr>
                <w:b/>
                <w:bCs/>
              </w:rPr>
              <w:t>(C)</w:t>
            </w:r>
            <w:del w:id="771" w:author="Stevenson, Ian" w:date="2021-01-05T10:35:00Z">
              <w:r w:rsidDel="00A34C85">
                <w:delText xml:space="preserve"> The performance of MLE (2D) under different combinations of true </w:delText>
              </w:r>
            </w:del>
            <m:oMath>
              <m:r>
                <w:del w:id="772" w:author="Stevenson, Ian" w:date="2021-01-05T10:35:00Z">
                  <m:rPr>
                    <m:sty m:val="bi"/>
                  </m:rPr>
                  <w:rPr>
                    <w:rFonts w:ascii="Cambria Math" w:hAnsi="Cambria Math"/>
                  </w:rPr>
                  <m:t>Q</m:t>
                </w:del>
              </m:r>
            </m:oMath>
            <w:del w:id="773" w:author="Stevenson, Ian" w:date="2021-01-05T10:35:00Z">
              <w:r w:rsidDel="00A34C85">
                <w:delText>, shown by plotting MLE values against true values</w:delText>
              </w:r>
            </w:del>
            <w:r>
              <w:t>. Each combination has 5 replicates</w:t>
            </w:r>
            <w:ins w:id="774" w:author="Stevenson, Ian" w:date="2021-01-05T10:35:00Z">
              <w:r w:rsidR="00A34C85">
                <w:t xml:space="preserve"> and </w:t>
              </w:r>
            </w:ins>
            <w:del w:id="775" w:author="Stevenson, Ian" w:date="2021-01-05T10:35:00Z">
              <w:r w:rsidDel="00A34C85">
                <w:delText>. The</w:delText>
              </w:r>
            </w:del>
            <w:ins w:id="776" w:author="Stevenson, Ian" w:date="2021-01-05T10:35:00Z">
              <w:r w:rsidR="00A34C85">
                <w:t>a</w:t>
              </w:r>
            </w:ins>
            <w:r>
              <w:t xml:space="preserve"> simulated recording time </w:t>
            </w:r>
            <w:del w:id="777" w:author="Stevenson, Ian" w:date="2021-01-05T10:35:00Z">
              <w:r w:rsidDel="00A34C85">
                <w:delText>length</w:delText>
              </w:r>
              <w:r w:rsidR="00357562" w:rsidDel="00A34C85">
                <w:delText>s</w:delText>
              </w:r>
              <w:r w:rsidDel="00A34C85">
                <w:delText xml:space="preserve"> are </w:delText>
              </w:r>
            </w:del>
            <w:ins w:id="778" w:author="Stevenson, Ian" w:date="2021-01-05T10:35:00Z">
              <w:r w:rsidR="00A34C85">
                <w:t xml:space="preserve">of </w:t>
              </w:r>
            </w:ins>
            <w:r>
              <w:t>10 min</w:t>
            </w:r>
            <w:del w:id="779" w:author="Stevenson, Ian" w:date="2021-01-05T10:35:00Z">
              <w:r w:rsidR="00CC70C3" w:rsidDel="00A34C85">
                <w:delText xml:space="preserve"> in panel C</w:delText>
              </w:r>
            </w:del>
            <w:r>
              <w:t>.</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rPr>
          <w:ins w:id="780" w:author="Stevenson, Ian" w:date="2021-01-05T10:37:00Z"/>
        </w:rPr>
      </w:pPr>
      <w:ins w:id="781" w:author="Stevenson, Ian" w:date="2021-01-05T10:37:00Z">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ins>
      <w:ins w:id="782" w:author="Stevenson, Ian" w:date="2021-01-05T10:39:00Z">
        <w:r w:rsidR="00384FEF">
          <w:t xml:space="preserve"> in synaptic strength</w:t>
        </w:r>
      </w:ins>
      <w:ins w:id="783" w:author="Stevenson, Ian" w:date="2021-01-05T10:37:00Z">
        <w:r>
          <w:t xml:space="preserve">, due to depression or facilitation, and fluctuations in the pre- and postsynaptic rates, due to changes in stimuli, behavior, or brain state. Here we demonstrate why long-term weights, short-term weights, and variations in baseline should </w:t>
        </w:r>
      </w:ins>
      <w:ins w:id="784" w:author="Stevenson, Ian" w:date="2021-01-05T12:57:00Z">
        <w:r w:rsidR="00DE59F3">
          <w:t xml:space="preserve">all </w:t>
        </w:r>
      </w:ins>
      <w:ins w:id="785" w:author="Stevenson, Ian" w:date="2021-01-05T10:37:00Z">
        <w:r>
          <w:t>be estimated simultaneously to avoid misinterpretation. If we omit any one of these factors, inference for others will generally be biased.</w:t>
        </w:r>
      </w:ins>
    </w:p>
    <w:p w14:paraId="4DF74AB6" w14:textId="5A8D1EF7" w:rsidR="00744123" w:rsidDel="00AF2AC3" w:rsidRDefault="004D6811">
      <w:pPr>
        <w:jc w:val="both"/>
        <w:rPr>
          <w:del w:id="786" w:author="Ganchao Wei" w:date="2021-01-17T11:59:00Z"/>
        </w:rPr>
      </w:pPr>
      <w:ins w:id="787" w:author="Stevenson, Ian" w:date="2021-01-05T10:44:00Z">
        <w:r>
          <w:t>I</w:t>
        </w:r>
      </w:ins>
      <w:ins w:id="788" w:author="Stevenson, Ian" w:date="2021-01-05T10:43:00Z">
        <w:r>
          <w:t xml:space="preserve">ncluding additional covariates can </w:t>
        </w:r>
      </w:ins>
      <w:ins w:id="789" w:author="Stevenson, Ian" w:date="2021-01-05T10:44:00Z">
        <w:r>
          <w:t xml:space="preserve">often </w:t>
        </w:r>
      </w:ins>
      <w:ins w:id="790" w:author="Stevenson, Ian" w:date="2021-01-05T10:43:00Z">
        <w:r>
          <w:t>improve spike prediction accuracy</w:t>
        </w:r>
      </w:ins>
      <w:ins w:id="791" w:author="Stevenson, Ian" w:date="2021-01-05T10:44:00Z">
        <w:r>
          <w:t xml:space="preserve"> in GLM-like models </w:t>
        </w:r>
        <w:del w:id="792" w:author="Ganchao Wei" w:date="2021-01-17T11:26:00Z">
          <w:r w:rsidDel="00D924AC">
            <w:delText>(</w:delText>
          </w:r>
        </w:del>
      </w:ins>
      <w:ins w:id="793" w:author="Ganchao Wei" w:date="2021-01-17T11:26:00Z">
        <w:r w:rsidR="00D924AC">
          <w:fldChar w:fldCharType="begin" w:fldLock="1"/>
        </w:r>
      </w:ins>
      <w:r w:rsidR="00D924AC">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-2","issue":"6948","issued":{"date-parts":[["2003"]]},"page":"552-556","title":"Organization of cell assemblies in the hippocampus","type":"article-journal","volume":"424"},"uris":["http://www.mendeley.com/documents/?uuid=59c89c21-e2d0-4858-bbe8-480c48b8fe2c"]},{"id":"ITEM-3","itemData":{"DOI":"10.1162/neco_a_01138","ISSN":"0899-7667","abstract":"Generalized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Computation","id":"ITEM-3","issue":"12","issued":{"date-parts":[["2018","10","12"]]},"note":"doi: 10.1162/neco_a_01138","page":"3227-3258","publisher":"MIT Press","title":"Omitted Variable Bias in GLMs of Neural Spiking Activity","type":"article-journal","volume":"30"},"uris":["http://www.mendeley.com/documents/?uuid=9d93074a-990e-4522-9892-bd543bea44fb"]}],"mendeley":{"formattedCitation":"(Harris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D924AC" w:rsidRPr="00D924AC">
        <w:rPr>
          <w:noProof/>
        </w:rPr>
        <w:t>(Harris et al., 2003; Stevenson, 2018; Truccolo et al., 2005)</w:t>
      </w:r>
      <w:ins w:id="794" w:author="Ganchao Wei" w:date="2021-01-17T11:26:00Z">
        <w:r w:rsidR="00D924AC">
          <w:fldChar w:fldCharType="end"/>
        </w:r>
      </w:ins>
      <w:ins w:id="795" w:author="Stevenson, Ian" w:date="2021-01-05T10:46:00Z">
        <w:del w:id="796" w:author="Ganchao Wei" w:date="2021-01-17T11:26:00Z">
          <w:r w:rsidDel="00D924AC">
            <w:delText>CITE</w:delText>
          </w:r>
        </w:del>
      </w:ins>
      <w:ins w:id="797" w:author="Stevenson, Ian" w:date="2021-01-05T10:44:00Z">
        <w:del w:id="798" w:author="Ganchao Wei" w:date="2021-01-17T11:26:00Z">
          <w:r w:rsidDel="00D924AC">
            <w:delText xml:space="preserve"> Truccolo 2005, Harris 2003</w:delText>
          </w:r>
        </w:del>
      </w:ins>
      <w:ins w:id="799" w:author="Stevenson, Ian" w:date="2021-01-05T10:51:00Z">
        <w:del w:id="800" w:author="Ganchao Wei" w:date="2021-01-17T11:26:00Z">
          <w:r w:rsidDel="00D924AC">
            <w:delText>, Stevenson 2018</w:delText>
          </w:r>
        </w:del>
      </w:ins>
      <w:ins w:id="801" w:author="Stevenson, Ian" w:date="2021-01-05T10:44:00Z">
        <w:del w:id="802" w:author="Ganchao Wei" w:date="2021-01-17T11:26:00Z">
          <w:r w:rsidDel="00D924AC">
            <w:delText>)</w:delText>
          </w:r>
        </w:del>
      </w:ins>
      <w:ins w:id="803" w:author="Stevenson, Ian" w:date="2021-01-05T10:43:00Z">
        <w:r>
          <w:t>.</w:t>
        </w:r>
      </w:ins>
      <w:del w:id="804" w:author="Stevenson, Ian" w:date="2021-01-05T10:37:00Z">
        <w:r w:rsidR="00AD0111" w:rsidDel="004662C4">
          <w:delText xml:space="preserve">Here we </w:delText>
        </w:r>
        <w:r w:rsidR="00141343" w:rsidDel="004662C4">
          <w:delText xml:space="preserve">introduce </w:delText>
        </w:r>
        <w:r w:rsidR="00AD0111" w:rsidDel="004662C4">
          <w:delText xml:space="preserve">a statistical model that aims to </w:delText>
        </w:r>
        <w:r w:rsidR="00FC13E6" w:rsidDel="004662C4">
          <w:delText xml:space="preserve">simultaneously </w:delText>
        </w:r>
        <w:r w:rsidR="00172B48" w:rsidDel="004662C4">
          <w:delText xml:space="preserve">track </w:delText>
        </w:r>
        <w:r w:rsidR="00AD0111" w:rsidDel="004662C4">
          <w:delText xml:space="preserve">short- and long-term </w:delText>
        </w:r>
        <w:r w:rsidR="00FC13E6" w:rsidDel="004662C4">
          <w:delText xml:space="preserve">changes in </w:delText>
        </w:r>
        <w:r w:rsidR="00AD0111" w:rsidDel="004662C4">
          <w:delText xml:space="preserve">synaptic </w:delText>
        </w:r>
        <w:r w:rsidR="00FC13E6" w:rsidDel="004662C4">
          <w:delText>weights from spike observations</w:delText>
        </w:r>
        <w:r w:rsidR="00AD0111" w:rsidDel="004662C4">
          <w:delText xml:space="preserve">. </w:delText>
        </w:r>
        <w:r w:rsidR="00FD41A7" w:rsidDel="004662C4">
          <w:delText xml:space="preserve">Using </w:delText>
        </w:r>
        <w:r w:rsidR="00FC38B5" w:rsidDel="004662C4">
          <w:delText>simulation</w:delText>
        </w:r>
        <w:r w:rsidR="00FD41A7" w:rsidDel="004662C4">
          <w:delText>s</w:delText>
        </w:r>
        <w:r w:rsidR="00FC38B5" w:rsidDel="004662C4">
          <w:delText xml:space="preserve">, we show that our model can successfully recover time-varying synaptic weights for both excitatory and inhibitory synapses with a variety of </w:delText>
        </w:r>
        <w:r w:rsidR="00FD41A7" w:rsidDel="004662C4">
          <w:delText xml:space="preserve">short-term </w:delText>
        </w:r>
        <w:r w:rsidR="00FC38B5" w:rsidDel="004662C4">
          <w:delText xml:space="preserve">and </w:delText>
        </w:r>
        <w:r w:rsidR="00FD41A7" w:rsidDel="004662C4">
          <w:delText>long-term plasticity patterns</w:delText>
        </w:r>
        <w:r w:rsidR="00FC38B5" w:rsidDel="004662C4">
          <w:delText xml:space="preserve">. </w:delText>
        </w:r>
        <w:r w:rsidR="00744123" w:rsidDel="004662C4">
          <w:delTex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delText>
        </w:r>
        <w:r w:rsidR="00D33F75" w:rsidDel="004662C4">
          <w:delText xml:space="preserve">the </w:delText>
        </w:r>
        <w:r w:rsidR="00744123" w:rsidDel="004662C4">
          <w:delText>appropriate hyper-parameters in adaptive smoothing</w:delText>
        </w:r>
      </w:del>
      <w:ins w:id="805" w:author="Stevenson, Ian" w:date="2021-01-05T10:45:00Z">
        <w:r>
          <w:t xml:space="preserve"> In these cases, </w:t>
        </w:r>
      </w:ins>
      <w:ins w:id="806" w:author="Stevenson, Ian" w:date="2021-01-05T12:58:00Z">
        <w:r w:rsidR="00DE59F3">
          <w:t xml:space="preserve">previously </w:t>
        </w:r>
      </w:ins>
      <w:ins w:id="807" w:author="Stevenson, Ian" w:date="2021-01-05T10:45:00Z">
        <w:r>
          <w:t xml:space="preserve">unexplained fluctuations in the postsynaptic </w:t>
        </w:r>
      </w:ins>
      <w:ins w:id="808" w:author="Stevenson, Ian" w:date="2021-01-05T10:46:00Z">
        <w:r>
          <w:t xml:space="preserve">rate </w:t>
        </w:r>
      </w:ins>
      <w:ins w:id="809" w:author="Stevenson, Ian" w:date="2021-01-05T12:58:00Z">
        <w:r w:rsidR="00DE59F3">
          <w:t>can be</w:t>
        </w:r>
      </w:ins>
      <w:ins w:id="810" w:author="Stevenson, Ian" w:date="2021-01-05T10:46:00Z">
        <w:r>
          <w:t xml:space="preserve"> </w:t>
        </w:r>
      </w:ins>
      <w:ins w:id="811" w:author="Stevenson, Ian" w:date="2021-01-05T12:59:00Z">
        <w:r w:rsidR="00DE59F3">
          <w:t>explained</w:t>
        </w:r>
      </w:ins>
      <w:ins w:id="812" w:author="Stevenson, Ian" w:date="2021-01-05T12:58:00Z">
        <w:r w:rsidR="00DE59F3">
          <w:t xml:space="preserve"> by</w:t>
        </w:r>
      </w:ins>
      <w:ins w:id="813" w:author="Stevenson, Ian" w:date="2021-01-05T10:46:00Z">
        <w:r>
          <w:t xml:space="preserve"> an observed covariate such as the firing of simultaneously observed neurons</w:t>
        </w:r>
      </w:ins>
      <w:ins w:id="814" w:author="Ganchao Wei" w:date="2021-01-17T11:46:00Z">
        <w:r w:rsidR="0047450A">
          <w:t xml:space="preserve"> </w:t>
        </w:r>
      </w:ins>
      <w:commentRangeStart w:id="815"/>
      <w:ins w:id="816" w:author="Ganchao Wei" w:date="2021-01-17T11:51:00Z">
        <w:r w:rsidR="0047450A">
          <w:fldChar w:fldCharType="begin" w:fldLock="1"/>
        </w:r>
      </w:ins>
      <w:r w:rsidR="00AF2AC3">
        <w:instrText>ADDIN CSL_CITATION {"citationItems":[{"id":"ITEM-1","itemData":{"author":[{"dropping-particle":"","family":"Harris","given":"K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-1","issue":"6948","issued":{"date-parts":[["2003"]]},"page":"552-556","title":"Organization of cell assemblies in the hippocampus","type":"article-journal","volume":"424"},"uris":["http://www.mendeley.com/documents/?uuid=59c89c21-e2d0-4858-bbe8-480c48b8fe2c"]},{"id":"ITEM-2","itemData":{"abstract":"Point process encoding models provide powerful statistical methods for understanding the responses of neurons to sensory stimuli. Although these models have been successfully applied to neurons in the early sensory pathway, they have fared less well capturing the response properties of neurons in deeper brain areas, owing in part to the fact that they do not take into account multiple stages of processing. Here we introduce a new twist on the point-process modeling approach: we include unobserved as well as observed spiking neurons in a joint encoding model. The resulting model exhibits richer dynamics and more highly nonlinear response properties, making it more powerful and more flexible for fitting neural data. More importantly, it allows us to estimate connectivity patterns among neu-rons (both observed and unobserved), and may provide insight into how networks process sensory input. We formulate the estimation procedure using variational EM and the wake-sleep algorithm, and illustrate the model's performance using a simulated example network consisting of two coupled neurons.","author":[{"dropping-particle":"","family":"Pillow","given":"Jonathan W","non-dropping-particle":"","parse-names":false,"suffix":""},{"dropping-particle":"","family":"Latham","given":"Peter","non-dropping-particle":"","parse-names":false,"suffix":""}],"container-title":"Advances in Neural Information Processing Systems","id":"ITEM-2","issued":{"date-parts":[["2007"]]},"number-of-pages":"1161-1168","title":"Neural characterization in partially observed populations of spiking neurons","type":"report","volume":"20"},"uris":["http://www.mendeley.com/documents/?uuid=b4136650-04a3-3762-b84d-ae7a4c9a20ae"]},{"id":"ITEM-3","itemData":{"author":[{"dropping-particle":"","family":"Okatan","given":"M","non-dropping-particle":"","parse-names":false,"suffix":""},{"dropping-particle":"","family":"Wilson","given":"M A","non-dropping-particle":"","parse-names":false,"suffix":""},{"dropping-particle":"","family":"Brown","given":"E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Activity","type":"article-journal","volume":"17"},"uris":["http://www.mendeley.com/documents/?uuid=bc318419-2345-47fb-b0dd-0abddd5d1b7a"]}],"mendeley":{"formattedCitation":"(Harris et al., 2003; Okatan et al., 2005; Pillow &amp; Latham, 2007)","plainTextFormattedCitation":"(Harris et al., 2003; Okatan et al., 2005; Pillow &amp; Latham, 2007)","previouslyFormattedCitation":"(Harris et al., 2003; Okatan et al., 2005; Pillow &amp; Latham, 2007)"},"properties":{"noteIndex":0},"schema":"https://github.com/citation-style-language/schema/raw/master/csl-citation.json"}</w:instrText>
      </w:r>
      <w:r w:rsidR="0047450A">
        <w:fldChar w:fldCharType="separate"/>
      </w:r>
      <w:r w:rsidR="0047450A" w:rsidRPr="0047450A">
        <w:rPr>
          <w:noProof/>
        </w:rPr>
        <w:t>(Harris et al., 2003; Okatan et al., 2005; Pillow &amp; Latham, 2007)</w:t>
      </w:r>
      <w:ins w:id="817" w:author="Ganchao Wei" w:date="2021-01-17T11:51:00Z">
        <w:r w:rsidR="0047450A">
          <w:fldChar w:fldCharType="end"/>
        </w:r>
      </w:ins>
      <w:commentRangeEnd w:id="815"/>
      <w:ins w:id="818" w:author="Ganchao Wei" w:date="2021-01-17T11:52:00Z">
        <w:r w:rsidR="0047450A">
          <w:rPr>
            <w:rStyle w:val="CommentReference"/>
          </w:rPr>
          <w:commentReference w:id="815"/>
        </w:r>
      </w:ins>
      <w:ins w:id="819" w:author="Stevenson, Ian" w:date="2021-01-05T10:46:00Z">
        <w:del w:id="820" w:author="Ganchao Wei" w:date="2021-01-17T11:27:00Z">
          <w:r w:rsidDel="00D924AC">
            <w:delText xml:space="preserve"> </w:delText>
          </w:r>
        </w:del>
        <w:del w:id="821" w:author="Ganchao Wei" w:date="2021-01-17T11:51:00Z">
          <w:r w:rsidDel="0047450A">
            <w:delText>(CITE Harris 2003</w:delText>
          </w:r>
        </w:del>
      </w:ins>
      <w:ins w:id="822" w:author="Stevenson, Ian" w:date="2021-01-05T10:50:00Z">
        <w:del w:id="823" w:author="Ganchao Wei" w:date="2021-01-17T11:51:00Z">
          <w:r w:rsidDel="0047450A">
            <w:delText>, Pillow 2008</w:delText>
          </w:r>
        </w:del>
      </w:ins>
      <w:ins w:id="824" w:author="Stevenson, Ian" w:date="2021-01-05T11:02:00Z">
        <w:del w:id="825" w:author="Ganchao Wei" w:date="2021-01-17T11:51:00Z">
          <w:r w:rsidR="00A47F08" w:rsidDel="0047450A">
            <w:delText>, Okatan 2003</w:delText>
          </w:r>
        </w:del>
      </w:ins>
      <w:ins w:id="826" w:author="Stevenson, Ian" w:date="2021-01-05T10:46:00Z">
        <w:del w:id="827" w:author="Ganchao Wei" w:date="2021-01-17T11:51:00Z">
          <w:r w:rsidDel="0047450A">
            <w:delText>)</w:delText>
          </w:r>
        </w:del>
        <w:r>
          <w:t>, local field potentials</w:t>
        </w:r>
      </w:ins>
      <w:ins w:id="828" w:author="Ganchao Wei" w:date="2021-01-17T11:59:00Z">
        <w:r w:rsidR="00AF2AC3">
          <w:t xml:space="preserve"> </w:t>
        </w:r>
        <w:r w:rsidR="00AF2AC3">
          <w:fldChar w:fldCharType="begin" w:fldLock="1"/>
        </w:r>
      </w:ins>
      <w:r w:rsidR="007F7A3D">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ins w:id="829" w:author="Ganchao Wei" w:date="2021-01-17T11:59:00Z">
        <w:r w:rsidR="00AF2AC3">
          <w:fldChar w:fldCharType="end"/>
        </w:r>
      </w:ins>
      <w:ins w:id="830" w:author="Stevenson, Ian" w:date="2021-01-05T10:46:00Z">
        <w:r>
          <w:t xml:space="preserve"> </w:t>
        </w:r>
        <w:del w:id="831" w:author="Ganchao Wei" w:date="2021-01-17T11:59:00Z">
          <w:r w:rsidDel="00AF2AC3">
            <w:delText>(</w:delText>
          </w:r>
        </w:del>
      </w:ins>
      <w:ins w:id="832" w:author="Stevenson, Ian" w:date="2021-01-05T10:47:00Z">
        <w:del w:id="833" w:author="Ganchao Wei" w:date="2021-01-17T11:59:00Z">
          <w:r w:rsidDel="00AF2AC3">
            <w:delText>Kelly, Lee, Kass J Comp Neuro</w:delText>
          </w:r>
        </w:del>
      </w:ins>
      <w:ins w:id="834" w:author="Stevenson, Ian" w:date="2021-01-05T10:46:00Z">
        <w:del w:id="835" w:author="Ganchao Wei" w:date="2021-01-17T11:59:00Z">
          <w:r w:rsidDel="00AF2AC3">
            <w:delText>),</w:delText>
          </w:r>
        </w:del>
      </w:ins>
      <w:del w:id="836" w:author="Ganchao Wei" w:date="2021-01-17T11:59:00Z">
        <w:r w:rsidR="00744123" w:rsidDel="00AF2AC3">
          <w:delText>.</w:delText>
        </w:r>
      </w:del>
    </w:p>
    <w:p w14:paraId="208FF8DC" w14:textId="1D5BDCBB" w:rsidR="004D6811" w:rsidRDefault="004D6811">
      <w:pPr>
        <w:jc w:val="both"/>
        <w:rPr>
          <w:ins w:id="837" w:author="Stevenson, Ian" w:date="2021-01-05T11:16:00Z"/>
        </w:rPr>
      </w:pPr>
      <w:ins w:id="838" w:author="Stevenson, Ian" w:date="2021-01-05T10:46:00Z">
        <w:del w:id="839" w:author="Ganchao Wei" w:date="2021-01-17T11:59:00Z">
          <w:r w:rsidDel="00AF2AC3">
            <w:delText xml:space="preserve"> </w:delText>
          </w:r>
        </w:del>
        <w:r>
          <w:t>or the neuron’s own history</w:t>
        </w:r>
      </w:ins>
      <w:ins w:id="840" w:author="Ganchao Wei" w:date="2021-01-18T20:24:00Z">
        <w:r w:rsidR="007F7A3D">
          <w:t xml:space="preserve"> </w:t>
        </w:r>
        <w:r w:rsidR="007F7A3D">
          <w:fldChar w:fldCharType="begin" w:fldLock="1"/>
        </w:r>
      </w:ins>
      <w:r w:rsidR="007F7A3D">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P.","non-dropping-particle":"","parse-names":false,"suffix":""}],"container-title":"Neurocomputing","id":"ITEM-2","issued":{"date-parts":[["2003","6","1"]]},"page":"109-115","publisher":"Elsevier","title":"Biases in white noise analysis due to non-Poisson spike generation","type":"article-journal","volume":"52-54"},"uris":["http://www.mendeley.com/documents/?uuid=1e8e6aab-c846-308f-bae1-90d27d1c4328"]}],"mendeley":{"formattedCitation":"(Pillow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7F7A3D" w:rsidRPr="007F7A3D">
        <w:rPr>
          <w:noProof/>
        </w:rPr>
        <w:t>(Pillow &amp; Simoncelli, 2003; Truccolo et al., 2005)</w:t>
      </w:r>
      <w:ins w:id="841" w:author="Ganchao Wei" w:date="2021-01-18T20:24:00Z">
        <w:r w:rsidR="007F7A3D">
          <w:fldChar w:fldCharType="end"/>
        </w:r>
      </w:ins>
      <w:ins w:id="842" w:author="Stevenson, Ian" w:date="2021-01-05T10:47:00Z">
        <w:del w:id="843" w:author="Ganchao Wei" w:date="2021-01-18T20:24:00Z">
          <w:r w:rsidDel="007F7A3D">
            <w:delText xml:space="preserve"> (</w:delText>
          </w:r>
        </w:del>
      </w:ins>
      <w:ins w:id="844" w:author="Stevenson, Ian" w:date="2021-01-05T10:49:00Z">
        <w:del w:id="845" w:author="Ganchao Wei" w:date="2021-01-18T20:24:00Z">
          <w:r w:rsidDel="007F7A3D">
            <w:delText xml:space="preserve">CITE </w:delText>
          </w:r>
        </w:del>
      </w:ins>
      <w:ins w:id="846" w:author="Stevenson, Ian" w:date="2021-01-05T10:47:00Z">
        <w:del w:id="847" w:author="Ganchao Wei" w:date="2021-01-18T20:24:00Z">
          <w:r w:rsidDel="007F7A3D">
            <w:delText xml:space="preserve">Truccolo 2005, </w:delText>
          </w:r>
        </w:del>
      </w:ins>
      <w:ins w:id="848" w:author="Stevenson, Ian" w:date="2021-01-05T10:49:00Z">
        <w:del w:id="849" w:author="Ganchao Wei" w:date="2021-01-18T20:24:00Z">
          <w:r w:rsidRPr="004D6811" w:rsidDel="007F7A3D">
            <w:delText>Pillow, J. W., &amp; Simoncelli, E. P. (2003)</w:delText>
          </w:r>
        </w:del>
        <w:r w:rsidRPr="004D6811">
          <w:t>. Biases in white noise analysis due to non</w:t>
        </w:r>
      </w:ins>
      <w:ins w:id="850" w:author="Ganchao Wei" w:date="2021-01-18T20:24:00Z">
        <w:r w:rsidR="007F7A3D">
          <w:t>-</w:t>
        </w:r>
      </w:ins>
      <w:ins w:id="851" w:author="Stevenson, Ian" w:date="2021-01-05T10:49:00Z">
        <w:r w:rsidRPr="004D6811">
          <w:t>Poisson spike generation</w:t>
        </w:r>
      </w:ins>
      <w:ins w:id="852" w:author="Stevenson, Ian" w:date="2021-01-05T10:47:00Z">
        <w:r>
          <w:t>)</w:t>
        </w:r>
      </w:ins>
      <w:ins w:id="853" w:author="Stevenson, Ian" w:date="2021-01-05T10:46:00Z">
        <w:r>
          <w:t>.</w:t>
        </w:r>
      </w:ins>
      <w:ins w:id="854" w:author="Stevenson, Ian" w:date="2021-01-05T10:50:00Z">
        <w:r>
          <w:t xml:space="preserve"> </w:t>
        </w:r>
      </w:ins>
      <w:ins w:id="855" w:author="Stevenson, Ian" w:date="2021-01-05T10:53:00Z">
        <w:r w:rsidR="00CF6E61">
          <w:t xml:space="preserve">However, once these covariates are taken into account the baseline firing rate itself is assumed to be constant. </w:t>
        </w:r>
      </w:ins>
      <w:del w:id="856" w:author="Stevenson, Ian" w:date="2021-01-05T10:50:00Z">
        <w:r w:rsidR="00744123" w:rsidDel="004D6811">
          <w:delText>In GLMs, o</w:delText>
        </w:r>
      </w:del>
      <w:del w:id="857" w:author="Stevenson, Ian" w:date="2021-01-05T10:51:00Z">
        <w:r w:rsidR="00744123" w:rsidDel="004D6811">
          <w:delText>mitt</w:delText>
        </w:r>
      </w:del>
      <w:del w:id="858" w:author="Stevenson, Ian" w:date="2021-01-05T10:50:00Z">
        <w:r w:rsidR="00744123" w:rsidDel="004D6811">
          <w:delText>ed</w:delText>
        </w:r>
      </w:del>
      <w:del w:id="859" w:author="Stevenson, Ian" w:date="2021-01-05T10:51:00Z">
        <w:r w:rsidR="00744123" w:rsidDel="004D6811">
          <w:delText xml:space="preserve"> variables</w:delText>
        </w:r>
        <w:r w:rsidR="00623F09" w:rsidDel="004D6811">
          <w:delText xml:space="preserve"> can result in biased parameter estimates for the effect that are included in the model</w:delText>
        </w:r>
        <w:r w:rsidR="00F67F93" w:rsidDel="004D6811">
          <w:delText xml:space="preserve"> </w:delText>
        </w:r>
        <w:r w:rsidR="00623F09" w:rsidDel="004D6811">
          <w:fldChar w:fldCharType="begin" w:fldLock="1"/>
        </w:r>
        <w:r w:rsidR="00134F28" w:rsidDel="004D6811">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Activity","type":"article-journal","volume":"30"},"uris":["http://www.mendeley.com/documents/?uuid=9d93074a-990e-4522-9892-bd543bea44fb"]}],"mendeley":{"formattedCitation":"(Stevenson, 2018)","plainTextFormattedCitation":"(Stevenson, 2018)","previouslyFormattedCitation":"(Stevenson, 2018)"},"properties":{"noteIndex":0},"schema":"https://github.com/citation-style-language/schema/raw/master/csl-citation.json"}</w:delInstrText>
        </w:r>
        <w:r w:rsidR="00623F09" w:rsidDel="004D6811">
          <w:fldChar w:fldCharType="separate"/>
        </w:r>
        <w:r w:rsidR="003E3821" w:rsidRPr="003E3821" w:rsidDel="004D6811">
          <w:rPr>
            <w:noProof/>
          </w:rPr>
          <w:delText>(Stevenson, 2018)</w:delText>
        </w:r>
        <w:r w:rsidR="00623F09" w:rsidDel="004D6811">
          <w:fldChar w:fldCharType="end"/>
        </w:r>
        <w:r w:rsidR="00623F09" w:rsidDel="004D6811">
          <w:delText xml:space="preserve">. </w:delText>
        </w:r>
      </w:del>
      <w:ins w:id="860" w:author="Stevenson, Ian" w:date="2021-01-05T10:52:00Z">
        <w:r w:rsidR="00CF6E61">
          <w:t>Here we con</w:t>
        </w:r>
      </w:ins>
      <w:ins w:id="861" w:author="Stevenson, Ian" w:date="2021-01-05T10:53:00Z">
        <w:r w:rsidR="00CF6E61">
          <w:t>sider a general approach where slo</w:t>
        </w:r>
      </w:ins>
      <w:ins w:id="862" w:author="Stevenson, Ian" w:date="2021-01-05T10:54:00Z">
        <w:r w:rsidR="00CF6E61">
          <w:t xml:space="preserve">w fluctuations in the baseline firing rate are directly tracked with adaptive filtering/smoothing. </w:t>
        </w:r>
      </w:ins>
      <w:ins w:id="863" w:author="Stevenson, Ian" w:date="2021-01-05T11:16:00Z">
        <w:r w:rsidR="00DB12F0">
          <w:t>B</w:t>
        </w:r>
      </w:ins>
      <w:ins w:id="864" w:author="Stevenson, Ian" w:date="2021-01-05T10:54:00Z">
        <w:r w:rsidR="00CF6E61" w:rsidRPr="00CF6E61">
          <w:t>y using adaptive smoothing to track the changing postsynaptic rate, inference o</w:t>
        </w:r>
      </w:ins>
      <w:ins w:id="865" w:author="Stevenson, Ian" w:date="2021-01-05T12:59:00Z">
        <w:r w:rsidR="00DE59F3">
          <w:t>f</w:t>
        </w:r>
      </w:ins>
      <w:ins w:id="866" w:author="Stevenson, Ian" w:date="2021-01-05T10:54:00Z">
        <w:r w:rsidR="00CF6E61" w:rsidRPr="00CF6E61">
          <w:t xml:space="preserve"> synaptic strengths will be less influenced by unexplained variation caused by slow unobserved variables.</w:t>
        </w:r>
      </w:ins>
    </w:p>
    <w:p w14:paraId="7FC181F5" w14:textId="37B902A9" w:rsidR="00DB12F0" w:rsidRDefault="00DB12F0" w:rsidP="004D6811">
      <w:pPr>
        <w:jc w:val="both"/>
        <w:rPr>
          <w:ins w:id="867" w:author="Stevenson, Ian" w:date="2021-01-05T13:05:00Z"/>
        </w:rPr>
      </w:pPr>
      <w:ins w:id="868" w:author="Stevenson, Ian" w:date="2021-01-05T11:16:00Z">
        <w:r>
          <w:t xml:space="preserve">It is important to note, however, that adaptive smoothing </w:t>
        </w:r>
      </w:ins>
      <w:ins w:id="869" w:author="Stevenson, Ian" w:date="2021-01-05T11:17:00Z">
        <w:r>
          <w:t xml:space="preserve">cannot track arbitrarily fast changes in the underlying synaptic weight or postsynaptic baseline. </w:t>
        </w:r>
      </w:ins>
      <w:ins w:id="870" w:author="Stevenson, Ian" w:date="2021-01-05T11:18:00Z">
        <w:r>
          <w:t>In fact, t</w:t>
        </w:r>
      </w:ins>
      <w:ins w:id="871" w:author="Stevenson, Ian" w:date="2021-01-05T11:16:00Z">
        <w:r w:rsidRPr="00CF6E61">
          <w:t>he exact firing rate of a neuron is not necessarily identifiable from single trials</w:t>
        </w:r>
      </w:ins>
      <w:ins w:id="872" w:author="Ganchao Wei" w:date="2021-01-17T11:28:00Z">
        <w:r w:rsidR="00D924AC">
          <w:t xml:space="preserve"> </w:t>
        </w:r>
        <w:r w:rsidR="00D924AC">
          <w:fldChar w:fldCharType="begin" w:fldLock="1"/>
        </w:r>
      </w:ins>
      <w:r w:rsidR="0047450A">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ins w:id="873" w:author="Ganchao Wei" w:date="2021-01-17T11:28:00Z">
        <w:r w:rsidR="00D924AC">
          <w:fldChar w:fldCharType="end"/>
        </w:r>
      </w:ins>
      <w:ins w:id="874" w:author="Stevenson, Ian" w:date="2021-01-05T11:16:00Z">
        <w:del w:id="875" w:author="Ganchao Wei" w:date="2021-01-17T11:28:00Z">
          <w:r w:rsidDel="00D924AC">
            <w:delText xml:space="preserve"> (</w:delText>
          </w:r>
          <w:r w:rsidRPr="00CF6E61" w:rsidDel="00D924AC">
            <w:delText>Cite https://www.pnas.org/content/112/20/6455.short</w:delText>
          </w:r>
          <w:r w:rsidDel="00D924AC">
            <w:delText>)</w:delText>
          </w:r>
        </w:del>
      </w:ins>
      <w:ins w:id="876" w:author="Stevenson, Ian" w:date="2021-01-05T11:18:00Z">
        <w:r>
          <w:t>.</w:t>
        </w:r>
        <w:r w:rsidRPr="00DB12F0">
          <w:t xml:space="preserve"> </w:t>
        </w:r>
      </w:ins>
      <w:ins w:id="877" w:author="Stevenson, Ian" w:date="2021-01-05T11:19:00Z">
        <w:r>
          <w:t>A</w:t>
        </w:r>
      </w:ins>
      <w:ins w:id="878" w:author="Stevenson, Ian" w:date="2021-01-05T11:18:00Z">
        <w:r>
          <w:t xml:space="preserve">daptive filtering has previously been applied to the problem of tracking nonstationary place fields from neurons in the hippocampus </w:t>
        </w:r>
        <w:r>
          <w:fldChar w:fldCharType="begin" w:fldLock="1"/>
        </w:r>
        <w:r>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ins>
      <w:ins w:id="879" w:author="Ganchao Wei" w:date="2021-01-18T20:25:00Z">
        <w:r w:rsidR="007F7A3D">
          <w:t xml:space="preserve"> </w:t>
        </w:r>
      </w:ins>
      <w:ins w:id="880" w:author="Ganchao Wei" w:date="2021-01-18T20:26:00Z">
        <w:r w:rsidR="007F7A3D">
          <w:fldChar w:fldCharType="begin" w:fldLock="1"/>
        </w:r>
      </w:ins>
      <w:r w:rsidR="007F7A3D">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7F7A3D" w:rsidRPr="007F7A3D">
        <w:rPr>
          <w:noProof/>
        </w:rPr>
        <w:t>(Stevenson et al., 2011)</w:t>
      </w:r>
      <w:ins w:id="881" w:author="Ganchao Wei" w:date="2021-01-18T20:26:00Z">
        <w:r w:rsidR="007F7A3D">
          <w:fldChar w:fldCharType="end"/>
        </w:r>
      </w:ins>
      <w:ins w:id="882" w:author="Stevenson, Ian" w:date="2021-01-05T11:18:00Z">
        <w:del w:id="883" w:author="Ganchao Wei" w:date="2021-01-18T20:27:00Z">
          <w:r w:rsidDel="007F7A3D">
            <w:delText xml:space="preserve"> (CITE Stevenson, Cherian, 2011)</w:delText>
          </w:r>
        </w:del>
        <w:r>
          <w:t xml:space="preserve">. Although the method is locally stable, the global stability should also be investigated. </w:t>
        </w:r>
      </w:ins>
      <w:ins w:id="884" w:author="Stevenson, Ian" w:date="2021-01-05T11:19:00Z">
        <w:r>
          <w:t xml:space="preserve">Additionally, while here we assume a Poisson noise model, </w:t>
        </w:r>
      </w:ins>
      <w:ins w:id="885" w:author="Stevenson, Ian" w:date="2021-01-05T11:18:00Z">
        <w:r>
          <w:t>spiking activit</w:t>
        </w:r>
      </w:ins>
      <w:ins w:id="886" w:author="Stevenson, Ian" w:date="2021-01-05T11:20:00Z">
        <w:r>
          <w:t xml:space="preserve">y can be </w:t>
        </w:r>
      </w:ins>
      <w:ins w:id="887" w:author="Stevenson, Ian" w:date="2021-01-05T11:18:00Z">
        <w:r>
          <w:t>more or less variable than Poisson</w:t>
        </w:r>
      </w:ins>
      <w:ins w:id="888" w:author="Stevenson, Ian" w:date="2021-01-05T11:20:00Z">
        <w:r>
          <w:t xml:space="preserve">. </w:t>
        </w:r>
      </w:ins>
      <w:ins w:id="889" w:author="Stevenson, Ian" w:date="2021-01-05T11:22:00Z">
        <w:r w:rsidR="009566C8">
          <w:t xml:space="preserve">With stationary models, non-Poisson spiking is typically not a major source </w:t>
        </w:r>
        <w:r w:rsidR="009566C8">
          <w:lastRenderedPageBreak/>
          <w:t xml:space="preserve">of </w:t>
        </w:r>
      </w:ins>
      <w:ins w:id="890" w:author="Stevenson, Ian" w:date="2021-01-05T11:23:00Z">
        <w:r w:rsidR="009566C8">
          <w:t xml:space="preserve">estimation </w:t>
        </w:r>
      </w:ins>
      <w:ins w:id="891" w:author="Stevenson, Ian" w:date="2021-01-05T11:22:00Z">
        <w:r w:rsidR="009566C8">
          <w:t xml:space="preserve">error </w:t>
        </w:r>
      </w:ins>
      <w:ins w:id="892" w:author="Stevenson, Ian" w:date="2021-01-05T11:18:00Z">
        <w:r>
          <w:fldChar w:fldCharType="begin" w:fldLock="1"/>
        </w:r>
      </w:ins>
      <w:r w:rsidR="00D924AC">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ins w:id="893" w:author="Stevenson, Ian" w:date="2021-01-05T11:18:00Z">
        <w:r>
          <w:fldChar w:fldCharType="separate"/>
        </w:r>
        <w:r w:rsidRPr="00FD23EA">
          <w:rPr>
            <w:noProof/>
          </w:rPr>
          <w:t>(Stevenson, 2016)</w:t>
        </w:r>
        <w:r>
          <w:fldChar w:fldCharType="end"/>
        </w:r>
      </w:ins>
      <w:ins w:id="894" w:author="Stevenson, Ian" w:date="2021-01-05T11:24:00Z">
        <w:r w:rsidR="009566C8">
          <w:t>. However</w:t>
        </w:r>
      </w:ins>
      <w:ins w:id="895" w:author="Stevenson, Ian" w:date="2021-01-05T11:23:00Z">
        <w:r w:rsidR="009566C8">
          <w:t>, the adaptive filtering updates may be sensitive to mis</w:t>
        </w:r>
      </w:ins>
      <w:ins w:id="896" w:author="Stevenson, Ian" w:date="2021-01-05T11:24:00Z">
        <w:r w:rsidR="009566C8">
          <w:t>specified noise</w:t>
        </w:r>
      </w:ins>
      <w:ins w:id="897" w:author="Stevenson, Ian" w:date="2021-01-05T11:26:00Z">
        <w:r w:rsidR="009566C8">
          <w:t>, and it may be useful to e</w:t>
        </w:r>
      </w:ins>
      <w:ins w:id="898" w:author="Stevenson, Ian" w:date="2021-01-05T11:25:00Z">
        <w:r w:rsidR="009566C8">
          <w:t xml:space="preserve">xtend the framework here </w:t>
        </w:r>
      </w:ins>
      <w:ins w:id="899" w:author="Stevenson, Ian" w:date="2021-01-05T11:26:00Z">
        <w:r w:rsidR="009566C8">
          <w:t>with</w:t>
        </w:r>
      </w:ins>
      <w:ins w:id="900" w:author="Stevenson, Ian" w:date="2021-01-05T11:25:00Z">
        <w:r w:rsidR="009566C8">
          <w:t xml:space="preserve"> other noise models</w:t>
        </w:r>
      </w:ins>
      <w:ins w:id="901" w:author="Ganchao Wei" w:date="2021-01-18T20:28:00Z">
        <w:r w:rsidR="007F7A3D">
          <w:t xml:space="preserve"> </w:t>
        </w:r>
        <w:r w:rsidR="007F7A3D">
          <w:fldChar w:fldCharType="begin" w:fldLock="1"/>
        </w:r>
      </w:ins>
      <w:r w:rsidR="007F7A3D">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7F7A3D" w:rsidRPr="007F7A3D">
        <w:rPr>
          <w:noProof/>
        </w:rPr>
        <w:t>(Gao et al., 2015; Pillow &amp; Scott, 2012)</w:t>
      </w:r>
      <w:ins w:id="902" w:author="Ganchao Wei" w:date="2021-01-18T20:28:00Z">
        <w:r w:rsidR="007F7A3D">
          <w:fldChar w:fldCharType="end"/>
        </w:r>
      </w:ins>
      <w:ins w:id="903" w:author="Stevenson, Ian" w:date="2021-01-05T11:18:00Z">
        <w:r>
          <w:t>.</w:t>
        </w:r>
      </w:ins>
    </w:p>
    <w:p w14:paraId="7B9BFB6C" w14:textId="53D91FDF" w:rsidR="00A47F08" w:rsidRDefault="00A47F08" w:rsidP="00A47F08">
      <w:pPr>
        <w:jc w:val="both"/>
        <w:rPr>
          <w:ins w:id="904" w:author="Stevenson, Ian" w:date="2021-01-05T11:04:00Z"/>
        </w:rPr>
      </w:pPr>
      <w:ins w:id="905" w:author="Stevenson, Ian" w:date="2021-01-05T11:03:00Z">
        <w:r>
          <w:t xml:space="preserve">Additional covariates can also easily be incorporated within the </w:t>
        </w:r>
      </w:ins>
      <w:ins w:id="906" w:author="Stevenson, Ian" w:date="2021-01-05T11:13:00Z">
        <w:r w:rsidR="00DB12F0">
          <w:t>extended-GLM</w:t>
        </w:r>
      </w:ins>
      <w:ins w:id="907" w:author="Stevenson, Ian" w:date="2021-01-05T11:03:00Z">
        <w:r>
          <w:t xml:space="preserve"> framework used here. Given the increasing scale of simultaneous </w:t>
        </w:r>
      </w:ins>
      <w:ins w:id="908" w:author="Stevenson, Ian" w:date="2021-01-05T11:04:00Z">
        <w:r>
          <w:t xml:space="preserve">multi-electrode recordings, it would be particularly interesting to model multiple synaptic inputs simultaneously. </w:t>
        </w:r>
      </w:ins>
      <w:ins w:id="909" w:author="Stevenson, Ian" w:date="2021-01-05T11:05:00Z">
        <w:r>
          <w:t>Extending the model to allow short- and long-term changes in multiple synaptic inputs would be relative</w:t>
        </w:r>
      </w:ins>
      <w:ins w:id="910" w:author="Stevenson, Ian" w:date="2021-01-05T11:06:00Z">
        <w:r>
          <w:t xml:space="preserve">ly straightforward. Given </w:t>
        </w:r>
      </w:ins>
      <m:oMath>
        <m:r>
          <w:ins w:id="911" w:author="Stevenson, Ian" w:date="2021-01-05T11:04:00Z">
            <w:rPr>
              <w:rFonts w:ascii="Cambria Math" w:hAnsi="Cambria Math"/>
            </w:rPr>
            <m:t>C</m:t>
          </w:ins>
        </m:r>
      </m:oMath>
      <w:ins w:id="912" w:author="Stevenson, Ian" w:date="2021-01-05T11:04:00Z">
        <w:r>
          <w:t xml:space="preserve"> presynaptic neurons, the conditional intensity</w:t>
        </w:r>
      </w:ins>
      <w:ins w:id="913" w:author="Stevenson, Ian" w:date="2021-01-05T11:07:00Z">
        <w:r>
          <w:t xml:space="preserve"> can be </w:t>
        </w:r>
      </w:ins>
      <w:ins w:id="914" w:author="Stevenson, Ian" w:date="2021-01-05T11:08:00Z">
        <w:r>
          <w:t>written</w:t>
        </w:r>
      </w:ins>
      <w:ins w:id="915" w:author="Stevenson, Ian" w:date="2021-01-05T11:04:00Z">
        <w:r>
          <w:t xml:space="preserve"> </w:t>
        </w:r>
      </w:ins>
      <m:oMath>
        <m:sSub>
          <m:sSubPr>
            <m:ctrlPr>
              <w:ins w:id="916" w:author="Stevenson, Ian" w:date="2021-01-05T11:04:00Z">
                <w:rPr>
                  <w:rFonts w:ascii="Cambria Math" w:hAnsi="Cambria Math"/>
                  <w:i/>
                </w:rPr>
              </w:ins>
            </m:ctrlPr>
          </m:sSubPr>
          <m:e>
            <m:r>
              <w:ins w:id="917" w:author="Stevenson, Ian" w:date="2021-01-05T11:04:00Z">
                <w:rPr>
                  <w:rFonts w:ascii="Cambria Math" w:hAnsi="Cambria Math"/>
                </w:rPr>
                <m:t>λ</m:t>
              </w:ins>
            </m:r>
          </m:e>
          <m:sub>
            <m:r>
              <w:ins w:id="918" w:author="Stevenson, Ian" w:date="2021-01-05T11:04:00Z">
                <w:rPr>
                  <w:rFonts w:ascii="Cambria Math" w:hAnsi="Cambria Math"/>
                </w:rPr>
                <m:t>k</m:t>
              </w:ins>
            </m:r>
          </m:sub>
        </m:sSub>
        <m:r>
          <w:ins w:id="919" w:author="Stevenson, Ian" w:date="2021-01-05T11:04:00Z">
            <w:rPr>
              <w:rFonts w:ascii="Cambria Math" w:hAnsi="Cambria Math"/>
            </w:rPr>
            <m:t>=</m:t>
          </w:ins>
        </m:r>
        <m:func>
          <m:funcPr>
            <m:ctrlPr>
              <w:ins w:id="920" w:author="Stevenson, Ian" w:date="2021-01-05T11:04:00Z">
                <w:rPr>
                  <w:rFonts w:ascii="Cambria Math" w:hAnsi="Cambria Math"/>
                </w:rPr>
              </w:ins>
            </m:ctrlPr>
          </m:funcPr>
          <m:fName>
            <m:r>
              <w:ins w:id="921" w:author="Stevenson, Ian" w:date="2021-01-05T11:04:00Z">
                <m:rPr>
                  <m:sty m:val="p"/>
                </m:rPr>
                <w:rPr>
                  <w:rFonts w:ascii="Cambria Math" w:hAnsi="Cambria Math"/>
                </w:rPr>
                <m:t>exp</m:t>
              </w:ins>
            </m:r>
          </m:fName>
          <m:e>
            <m:d>
              <m:dPr>
                <m:ctrlPr>
                  <w:ins w:id="922" w:author="Stevenson, Ian" w:date="2021-01-05T11:04:00Z">
                    <w:rPr>
                      <w:rFonts w:ascii="Cambria Math" w:hAnsi="Cambria Math"/>
                      <w:i/>
                    </w:rPr>
                  </w:ins>
                </m:ctrlPr>
              </m:dPr>
              <m:e>
                <m:sSub>
                  <m:sSubPr>
                    <m:ctrlPr>
                      <w:ins w:id="923" w:author="Stevenson, Ian" w:date="2021-01-05T11:04:00Z">
                        <w:rPr>
                          <w:rFonts w:ascii="Cambria Math" w:hAnsi="Cambria Math"/>
                          <w:i/>
                        </w:rPr>
                      </w:ins>
                    </m:ctrlPr>
                  </m:sSubPr>
                  <m:e>
                    <m:r>
                      <w:ins w:id="924" w:author="Stevenson, Ian" w:date="2021-01-05T11:04:00Z">
                        <w:rPr>
                          <w:rFonts w:ascii="Cambria Math" w:hAnsi="Cambria Math"/>
                        </w:rPr>
                        <m:t>β</m:t>
                      </w:ins>
                    </m:r>
                  </m:e>
                  <m:sub>
                    <m:r>
                      <w:ins w:id="925" w:author="Stevenson, Ian" w:date="2021-01-05T11:04:00Z">
                        <w:rPr>
                          <w:rFonts w:ascii="Cambria Math" w:hAnsi="Cambria Math"/>
                        </w:rPr>
                        <m:t>0,k</m:t>
                      </w:ins>
                    </m:r>
                  </m:sub>
                </m:sSub>
                <m:r>
                  <w:ins w:id="926" w:author="Stevenson, Ian" w:date="2021-01-05T11:04:00Z">
                    <w:rPr>
                      <w:rFonts w:ascii="Cambria Math" w:hAnsi="Cambria Math"/>
                    </w:rPr>
                    <m:t>+</m:t>
                  </w:ins>
                </m:r>
                <m:nary>
                  <m:naryPr>
                    <m:chr m:val="∑"/>
                    <m:limLoc m:val="undOvr"/>
                    <m:ctrlPr>
                      <w:ins w:id="927" w:author="Stevenson, Ian" w:date="2021-01-05T11:04:00Z">
                        <w:rPr>
                          <w:rFonts w:ascii="Cambria Math" w:hAnsi="Cambria Math"/>
                          <w:i/>
                        </w:rPr>
                      </w:ins>
                    </m:ctrlPr>
                  </m:naryPr>
                  <m:sub>
                    <m:r>
                      <w:ins w:id="928" w:author="Stevenson, Ian" w:date="2021-01-05T11:04:00Z">
                        <w:rPr>
                          <w:rFonts w:ascii="Cambria Math" w:hAnsi="Cambria Math"/>
                        </w:rPr>
                        <m:t>j=1</m:t>
                      </w:ins>
                    </m:r>
                  </m:sub>
                  <m:sup>
                    <m:r>
                      <w:ins w:id="929" w:author="Stevenson, Ian" w:date="2021-01-05T11:04:00Z">
                        <w:rPr>
                          <w:rFonts w:ascii="Cambria Math" w:hAnsi="Cambria Math"/>
                        </w:rPr>
                        <m:t>C</m:t>
                      </w:ins>
                    </m:r>
                  </m:sup>
                  <m:e>
                    <m:sSubSup>
                      <m:sSubSupPr>
                        <m:ctrlPr>
                          <w:ins w:id="930" w:author="Stevenson, Ian" w:date="2021-01-05T11:04:00Z">
                            <w:rPr>
                              <w:rFonts w:ascii="Cambria Math" w:hAnsi="Cambria Math"/>
                              <w:i/>
                            </w:rPr>
                          </w:ins>
                        </m:ctrlPr>
                      </m:sSubSupPr>
                      <m:e>
                        <m:r>
                          <w:ins w:id="931" w:author="Stevenson, Ian" w:date="2021-01-05T11:04:00Z">
                            <w:rPr>
                              <w:rFonts w:ascii="Cambria Math" w:hAnsi="Cambria Math"/>
                            </w:rPr>
                            <m:t>w</m:t>
                          </w:ins>
                        </m:r>
                      </m:e>
                      <m:sub>
                        <m:r>
                          <w:ins w:id="932" w:author="Stevenson, Ian" w:date="2021-01-05T11:04:00Z">
                            <w:rPr>
                              <w:rFonts w:ascii="Cambria Math" w:hAnsi="Cambria Math"/>
                            </w:rPr>
                            <m:t>k</m:t>
                          </w:ins>
                        </m:r>
                      </m:sub>
                      <m:sup>
                        <m:r>
                          <w:ins w:id="933" w:author="Stevenson, Ian" w:date="2021-01-05T11:04:00Z">
                            <w:rPr>
                              <w:rFonts w:ascii="Cambria Math" w:hAnsi="Cambria Math"/>
                            </w:rPr>
                            <m:t>(j)</m:t>
                          </w:ins>
                        </m:r>
                      </m:sup>
                    </m:sSubSup>
                    <m:r>
                      <w:ins w:id="934" w:author="Stevenson, Ian" w:date="2021-01-05T11:04:00Z">
                        <w:rPr>
                          <w:rFonts w:ascii="Cambria Math" w:hAnsi="Cambria Math"/>
                        </w:rPr>
                        <m:t>⋅</m:t>
                      </w:ins>
                    </m:r>
                    <m:sSubSup>
                      <m:sSubSupPr>
                        <m:ctrlPr>
                          <w:ins w:id="935" w:author="Stevenson, Ian" w:date="2021-01-05T11:04:00Z">
                            <w:rPr>
                              <w:rFonts w:ascii="Cambria Math" w:hAnsi="Cambria Math"/>
                              <w:i/>
                            </w:rPr>
                          </w:ins>
                        </m:ctrlPr>
                      </m:sSubSupPr>
                      <m:e>
                        <m:r>
                          <w:ins w:id="936" w:author="Stevenson, Ian" w:date="2021-01-05T11:04:00Z">
                            <w:rPr>
                              <w:rFonts w:ascii="Cambria Math" w:hAnsi="Cambria Math"/>
                            </w:rPr>
                            <m:t>x</m:t>
                          </w:ins>
                        </m:r>
                      </m:e>
                      <m:sub>
                        <m:r>
                          <w:ins w:id="937" w:author="Stevenson, Ian" w:date="2021-01-05T11:04:00Z">
                            <w:rPr>
                              <w:rFonts w:ascii="Cambria Math" w:hAnsi="Cambria Math"/>
                            </w:rPr>
                            <m:t>k</m:t>
                          </w:ins>
                        </m:r>
                      </m:sub>
                      <m:sup>
                        <m:r>
                          <w:ins w:id="938" w:author="Stevenson, Ian" w:date="2021-01-05T11:04:00Z">
                            <w:rPr>
                              <w:rFonts w:ascii="Cambria Math" w:hAnsi="Cambria Math"/>
                            </w:rPr>
                            <m:t>(j)</m:t>
                          </w:ins>
                        </m:r>
                      </m:sup>
                    </m:sSubSup>
                  </m:e>
                </m:nary>
              </m:e>
            </m:d>
          </m:e>
        </m:func>
        <m:r>
          <w:ins w:id="939" w:author="Stevenson, Ian" w:date="2021-01-05T11:04:00Z">
            <w:rPr>
              <w:rFonts w:ascii="Cambria Math" w:hAnsi="Cambria Math"/>
            </w:rPr>
            <m:t>=</m:t>
          </w:ins>
        </m:r>
        <m:func>
          <m:funcPr>
            <m:ctrlPr>
              <w:ins w:id="940" w:author="Stevenson, Ian" w:date="2021-01-05T11:04:00Z">
                <w:rPr>
                  <w:rFonts w:ascii="Cambria Math" w:hAnsi="Cambria Math"/>
                </w:rPr>
              </w:ins>
            </m:ctrlPr>
          </m:funcPr>
          <m:fName>
            <m:r>
              <w:ins w:id="941" w:author="Stevenson, Ian" w:date="2021-01-05T11:04:00Z">
                <m:rPr>
                  <m:sty m:val="p"/>
                </m:rPr>
                <w:rPr>
                  <w:rFonts w:ascii="Cambria Math" w:hAnsi="Cambria Math"/>
                </w:rPr>
                <m:t>exp</m:t>
              </w:ins>
            </m:r>
          </m:fName>
          <m:e>
            <m:d>
              <m:dPr>
                <m:ctrlPr>
                  <w:ins w:id="942" w:author="Stevenson, Ian" w:date="2021-01-05T11:04:00Z">
                    <w:rPr>
                      <w:rFonts w:ascii="Cambria Math" w:hAnsi="Cambria Math"/>
                      <w:i/>
                    </w:rPr>
                  </w:ins>
                </m:ctrlPr>
              </m:dPr>
              <m:e>
                <m:sSub>
                  <m:sSubPr>
                    <m:ctrlPr>
                      <w:ins w:id="943" w:author="Stevenson, Ian" w:date="2021-01-05T11:04:00Z">
                        <w:rPr>
                          <w:rFonts w:ascii="Cambria Math" w:hAnsi="Cambria Math"/>
                          <w:i/>
                        </w:rPr>
                      </w:ins>
                    </m:ctrlPr>
                  </m:sSubPr>
                  <m:e>
                    <m:r>
                      <w:ins w:id="944" w:author="Stevenson, Ian" w:date="2021-01-05T11:04:00Z">
                        <w:rPr>
                          <w:rFonts w:ascii="Cambria Math" w:hAnsi="Cambria Math"/>
                        </w:rPr>
                        <m:t>β</m:t>
                      </w:ins>
                    </m:r>
                  </m:e>
                  <m:sub>
                    <m:r>
                      <w:ins w:id="945" w:author="Stevenson, Ian" w:date="2021-01-05T11:04:00Z">
                        <w:rPr>
                          <w:rFonts w:ascii="Cambria Math" w:hAnsi="Cambria Math"/>
                        </w:rPr>
                        <m:t>0,k</m:t>
                      </w:ins>
                    </m:r>
                  </m:sub>
                </m:sSub>
                <m:r>
                  <w:ins w:id="946" w:author="Stevenson, Ian" w:date="2021-01-05T11:04:00Z">
                    <w:rPr>
                      <w:rFonts w:ascii="Cambria Math" w:hAnsi="Cambria Math"/>
                    </w:rPr>
                    <m:t>+</m:t>
                  </w:ins>
                </m:r>
                <m:nary>
                  <m:naryPr>
                    <m:chr m:val="∑"/>
                    <m:limLoc m:val="undOvr"/>
                    <m:ctrlPr>
                      <w:ins w:id="947" w:author="Stevenson, Ian" w:date="2021-01-05T11:04:00Z">
                        <w:rPr>
                          <w:rFonts w:ascii="Cambria Math" w:hAnsi="Cambria Math"/>
                          <w:i/>
                        </w:rPr>
                      </w:ins>
                    </m:ctrlPr>
                  </m:naryPr>
                  <m:sub>
                    <m:r>
                      <w:ins w:id="948" w:author="Stevenson, Ian" w:date="2021-01-05T11:04:00Z">
                        <w:rPr>
                          <w:rFonts w:ascii="Cambria Math" w:hAnsi="Cambria Math"/>
                        </w:rPr>
                        <m:t>j=1</m:t>
                      </w:ins>
                    </m:r>
                  </m:sub>
                  <m:sup>
                    <m:r>
                      <w:ins w:id="949" w:author="Stevenson, Ian" w:date="2021-01-05T11:04:00Z">
                        <w:rPr>
                          <w:rFonts w:ascii="Cambria Math" w:hAnsi="Cambria Math"/>
                        </w:rPr>
                        <m:t>C</m:t>
                      </w:ins>
                    </m:r>
                  </m:sup>
                  <m:e>
                    <m:sSubSup>
                      <m:sSubSupPr>
                        <m:ctrlPr>
                          <w:ins w:id="950" w:author="Stevenson, Ian" w:date="2021-01-05T11:04:00Z">
                            <w:rPr>
                              <w:rFonts w:ascii="Cambria Math" w:hAnsi="Cambria Math"/>
                              <w:i/>
                            </w:rPr>
                          </w:ins>
                        </m:ctrlPr>
                      </m:sSubSupPr>
                      <m:e>
                        <m:r>
                          <w:ins w:id="951" w:author="Stevenson, Ian" w:date="2021-01-05T11:04:00Z">
                            <w:rPr>
                              <w:rFonts w:ascii="Cambria Math" w:hAnsi="Cambria Math"/>
                            </w:rPr>
                            <m:t>w</m:t>
                          </w:ins>
                        </m:r>
                      </m:e>
                      <m:sub>
                        <m:r>
                          <w:ins w:id="952" w:author="Stevenson, Ian" w:date="2021-01-05T11:04:00Z">
                            <w:rPr>
                              <w:rFonts w:ascii="Cambria Math" w:hAnsi="Cambria Math"/>
                            </w:rPr>
                            <m:t>L,k</m:t>
                          </w:ins>
                        </m:r>
                      </m:sub>
                      <m:sup>
                        <m:r>
                          <w:ins w:id="953" w:author="Stevenson, Ian" w:date="2021-01-05T11:04:00Z">
                            <w:rPr>
                              <w:rFonts w:ascii="Cambria Math" w:hAnsi="Cambria Math"/>
                            </w:rPr>
                            <m:t>(j)</m:t>
                          </w:ins>
                        </m:r>
                      </m:sup>
                    </m:sSubSup>
                    <m:sSubSup>
                      <m:sSubSupPr>
                        <m:ctrlPr>
                          <w:ins w:id="954" w:author="Stevenson, Ian" w:date="2021-01-05T11:04:00Z">
                            <w:rPr>
                              <w:rFonts w:ascii="Cambria Math" w:hAnsi="Cambria Math"/>
                              <w:i/>
                            </w:rPr>
                          </w:ins>
                        </m:ctrlPr>
                      </m:sSubSupPr>
                      <m:e>
                        <m:r>
                          <w:ins w:id="955" w:author="Stevenson, Ian" w:date="2021-01-05T11:04:00Z">
                            <w:rPr>
                              <w:rFonts w:ascii="Cambria Math" w:hAnsi="Cambria Math"/>
                            </w:rPr>
                            <m:t>w</m:t>
                          </w:ins>
                        </m:r>
                      </m:e>
                      <m:sub>
                        <m:r>
                          <w:ins w:id="956" w:author="Stevenson, Ian" w:date="2021-01-05T11:04:00Z">
                            <w:rPr>
                              <w:rFonts w:ascii="Cambria Math" w:hAnsi="Cambria Math"/>
                            </w:rPr>
                            <m:t>S,k</m:t>
                          </w:ins>
                        </m:r>
                      </m:sub>
                      <m:sup>
                        <m:r>
                          <w:ins w:id="957" w:author="Stevenson, Ian" w:date="2021-01-05T11:04:00Z">
                            <w:rPr>
                              <w:rFonts w:ascii="Cambria Math" w:hAnsi="Cambria Math"/>
                            </w:rPr>
                            <m:t>(j)</m:t>
                          </w:ins>
                        </m:r>
                      </m:sup>
                    </m:sSubSup>
                    <m:r>
                      <w:ins w:id="958" w:author="Stevenson, Ian" w:date="2021-01-05T11:04:00Z">
                        <w:rPr>
                          <w:rFonts w:ascii="Cambria Math" w:hAnsi="Cambria Math"/>
                        </w:rPr>
                        <m:t>⋅</m:t>
                      </w:ins>
                    </m:r>
                    <m:sSubSup>
                      <m:sSubSupPr>
                        <m:ctrlPr>
                          <w:ins w:id="959" w:author="Stevenson, Ian" w:date="2021-01-05T11:04:00Z">
                            <w:rPr>
                              <w:rFonts w:ascii="Cambria Math" w:hAnsi="Cambria Math"/>
                              <w:i/>
                            </w:rPr>
                          </w:ins>
                        </m:ctrlPr>
                      </m:sSubSupPr>
                      <m:e>
                        <m:r>
                          <w:ins w:id="960" w:author="Stevenson, Ian" w:date="2021-01-05T11:04:00Z">
                            <w:rPr>
                              <w:rFonts w:ascii="Cambria Math" w:hAnsi="Cambria Math"/>
                            </w:rPr>
                            <m:t>x</m:t>
                          </w:ins>
                        </m:r>
                      </m:e>
                      <m:sub>
                        <m:r>
                          <w:ins w:id="961" w:author="Stevenson, Ian" w:date="2021-01-05T11:04:00Z">
                            <w:rPr>
                              <w:rFonts w:ascii="Cambria Math" w:hAnsi="Cambria Math"/>
                            </w:rPr>
                            <m:t>k</m:t>
                          </w:ins>
                        </m:r>
                      </m:sub>
                      <m:sup>
                        <m:r>
                          <w:ins w:id="962" w:author="Stevenson, Ian" w:date="2021-01-05T11:04:00Z">
                            <w:rPr>
                              <w:rFonts w:ascii="Cambria Math" w:hAnsi="Cambria Math"/>
                            </w:rPr>
                            <m:t>(j)</m:t>
                          </w:ins>
                        </m:r>
                      </m:sup>
                    </m:sSubSup>
                  </m:e>
                </m:nary>
              </m:e>
            </m:d>
          </m:e>
        </m:func>
      </m:oMath>
      <w:ins w:id="963" w:author="Stevenson, Ian" w:date="2021-01-05T11:07:00Z">
        <w:r>
          <w:t>.</w:t>
        </w:r>
      </w:ins>
      <w:ins w:id="964" w:author="Stevenson, Ian" w:date="2021-01-05T11:04:00Z">
        <w:r>
          <w:t xml:space="preserve"> </w:t>
        </w:r>
      </w:ins>
      <w:ins w:id="965" w:author="Stevenson, Ian" w:date="2021-01-05T11:08:00Z">
        <w:r>
          <w:t xml:space="preserve">The long-term weights </w:t>
        </w:r>
      </w:ins>
      <w:ins w:id="966" w:author="Stevenson, Ian" w:date="2021-01-05T11:09:00Z">
        <w:r>
          <w:t>can be tracked using adaptive smoothing with</w:t>
        </w:r>
      </w:ins>
      <w:ins w:id="967" w:author="Stevenson, Ian" w:date="2021-01-05T11:10:00Z">
        <w:r>
          <w:t xml:space="preserve"> </w:t>
        </w:r>
      </w:ins>
      <m:oMath>
        <m:r>
          <w:ins w:id="968" w:author="Stevenson, Ian" w:date="2021-01-05T11:10:00Z">
            <w:rPr>
              <w:rFonts w:ascii="Cambria Math" w:hAnsi="Cambria Math"/>
            </w:rPr>
            <m:t>1+C</m:t>
          </w:ins>
        </m:r>
      </m:oMath>
      <w:ins w:id="969" w:author="Stevenson, Ian" w:date="2021-01-05T11:04:00Z">
        <w:r>
          <w:t xml:space="preserve"> </w:t>
        </w:r>
      </w:ins>
      <w:ins w:id="970" w:author="Stevenson, Ian" w:date="2021-01-05T11:10:00Z">
        <w:r>
          <w:t xml:space="preserve">parameters: </w:t>
        </w:r>
      </w:ins>
      <m:oMath>
        <m:sSub>
          <m:sSubPr>
            <m:ctrlPr>
              <w:ins w:id="971" w:author="Stevenson, Ian" w:date="2021-01-05T11:04:00Z">
                <w:rPr>
                  <w:rFonts w:ascii="Cambria Math" w:hAnsi="Cambria Math"/>
                  <w:b/>
                  <w:bCs/>
                  <w:i/>
                </w:rPr>
              </w:ins>
            </m:ctrlPr>
          </m:sSubPr>
          <m:e>
            <m:r>
              <w:ins w:id="972" w:author="Stevenson, Ian" w:date="2021-01-05T11:04:00Z">
                <m:rPr>
                  <m:sty m:val="bi"/>
                </m:rPr>
                <w:rPr>
                  <w:rFonts w:ascii="Cambria Math" w:hAnsi="Cambria Math"/>
                </w:rPr>
                <m:t>θ</m:t>
              </w:ins>
            </m:r>
          </m:e>
          <m:sub>
            <m:r>
              <w:ins w:id="973" w:author="Stevenson, Ian" w:date="2021-01-05T11:04:00Z">
                <w:rPr>
                  <w:rFonts w:ascii="Cambria Math" w:hAnsi="Cambria Math"/>
                </w:rPr>
                <m:t>k</m:t>
              </w:ins>
            </m:r>
          </m:sub>
        </m:sSub>
        <m:r>
          <w:ins w:id="974" w:author="Stevenson, Ian" w:date="2021-01-05T11:04:00Z">
            <w:rPr>
              <w:rFonts w:ascii="Cambria Math" w:hAnsi="Cambria Math"/>
            </w:rPr>
            <m:t>=</m:t>
          </w:ins>
        </m:r>
        <m:sSup>
          <m:sSupPr>
            <m:ctrlPr>
              <w:ins w:id="975" w:author="Stevenson, Ian" w:date="2021-01-05T11:04:00Z">
                <w:rPr>
                  <w:rFonts w:ascii="Cambria Math" w:hAnsi="Cambria Math"/>
                  <w:i/>
                </w:rPr>
              </w:ins>
            </m:ctrlPr>
          </m:sSupPr>
          <m:e>
            <m:r>
              <w:ins w:id="976" w:author="Stevenson, Ian" w:date="2021-01-05T11:04:00Z">
                <w:rPr>
                  <w:rFonts w:ascii="Cambria Math" w:hAnsi="Cambria Math"/>
                </w:rPr>
                <m:t>[</m:t>
              </w:ins>
            </m:r>
            <m:sSub>
              <m:sSubPr>
                <m:ctrlPr>
                  <w:ins w:id="977" w:author="Stevenson, Ian" w:date="2021-01-05T11:04:00Z">
                    <w:rPr>
                      <w:rFonts w:ascii="Cambria Math" w:hAnsi="Cambria Math"/>
                      <w:i/>
                    </w:rPr>
                  </w:ins>
                </m:ctrlPr>
              </m:sSubPr>
              <m:e>
                <m:r>
                  <w:ins w:id="978" w:author="Stevenson, Ian" w:date="2021-01-05T11:04:00Z">
                    <w:rPr>
                      <w:rFonts w:ascii="Cambria Math" w:hAnsi="Cambria Math"/>
                    </w:rPr>
                    <m:t>β</m:t>
                  </w:ins>
                </m:r>
              </m:e>
              <m:sub>
                <m:r>
                  <w:ins w:id="979" w:author="Stevenson, Ian" w:date="2021-01-05T11:04:00Z">
                    <w:rPr>
                      <w:rFonts w:ascii="Cambria Math" w:hAnsi="Cambria Math"/>
                    </w:rPr>
                    <m:t>0,k</m:t>
                  </w:ins>
                </m:r>
              </m:sub>
            </m:sSub>
            <m:r>
              <w:ins w:id="980" w:author="Stevenson, Ian" w:date="2021-01-05T11:04:00Z">
                <w:rPr>
                  <w:rFonts w:ascii="Cambria Math" w:hAnsi="Cambria Math"/>
                </w:rPr>
                <m:t>,</m:t>
              </w:ins>
            </m:r>
            <m:sSubSup>
              <m:sSubSupPr>
                <m:ctrlPr>
                  <w:ins w:id="981" w:author="Stevenson, Ian" w:date="2021-01-05T11:04:00Z">
                    <w:rPr>
                      <w:rFonts w:ascii="Cambria Math" w:hAnsi="Cambria Math"/>
                      <w:i/>
                    </w:rPr>
                  </w:ins>
                </m:ctrlPr>
              </m:sSubSupPr>
              <m:e>
                <m:r>
                  <w:ins w:id="982" w:author="Stevenson, Ian" w:date="2021-01-05T11:04:00Z">
                    <w:rPr>
                      <w:rFonts w:ascii="Cambria Math" w:hAnsi="Cambria Math"/>
                    </w:rPr>
                    <m:t>w</m:t>
                  </w:ins>
                </m:r>
              </m:e>
              <m:sub>
                <m:r>
                  <w:ins w:id="983" w:author="Stevenson, Ian" w:date="2021-01-05T11:04:00Z">
                    <w:rPr>
                      <w:rFonts w:ascii="Cambria Math" w:hAnsi="Cambria Math"/>
                    </w:rPr>
                    <m:t>L,k</m:t>
                  </w:ins>
                </m:r>
              </m:sub>
              <m:sup>
                <m:d>
                  <m:dPr>
                    <m:ctrlPr>
                      <w:ins w:id="984" w:author="Stevenson, Ian" w:date="2021-01-05T11:04:00Z">
                        <w:rPr>
                          <w:rFonts w:ascii="Cambria Math" w:hAnsi="Cambria Math"/>
                          <w:i/>
                        </w:rPr>
                      </w:ins>
                    </m:ctrlPr>
                  </m:dPr>
                  <m:e>
                    <m:r>
                      <w:ins w:id="985" w:author="Stevenson, Ian" w:date="2021-01-05T11:04:00Z">
                        <w:rPr>
                          <w:rFonts w:ascii="Cambria Math" w:hAnsi="Cambria Math"/>
                        </w:rPr>
                        <m:t>1</m:t>
                      </w:ins>
                    </m:r>
                  </m:e>
                </m:d>
              </m:sup>
            </m:sSubSup>
            <m:r>
              <w:ins w:id="986" w:author="Stevenson, Ian" w:date="2021-01-05T11:04:00Z">
                <w:rPr>
                  <w:rFonts w:ascii="Cambria Math" w:hAnsi="Cambria Math"/>
                </w:rPr>
                <m:t>,…,</m:t>
              </w:ins>
            </m:r>
            <m:sSubSup>
              <m:sSubSupPr>
                <m:ctrlPr>
                  <w:ins w:id="987" w:author="Stevenson, Ian" w:date="2021-01-05T11:04:00Z">
                    <w:rPr>
                      <w:rFonts w:ascii="Cambria Math" w:hAnsi="Cambria Math"/>
                      <w:i/>
                    </w:rPr>
                  </w:ins>
                </m:ctrlPr>
              </m:sSubSupPr>
              <m:e>
                <m:r>
                  <w:ins w:id="988" w:author="Stevenson, Ian" w:date="2021-01-05T11:04:00Z">
                    <w:rPr>
                      <w:rFonts w:ascii="Cambria Math" w:hAnsi="Cambria Math"/>
                    </w:rPr>
                    <m:t>w</m:t>
                  </w:ins>
                </m:r>
              </m:e>
              <m:sub>
                <m:r>
                  <w:ins w:id="989" w:author="Stevenson, Ian" w:date="2021-01-05T11:04:00Z">
                    <w:rPr>
                      <w:rFonts w:ascii="Cambria Math" w:hAnsi="Cambria Math"/>
                    </w:rPr>
                    <m:t>L,k</m:t>
                  </w:ins>
                </m:r>
              </m:sub>
              <m:sup>
                <m:d>
                  <m:dPr>
                    <m:ctrlPr>
                      <w:ins w:id="990" w:author="Stevenson, Ian" w:date="2021-01-05T11:04:00Z">
                        <w:rPr>
                          <w:rFonts w:ascii="Cambria Math" w:hAnsi="Cambria Math"/>
                          <w:i/>
                        </w:rPr>
                      </w:ins>
                    </m:ctrlPr>
                  </m:dPr>
                  <m:e>
                    <m:r>
                      <w:ins w:id="991" w:author="Stevenson, Ian" w:date="2021-01-05T11:04:00Z">
                        <w:rPr>
                          <w:rFonts w:ascii="Cambria Math" w:hAnsi="Cambria Math"/>
                        </w:rPr>
                        <m:t>C</m:t>
                      </w:ins>
                    </m:r>
                  </m:e>
                </m:d>
              </m:sup>
            </m:sSubSup>
            <m:r>
              <w:ins w:id="992" w:author="Stevenson, Ian" w:date="2021-01-05T11:04:00Z">
                <w:rPr>
                  <w:rFonts w:ascii="Cambria Math" w:hAnsi="Cambria Math"/>
                </w:rPr>
                <m:t>]</m:t>
              </w:ins>
            </m:r>
          </m:e>
          <m:sup>
            <m:r>
              <w:ins w:id="993" w:author="Stevenson, Ian" w:date="2021-01-05T11:04:00Z">
                <w:rPr>
                  <w:rFonts w:ascii="Cambria Math" w:hAnsi="Cambria Math"/>
                </w:rPr>
                <m:t>T</m:t>
              </w:ins>
            </m:r>
          </m:sup>
        </m:sSup>
      </m:oMath>
      <w:ins w:id="994" w:author="Stevenson, Ian" w:date="2021-01-05T11:10:00Z">
        <w:r>
          <w:t>,</w:t>
        </w:r>
      </w:ins>
      <w:ins w:id="995" w:author="Stevenson, Ian" w:date="2021-01-05T11:04:00Z">
        <w:r>
          <w:t xml:space="preserve"> and </w:t>
        </w:r>
      </w:ins>
      <w:ins w:id="996" w:author="Stevenson, Ian" w:date="2021-01-05T11:10:00Z">
        <w:r>
          <w:t xml:space="preserve">the short-term effects can be </w:t>
        </w:r>
      </w:ins>
      <w:ins w:id="997" w:author="Stevenson, Ian" w:date="2021-01-05T11:04:00Z">
        <w:r>
          <w:t>estimat</w:t>
        </w:r>
      </w:ins>
      <w:ins w:id="998" w:author="Stevenson, Ian" w:date="2021-01-05T11:11:00Z">
        <w:r>
          <w:t>ed with a modification function for each synapse</w:t>
        </w:r>
      </w:ins>
      <w:ins w:id="999" w:author="Stevenson, Ian" w:date="2021-01-05T11:04:00Z">
        <w:r>
          <w:t>. Combining information from a population of spiking neurons</w:t>
        </w:r>
      </w:ins>
      <w:ins w:id="1000" w:author="Stevenson, Ian" w:date="2021-01-05T11:13:00Z">
        <w:r w:rsidR="00DB12F0">
          <w:t xml:space="preserve">, using a state-space model </w:t>
        </w:r>
        <w:r w:rsidR="00DB12F0">
          <w:fldChar w:fldCharType="begin" w:fldLock="1"/>
        </w:r>
        <w:r w:rsidR="00DB12F0">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ins>
      <w:ins w:id="1001" w:author="Stevenson, Ian" w:date="2021-01-05T11:04:00Z">
        <w:r>
          <w:t xml:space="preserve"> could </w:t>
        </w:r>
      </w:ins>
      <w:ins w:id="1002" w:author="Stevenson, Ian" w:date="2021-01-05T11:12:00Z">
        <w:r w:rsidR="00DB12F0">
          <w:t xml:space="preserve">also </w:t>
        </w:r>
      </w:ins>
      <w:ins w:id="1003" w:author="Stevenson, Ian" w:date="2021-01-05T11:04:00Z">
        <w:r>
          <w:t>potentially allow for fluctuations</w:t>
        </w:r>
      </w:ins>
      <w:ins w:id="1004" w:author="Stevenson, Ian" w:date="2021-01-05T11:12:00Z">
        <w:r w:rsidR="00DB12F0">
          <w:t xml:space="preserve"> in the baseline pos</w:t>
        </w:r>
      </w:ins>
      <w:ins w:id="1005" w:author="Stevenson, Ian" w:date="2021-01-05T11:13:00Z">
        <w:r w:rsidR="00DB12F0">
          <w:t>tsynaptic rate</w:t>
        </w:r>
      </w:ins>
      <w:ins w:id="1006" w:author="Stevenson, Ian" w:date="2021-01-05T11:04:00Z">
        <w:r>
          <w:t xml:space="preserve"> to be estimated at timescales faster than what can be estimated from a single neuron alone</w:t>
        </w:r>
      </w:ins>
      <w:ins w:id="1007" w:author="Stevenson, Ian" w:date="2021-01-05T11:12:00Z">
        <w:r w:rsidR="00DB12F0">
          <w:t>.</w:t>
        </w:r>
      </w:ins>
    </w:p>
    <w:p w14:paraId="61C9A180" w14:textId="07A63F80" w:rsidR="00A10593" w:rsidRDefault="00A10593" w:rsidP="00A10593">
      <w:pPr>
        <w:jc w:val="both"/>
        <w:rPr>
          <w:ins w:id="1008" w:author="Stevenson, Ian" w:date="2021-01-05T13:16:00Z"/>
        </w:rPr>
      </w:pPr>
      <w:ins w:id="1009" w:author="Stevenson, Ian" w:date="2021-01-05T13:16:00Z">
        <w:r>
          <w:t xml:space="preserve">Previous work </w:t>
        </w:r>
      </w:ins>
      <w:ins w:id="1010" w:author="Stevenson, Ian" w:date="2021-01-05T13:17:00Z">
        <w:r>
          <w:t xml:space="preserve">has examined short-term changes in functional connectivity from spikes () </w:t>
        </w:r>
      </w:ins>
      <w:ins w:id="1011" w:author="Stevenson, Ian" w:date="2021-01-05T13:16:00Z">
        <w:r>
          <w:t>Previous work has also looked to specifically model long-term synaptic learning rules from spikes</w:t>
        </w:r>
      </w:ins>
      <w:ins w:id="1012" w:author="Ganchao Wei" w:date="2021-01-18T20:29:00Z">
        <w:r w:rsidR="007F7A3D">
          <w:t xml:space="preserve"> </w:t>
        </w:r>
      </w:ins>
      <w:commentRangeStart w:id="1013"/>
      <w:ins w:id="1014" w:author="Ganchao Wei" w:date="2021-01-18T20:30:00Z">
        <w:r w:rsidR="007F7A3D">
          <w:fldChar w:fldCharType="begin" w:fldLock="1"/>
        </w:r>
      </w:ins>
      <w:r w:rsidR="007F7A3D">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7F7A3D">
        <w:fldChar w:fldCharType="separate"/>
      </w:r>
      <w:r w:rsidR="007F7A3D" w:rsidRPr="007F7A3D">
        <w:rPr>
          <w:noProof/>
        </w:rPr>
        <w:t>(Linderman et al., 2014; Stevenson &amp; Kording, 2011)</w:t>
      </w:r>
      <w:ins w:id="1015" w:author="Ganchao Wei" w:date="2021-01-18T20:30:00Z">
        <w:r w:rsidR="007F7A3D">
          <w:fldChar w:fldCharType="end"/>
        </w:r>
      </w:ins>
      <w:commentRangeEnd w:id="1013"/>
      <w:ins w:id="1016" w:author="Ganchao Wei" w:date="2021-01-18T20:31:00Z">
        <w:r w:rsidR="007F7A3D">
          <w:rPr>
            <w:rStyle w:val="CommentReference"/>
          </w:rPr>
          <w:commentReference w:id="1013"/>
        </w:r>
      </w:ins>
      <w:ins w:id="1017" w:author="Ganchao Wei" w:date="2021-01-18T20:30:00Z">
        <w:r w:rsidR="007F7A3D">
          <w:t>.</w:t>
        </w:r>
      </w:ins>
      <w:ins w:id="1018" w:author="Stevenson, Ian" w:date="2021-01-05T13:16:00Z">
        <w:r>
          <w:t xml:space="preserve"> </w:t>
        </w:r>
        <w:del w:id="1019" w:author="Ganchao Wei" w:date="2021-01-18T20:30:00Z">
          <w:r w:rsidDel="007F7A3D">
            <w:delText xml:space="preserve">(CITE Linderman/Stevenson). </w:delText>
          </w:r>
        </w:del>
        <w:r>
          <w:t xml:space="preserve">While the adaptive smoother simply tracks an estimated synaptic weight, using an explicit learning rule based on pre- and postsynaptic spike timing or underlying Calcium dynamics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may give a more direct interpretation of the long-term synaptic dynamics. In previous work, we found that a biophysical model of short-term plasticity could, in some cases, account for the short-term dynamics of spike transmission </w:t>
        </w:r>
        <w:r>
          <w:rPr>
            <w:i/>
            <w:iCs/>
          </w:rPr>
          <w:t>in vivo</w:t>
        </w:r>
        <w:r>
          <w:t xml:space="preserve"> </w:t>
        </w:r>
      </w:ins>
      <w:ins w:id="1020" w:author="Ganchao Wei" w:date="2021-01-18T20:31:00Z">
        <w:r w:rsidR="007F7A3D">
          <w:fldChar w:fldCharType="begin" w:fldLock="1"/>
        </w:r>
      </w:ins>
      <w:r w:rsidR="00A636E7">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ins w:id="1021" w:author="Ganchao Wei" w:date="2021-01-18T20:31:00Z">
        <w:r w:rsidR="007F7A3D">
          <w:fldChar w:fldCharType="end"/>
        </w:r>
      </w:ins>
      <w:ins w:id="1022" w:author="Stevenson, Ian" w:date="2021-01-05T13:16:00Z">
        <w:del w:id="1023" w:author="Ganchao Wei" w:date="2021-01-18T20:31:00Z">
          <w:r w:rsidDel="00A636E7">
            <w:delText>(Cite Ghanbari 2020</w:delText>
          </w:r>
        </w:del>
        <w:del w:id="1024" w:author="Ganchao Wei" w:date="2021-01-18T20:32:00Z">
          <w:r w:rsidDel="00A636E7">
            <w:delText>)</w:delText>
          </w:r>
        </w:del>
        <w:r>
          <w:t xml:space="preserve">. Incorporating biophysical models of STP </w:t>
        </w:r>
        <w:r>
          <w:fldChar w:fldCharType="begin" w:fldLock="1"/>
        </w:r>
        <w:r>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r>
          <w:fldChar w:fldCharType="separate"/>
        </w:r>
        <w:r w:rsidRPr="003E3821">
          <w:rPr>
            <w:noProof/>
          </w:rPr>
          <w:t>(Costa et al., 2013)</w:t>
        </w:r>
        <w:r>
          <w:fldChar w:fldCharType="end"/>
        </w:r>
        <w:r>
          <w:t xml:space="preserve"> or LTP/LTD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is possible with additional computational costs. Recent studies </w:t>
        </w:r>
        <w:r>
          <w:fldChar w:fldCharType="begin" w:fldLock="1"/>
        </w:r>
        <w:r>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instrText>
        </w:r>
        <w:r>
          <w:fldChar w:fldCharType="separate"/>
        </w:r>
        <w:r w:rsidRPr="003E3821">
          <w:rPr>
            <w:noProof/>
          </w:rPr>
          <w:t>(Deperrois &amp; Graupner, 2020)</w:t>
        </w:r>
        <w:r>
          <w:fldChar w:fldCharType="end"/>
        </w:r>
        <w:r>
          <w:t xml:space="preserve"> have also shown that short-term</w:t>
        </w:r>
        <w:r w:rsidRPr="00C660DA">
          <w:t xml:space="preserve"> and </w:t>
        </w:r>
        <w:r>
          <w:t>long-term synaptic weight can</w:t>
        </w:r>
        <w:r w:rsidRPr="00C660DA">
          <w:t xml:space="preserve"> together tune sensitive range of synaptic plasticity</w:t>
        </w:r>
        <w:r>
          <w:t>, and this suggest the necessity for considering effects in different timescale at the same time.</w:t>
        </w:r>
      </w:ins>
    </w:p>
    <w:p w14:paraId="17F064E6" w14:textId="5B6E6548" w:rsidR="00CF6E61" w:rsidRDefault="00A10593" w:rsidP="004D6811">
      <w:pPr>
        <w:jc w:val="both"/>
        <w:rPr>
          <w:ins w:id="1025" w:author="Stevenson, Ian" w:date="2021-01-05T13:04:00Z"/>
        </w:rPr>
      </w:pPr>
      <w:ins w:id="1026" w:author="Stevenson, Ian" w:date="2021-01-05T13:17:00Z">
        <w:r>
          <w:t>Th</w:t>
        </w:r>
      </w:ins>
      <w:ins w:id="1027" w:author="Stevenson, Ian" w:date="2021-01-05T13:18:00Z">
        <w:r w:rsidR="00297F45">
          <w:t>e</w:t>
        </w:r>
      </w:ins>
      <w:ins w:id="1028" w:author="Stevenson, Ian" w:date="2021-01-05T13:17:00Z">
        <w:r>
          <w:t xml:space="preserve"> model </w:t>
        </w:r>
      </w:ins>
      <w:ins w:id="1029" w:author="Stevenson, Ian" w:date="2021-01-05T13:18:00Z">
        <w:r w:rsidR="00297F45">
          <w:t xml:space="preserve">introduced here </w:t>
        </w:r>
      </w:ins>
      <w:ins w:id="1030" w:author="Stevenson, Ian" w:date="2021-01-05T13:17:00Z">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ins>
      <w:ins w:id="1031" w:author="Stevenson, Ian" w:date="2021-01-05T13:19:00Z">
        <w:r w:rsidR="00297F45">
          <w:t xml:space="preserve"> </w:t>
        </w:r>
        <w:r w:rsidR="00297F45" w:rsidRPr="00297F45">
          <w:t>Extends static models of coupling between neurons</w:t>
        </w:r>
      </w:ins>
      <w:ins w:id="1032" w:author="Stevenson, Ian" w:date="2021-01-05T13:21:00Z">
        <w:r w:rsidR="00297F45">
          <w:t>, works with spikes</w:t>
        </w:r>
      </w:ins>
      <w:ins w:id="1033" w:author="Stevenson, Ian" w:date="2021-01-05T13:19:00Z">
        <w:r w:rsidR="00297F45">
          <w:t>. Apply</w:t>
        </w:r>
      </w:ins>
      <w:ins w:id="1034" w:author="Stevenson, Ian" w:date="2021-01-05T13:20:00Z">
        <w:r w:rsidR="00297F45">
          <w:t>ing this model to experimental recordings may lead to new insights into how synapses vary on both short- and long- timescales during</w:t>
        </w:r>
      </w:ins>
      <w:ins w:id="1035" w:author="Stevenson, Ian" w:date="2021-01-05T13:21:00Z">
        <w:r w:rsidR="00297F45">
          <w:t xml:space="preserve"> ongoing</w:t>
        </w:r>
      </w:ins>
      <w:ins w:id="1036" w:author="Stevenson, Ian" w:date="2021-01-05T13:20:00Z">
        <w:r w:rsidR="00297F45">
          <w:t xml:space="preserve"> behavior.</w:t>
        </w:r>
      </w:ins>
    </w:p>
    <w:p w14:paraId="2EE0BEFD" w14:textId="328F9B2E" w:rsidR="00DE59F3" w:rsidRDefault="00DE59F3" w:rsidP="004D6811">
      <w:pPr>
        <w:jc w:val="both"/>
        <w:rPr>
          <w:ins w:id="1037" w:author="Stevenson, Ian" w:date="2021-01-05T13:21:00Z"/>
        </w:rPr>
      </w:pPr>
    </w:p>
    <w:p w14:paraId="4A41151E" w14:textId="7373F690" w:rsidR="00297F45" w:rsidRDefault="00297F45" w:rsidP="004D6811">
      <w:pPr>
        <w:jc w:val="both"/>
        <w:rPr>
          <w:ins w:id="1038" w:author="Stevenson, Ian" w:date="2021-01-05T13:21:00Z"/>
        </w:rPr>
      </w:pPr>
    </w:p>
    <w:p w14:paraId="42C6E22E" w14:textId="589D2C94" w:rsidR="00297F45" w:rsidRDefault="00297F45" w:rsidP="004D6811">
      <w:pPr>
        <w:jc w:val="both"/>
        <w:rPr>
          <w:ins w:id="1039" w:author="Stevenson, Ian" w:date="2021-01-05T11:00:00Z"/>
        </w:rPr>
      </w:pPr>
      <w:ins w:id="1040" w:author="Stevenson, Ian" w:date="2021-01-05T13:21:00Z">
        <w:r>
          <w:t>Extras…</w:t>
        </w:r>
      </w:ins>
    </w:p>
    <w:p w14:paraId="175C6037" w14:textId="70AF80E2" w:rsidR="00CF6E61" w:rsidRDefault="00623F09" w:rsidP="004D6811">
      <w:pPr>
        <w:jc w:val="both"/>
        <w:rPr>
          <w:ins w:id="1041" w:author="Stevenson, Ian" w:date="2021-01-05T10:56:00Z"/>
        </w:rPr>
      </w:pPr>
      <w:r>
        <w:t>Some previous research for synaptic strength inference had tried to tackle this problem by including postsynaptic history effects</w:t>
      </w:r>
      <w:r w:rsidR="00F67F93">
        <w:t xml:space="preserve"> </w:t>
      </w:r>
      <w:r>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Effects","type":"article-journal","volume":"93"},"uris":["http://www.mendeley.com/documents/?uuid=90287df7-e40d-4d18-a7ad-7c3c21633d9e"]}],"mendeley":{"formattedCitation":"(Ghanbari et al., 2017, 2020; Stevenson &amp; Kording, 2011; Truccolo et al., 2005)","plainTextFormattedCitation":"(Ghanbari et al., 2017, 2020; Stevenson &amp; Kording, 2011; Truccolo et al., 2005)","previouslyFormattedCitation":"(Ghanbari et al., 2017, 2020; Stevenson &amp; Kording, 2011; Truccolo et al., 2005)"},"properties":{"noteIndex":0},"schema":"https://github.com/citation-style-language/schema/raw/master/csl-citation.json"}</w:instrText>
      </w:r>
      <w:r>
        <w:fldChar w:fldCharType="separate"/>
      </w:r>
      <w:r w:rsidR="003E3821" w:rsidRPr="003E3821">
        <w:rPr>
          <w:noProof/>
        </w:rPr>
        <w:t>(Ghanbari et al., 2017, 2020; Stevenson &amp; Kording, 2011; Truccolo et al., 2005)</w:t>
      </w:r>
      <w:r>
        <w:fldChar w:fldCharType="end"/>
      </w:r>
      <w:r>
        <w:t xml:space="preserve">. </w:t>
      </w:r>
      <w:del w:id="1042" w:author="Stevenson, Ian" w:date="2021-01-05T10:56:00Z">
        <w:r w:rsidDel="00CF6E61">
          <w:delText xml:space="preserve">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CF6E61">
          <w:delText>less influenced by unexplained variation in the postsynaptic firing rate. However, the true postsynaptic rate is not necessarily identifiable</w:delText>
        </w:r>
        <w:r w:rsidR="00F67F93" w:rsidDel="00CF6E61">
          <w:delText xml:space="preserve"> </w:delText>
        </w:r>
        <w:r w:rsidR="003E3821" w:rsidDel="00CF6E61">
          <w:fldChar w:fldCharType="begin" w:fldLock="1"/>
        </w:r>
        <w:r w:rsidR="00134F28" w:rsidDel="00CF6E61">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CF6E61">
          <w:fldChar w:fldCharType="separate"/>
        </w:r>
        <w:r w:rsidR="003E3821" w:rsidRPr="003E3821" w:rsidDel="00CF6E61">
          <w:rPr>
            <w:noProof/>
          </w:rPr>
          <w:delText>(Amarasingham et al., 2015)</w:delText>
        </w:r>
        <w:r w:rsidR="003E3821" w:rsidDel="00CF6E61">
          <w:fldChar w:fldCharType="end"/>
        </w:r>
        <w:r w:rsidR="00172B48" w:rsidDel="00CF6E61">
          <w:delText xml:space="preserve">. </w:delText>
        </w:r>
      </w:del>
    </w:p>
    <w:p w14:paraId="023EE9CD" w14:textId="3C6204BB" w:rsidR="006E55BF" w:rsidRDefault="00172B48" w:rsidP="004D6811">
      <w:pPr>
        <w:jc w:val="both"/>
      </w:pPr>
      <w:r>
        <w:lastRenderedPageBreak/>
        <w:t>Synaptic weights estimated from in vivo recordings are still likely to be affected by unobserved variables, particularly if these variables induce firing rate changes on fast timescales or on multiple timescales.</w:t>
      </w:r>
    </w:p>
    <w:p w14:paraId="48DD11BC" w14:textId="0BBBBACA" w:rsidR="0018525B" w:rsidDel="00CF6E61" w:rsidRDefault="0018525B">
      <w:pPr>
        <w:jc w:val="both"/>
        <w:rPr>
          <w:del w:id="1043" w:author="Stevenson, Ian" w:date="2021-01-05T10:57:00Z"/>
        </w:rPr>
      </w:pPr>
      <w:commentRangeStart w:id="1044"/>
      <w:del w:id="1045" w:author="Stevenson, Ian" w:date="2021-01-05T10:57:00Z">
        <w:r w:rsidDel="00CF6E61">
          <w:delText>Adaptive filtering for place fields</w:delText>
        </w:r>
        <w:r w:rsidR="00F67F93" w:rsidDel="00CF6E61">
          <w:delText xml:space="preserve"> </w:delText>
        </w:r>
      </w:del>
      <w:ins w:id="1046" w:author="Ganchao Wei" w:date="2020-12-20T15:17:00Z">
        <w:del w:id="1047" w:author="Stevenson, Ian" w:date="2021-01-05T10:57:00Z">
          <w:r w:rsidR="003E3821" w:rsidDel="00CF6E61">
            <w:fldChar w:fldCharType="begin" w:fldLock="1"/>
          </w:r>
        </w:del>
      </w:ins>
      <w:del w:id="1048" w:author="Stevenson, Ian" w:date="2021-01-05T10:57:00Z">
        <w:r w:rsidR="00134F28" w:rsidDel="00CF6E61">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CF6E61">
          <w:fldChar w:fldCharType="separate"/>
        </w:r>
        <w:r w:rsidR="003E3821" w:rsidRPr="003E3821" w:rsidDel="00CF6E61">
          <w:rPr>
            <w:noProof/>
          </w:rPr>
          <w:delText>(Brown et al., 2001)</w:delText>
        </w:r>
      </w:del>
      <w:ins w:id="1049" w:author="Ganchao Wei" w:date="2020-12-20T15:17:00Z">
        <w:del w:id="1050" w:author="Stevenson, Ian" w:date="2021-01-05T10:57:00Z">
          <w:r w:rsidR="003E3821" w:rsidDel="00CF6E61">
            <w:fldChar w:fldCharType="end"/>
          </w:r>
        </w:del>
      </w:ins>
      <w:ins w:id="1051" w:author="Ganchao Wei" w:date="2020-12-20T14:31:00Z">
        <w:del w:id="1052" w:author="Stevenson, Ian" w:date="2021-01-05T10:57:00Z">
          <w:r w:rsidR="007D452E" w:rsidDel="00CF6E61">
            <w:delText xml:space="preserve"> is widely used</w:delText>
          </w:r>
        </w:del>
      </w:ins>
      <w:commentRangeEnd w:id="1044"/>
      <w:ins w:id="1053" w:author="Ganchao Wei" w:date="2020-12-20T14:38:00Z">
        <w:del w:id="1054" w:author="Stevenson, Ian" w:date="2021-01-05T10:57:00Z">
          <w:r w:rsidR="007D452E" w:rsidDel="00CF6E61">
            <w:rPr>
              <w:rStyle w:val="CommentReference"/>
            </w:rPr>
            <w:commentReference w:id="1044"/>
          </w:r>
        </w:del>
      </w:ins>
      <w:ins w:id="1055" w:author="Ganchao Wei" w:date="2020-12-20T14:31:00Z">
        <w:del w:id="1056" w:author="Stevenson, Ian" w:date="2021-01-05T10:57:00Z">
          <w:r w:rsidR="007D452E" w:rsidDel="00CF6E61">
            <w:delText>, although there are some limitations.</w:delText>
          </w:r>
        </w:del>
      </w:ins>
      <w:ins w:id="1057" w:author="Ganchao Wei" w:date="2020-12-20T14:35:00Z">
        <w:del w:id="1058" w:author="Stevenson, Ian" w:date="2021-01-05T10:57:00Z">
          <w:r w:rsidR="007D452E" w:rsidDel="00CF6E61">
            <w:delText xml:space="preserve"> </w:delText>
          </w:r>
        </w:del>
      </w:ins>
      <w:ins w:id="1059" w:author="Ganchao Wei" w:date="2020-12-21T08:49:00Z">
        <w:del w:id="1060" w:author="Stevenson, Ian" w:date="2021-01-05T10:57:00Z">
          <w:r w:rsidR="001D23B0" w:rsidDel="00CF6E61">
            <w:delText>A</w:delText>
          </w:r>
        </w:del>
      </w:ins>
      <w:ins w:id="1061" w:author="Ganchao Wei" w:date="2020-12-20T14:35:00Z">
        <w:del w:id="1062" w:author="Stevenson, Ian" w:date="2021-01-05T10:57:00Z">
          <w:r w:rsidR="007D452E" w:rsidDel="00CF6E61">
            <w:delText>lthough the method is locally</w:delText>
          </w:r>
        </w:del>
      </w:ins>
      <w:ins w:id="1063" w:author="Ganchao Wei" w:date="2020-12-20T14:36:00Z">
        <w:del w:id="1064" w:author="Stevenson, Ian" w:date="2021-01-05T10:57:00Z">
          <w:r w:rsidR="007D452E" w:rsidDel="00CF6E61">
            <w:delText xml:space="preserve"> stable, the </w:delText>
          </w:r>
          <w:commentRangeStart w:id="1065"/>
          <w:r w:rsidR="007D452E" w:rsidDel="00CF6E61">
            <w:delText>global stability should also be investigated</w:delText>
          </w:r>
        </w:del>
      </w:ins>
      <w:commentRangeEnd w:id="1065"/>
      <w:ins w:id="1066" w:author="Ganchao Wei" w:date="2020-12-20T14:38:00Z">
        <w:del w:id="1067" w:author="Stevenson, Ian" w:date="2021-01-05T10:57:00Z">
          <w:r w:rsidR="00FC3D1F" w:rsidDel="00CF6E61">
            <w:rPr>
              <w:rStyle w:val="CommentReference"/>
            </w:rPr>
            <w:commentReference w:id="1065"/>
          </w:r>
        </w:del>
      </w:ins>
      <w:ins w:id="1068" w:author="Ganchao Wei" w:date="2020-12-20T14:36:00Z">
        <w:del w:id="1069" w:author="Stevenson, Ian" w:date="2021-01-05T10:57:00Z">
          <w:r w:rsidR="007D452E" w:rsidDel="00CF6E61">
            <w:delText>. Moreover</w:delText>
          </w:r>
        </w:del>
      </w:ins>
      <w:ins w:id="1070" w:author="Ganchao Wei" w:date="2020-12-20T14:31:00Z">
        <w:del w:id="1071" w:author="Stevenson, Ian" w:date="2021-01-05T10:57:00Z">
          <w:r w:rsidR="007D452E" w:rsidDel="00CF6E61">
            <w:delText xml:space="preserve">, </w:delText>
          </w:r>
        </w:del>
      </w:ins>
      <w:ins w:id="1072" w:author="Ganchao Wei" w:date="2020-12-21T08:46:00Z">
        <w:del w:id="1073" w:author="Stevenson, Ian" w:date="2021-01-05T10:57:00Z">
          <w:r w:rsidR="001D23B0" w:rsidDel="00CF6E61">
            <w:delText>some spiking activities are more or less variable than Poisson process, and th</w:delText>
          </w:r>
        </w:del>
      </w:ins>
      <w:ins w:id="1074" w:author="Ganchao Wei" w:date="2020-12-21T08:47:00Z">
        <w:del w:id="1075" w:author="Stevenson, Ian" w:date="2021-01-05T10:57:00Z">
          <w:r w:rsidR="001D23B0" w:rsidDel="00CF6E61">
            <w:delText>is suggests the necessity for non-Poisson extension</w:delText>
          </w:r>
        </w:del>
      </w:ins>
      <w:ins w:id="1076" w:author="Ganchao Wei" w:date="2020-12-21T08:48:00Z">
        <w:del w:id="1077" w:author="Stevenson, Ian" w:date="2021-01-05T10:57:00Z">
          <w:r w:rsidR="001D23B0" w:rsidDel="00CF6E61">
            <w:delText xml:space="preserve">. </w:delText>
          </w:r>
        </w:del>
      </w:ins>
      <w:ins w:id="1078" w:author="Ganchao Wei" w:date="2020-12-21T08:49:00Z">
        <w:del w:id="1079" w:author="Stevenson, Ian" w:date="2021-01-05T10:57:00Z">
          <w:r w:rsidR="001D23B0" w:rsidDel="00CF6E61">
            <w:delText xml:space="preserve">For example, </w:delText>
          </w:r>
          <w:r w:rsidR="00FD23EA" w:rsidDel="00CF6E61">
            <w:delText>we can extend the method based on the Conway-Maxwell-Poisson (COM-</w:delText>
          </w:r>
        </w:del>
      </w:ins>
      <w:ins w:id="1080" w:author="Ganchao Wei" w:date="2020-12-21T08:50:00Z">
        <w:del w:id="1081" w:author="Stevenson, Ian" w:date="2021-01-05T10:57:00Z">
          <w:r w:rsidR="00FD23EA" w:rsidDel="00CF6E61">
            <w:delText>Poisson</w:delText>
          </w:r>
        </w:del>
      </w:ins>
      <w:ins w:id="1082" w:author="Ganchao Wei" w:date="2020-12-21T08:49:00Z">
        <w:del w:id="1083" w:author="Stevenson, Ian" w:date="2021-01-05T10:57:00Z">
          <w:r w:rsidR="00FD23EA" w:rsidDel="00CF6E61">
            <w:delText>)</w:delText>
          </w:r>
        </w:del>
      </w:ins>
      <w:ins w:id="1084" w:author="Ian Stevenson" w:date="2020-12-29T13:24:00Z">
        <w:del w:id="1085" w:author="Stevenson, Ian" w:date="2021-01-05T10:57:00Z">
          <w:r w:rsidR="00F67F93" w:rsidDel="00CF6E61">
            <w:delText xml:space="preserve"> </w:delText>
          </w:r>
        </w:del>
      </w:ins>
      <w:ins w:id="1086" w:author="Ganchao Wei" w:date="2020-12-21T08:50:00Z">
        <w:del w:id="1087" w:author="Stevenson, Ian" w:date="2021-01-05T10:57:00Z">
          <w:r w:rsidR="00FD23EA" w:rsidDel="00CF6E61">
            <w:fldChar w:fldCharType="begin" w:fldLock="1"/>
          </w:r>
        </w:del>
      </w:ins>
      <w:del w:id="1088" w:author="Stevenson, Ian" w:date="2021-01-05T10:57:00Z">
        <w:r w:rsidR="00FD23EA" w:rsidDel="00CF6E61">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CF6E61">
          <w:fldChar w:fldCharType="separate"/>
        </w:r>
        <w:r w:rsidR="00FD23EA" w:rsidRPr="00FD23EA" w:rsidDel="00CF6E61">
          <w:rPr>
            <w:noProof/>
          </w:rPr>
          <w:delText>(Stevenson, 2016)</w:delText>
        </w:r>
      </w:del>
      <w:ins w:id="1089" w:author="Ganchao Wei" w:date="2020-12-21T08:50:00Z">
        <w:del w:id="1090" w:author="Stevenson, Ian" w:date="2021-01-05T10:57:00Z">
          <w:r w:rsidR="00FD23EA" w:rsidDel="00CF6E61">
            <w:fldChar w:fldCharType="end"/>
          </w:r>
          <w:r w:rsidR="00FD23EA" w:rsidDel="00CF6E61">
            <w:delText xml:space="preserve"> likelihood to handle both over- and under-dispersion in spike counts</w:delText>
          </w:r>
        </w:del>
      </w:ins>
      <w:ins w:id="1091" w:author="Ganchao Wei" w:date="2020-12-20T14:34:00Z">
        <w:del w:id="1092" w:author="Stevenson, Ian" w:date="2021-01-05T10:57:00Z">
          <w:r w:rsidR="007D452E" w:rsidDel="00CF6E61">
            <w:delText>.</w:delText>
          </w:r>
        </w:del>
      </w:ins>
      <w:del w:id="1093" w:author="Stevenson, Ian" w:date="2021-01-05T10:57:00Z">
        <w:r w:rsidDel="00CF6E61">
          <w:delText xml:space="preserve"> </w:delText>
        </w:r>
      </w:del>
    </w:p>
    <w:p w14:paraId="5D8081FE" w14:textId="70A13C76" w:rsidR="00141343" w:rsidDel="00CF6E61" w:rsidRDefault="00141343">
      <w:pPr>
        <w:jc w:val="both"/>
        <w:rPr>
          <w:del w:id="1094" w:author="Stevenson, Ian" w:date="2021-01-05T10:57:00Z"/>
        </w:rPr>
      </w:pPr>
      <w:del w:id="1095" w:author="Stevenson, Ian" w:date="2021-01-05T10:57:00Z">
        <w:r w:rsidDel="00CF6E61">
          <w:delText>[Limitations of the model]</w:delText>
        </w:r>
      </w:del>
    </w:p>
    <w:p w14:paraId="0C5C9C25" w14:textId="3BBD79C5" w:rsidR="00141343" w:rsidDel="00CF6E61" w:rsidRDefault="00141343">
      <w:pPr>
        <w:jc w:val="both"/>
        <w:rPr>
          <w:del w:id="1096" w:author="Stevenson, Ian" w:date="2021-01-05T10:57:00Z"/>
        </w:rPr>
      </w:pPr>
      <w:del w:id="1097" w:author="Stevenson, Ian" w:date="2021-01-05T10:57:00Z">
        <w:r w:rsidDel="00CF6E61">
          <w:delText>[Possible extensions of the model]</w:delText>
        </w:r>
      </w:del>
    </w:p>
    <w:p w14:paraId="5A5F585D" w14:textId="50003C23" w:rsidR="00141343" w:rsidDel="00CF6E61" w:rsidRDefault="00141343">
      <w:pPr>
        <w:jc w:val="both"/>
        <w:rPr>
          <w:del w:id="1098" w:author="Stevenson, Ian" w:date="2021-01-05T10:57:00Z"/>
        </w:rPr>
      </w:pPr>
      <w:del w:id="1099" w:author="Stevenson, Ian" w:date="2021-01-05T10:57:00Z">
        <w:r w:rsidDel="00CF6E61">
          <w:delText>[Prospects for real data…]</w:delText>
        </w:r>
      </w:del>
    </w:p>
    <w:p w14:paraId="1C3C06C8" w14:textId="2789B04B" w:rsidR="0078782B" w:rsidRDefault="0078782B" w:rsidP="0078782B">
      <w:pPr>
        <w:jc w:val="both"/>
      </w:pPr>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id="1100" w:author="Ganchao Wei" w:date="2020-12-20T14:21:00Z">
        <w:r w:rsidR="00B42627">
          <w:t>…</w:t>
        </w:r>
      </w:ins>
    </w:p>
    <w:p w14:paraId="6850D25B" w14:textId="34A16CC3" w:rsidR="00C660DA" w:rsidDel="00B42627" w:rsidRDefault="009D4B2C" w:rsidP="00C660DA">
      <w:pPr>
        <w:jc w:val="both"/>
        <w:rPr>
          <w:del w:id="1101" w:author="Ganchao Wei" w:date="2020-12-20T14:23:00Z"/>
        </w:rPr>
      </w:pPr>
      <w:del w:id="1102" w:author="Ganchao Wei" w:date="2020-12-20T14:23:00Z">
        <w:r w:rsidDel="00B42627">
          <w:delText>The neurons are</w:delText>
        </w:r>
        <w:r w:rsidR="002A5C5B" w:rsidDel="00B42627">
          <w:delText xml:space="preserve"> usually</w:delText>
        </w:r>
        <w:r w:rsidDel="00B42627">
          <w:delText xml:space="preserve"> connected in a network in vivo, and </w:delText>
        </w:r>
        <w:r w:rsidR="002A5C5B" w:rsidDel="00B42627">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1103" w:author="Ganchao Wei" w:date="2020-12-20T14:23:00Z" w:name="move59366621"/>
      </w:del>
      <m:oMath>
        <m:r>
          <w:del w:id="1104" w:author="Ganchao Wei" w:date="2020-12-20T14:23:00Z">
            <w:rPr>
              <w:rFonts w:ascii="Cambria Math" w:hAnsi="Cambria Math"/>
            </w:rPr>
            <m:t>C</m:t>
          </w:del>
        </m:r>
      </m:oMath>
      <w:moveFrom w:id="1105" w:author="Ganchao Wei" w:date="2020-12-20T14:23:00Z">
        <w:del w:id="1106" w:author="Ganchao Wei" w:date="2020-12-20T14:23:00Z">
          <w:r w:rsidR="002A5C5B" w:rsidDel="00B42627">
            <w:delText xml:space="preserve"> presynaptic neurons, denote the synaptic plasticity and synaptic connection between the </w:delText>
          </w:r>
        </w:del>
        <m:oMath>
          <m:sSup>
            <m:sSupPr>
              <m:ctrlPr>
                <w:del w:id="1107" w:author="Ganchao Wei" w:date="2020-12-20T14:23:00Z">
                  <w:rPr>
                    <w:rFonts w:ascii="Cambria Math" w:hAnsi="Cambria Math"/>
                    <w:i/>
                  </w:rPr>
                </w:del>
              </m:ctrlPr>
            </m:sSupPr>
            <m:e>
              <m:r>
                <w:del w:id="1108" w:author="Ganchao Wei" w:date="2020-12-20T14:23:00Z">
                  <w:rPr>
                    <w:rFonts w:ascii="Cambria Math" w:hAnsi="Cambria Math"/>
                  </w:rPr>
                  <m:t>j</m:t>
                </w:del>
              </m:r>
            </m:e>
            <m:sup>
              <m:r>
                <w:del w:id="1109" w:author="Ganchao Wei" w:date="2020-12-20T14:23:00Z">
                  <w:rPr>
                    <w:rFonts w:ascii="Cambria Math" w:hAnsi="Cambria Math"/>
                  </w:rPr>
                  <m:t>th</m:t>
                </w:del>
              </m:r>
            </m:sup>
          </m:sSup>
        </m:oMath>
        <w:moveFrom w:id="1110" w:author="Ganchao Wei" w:date="2020-12-20T14:23:00Z">
          <w:del w:id="1111" w:author="Ganchao Wei" w:date="2020-12-20T14:23:00Z">
            <w:r w:rsidR="002A5C5B" w:rsidDel="00B42627">
              <w:delText xml:space="preserve"> pre- and post-synaptic neurons at </w:delText>
            </w:r>
          </w:del>
          <m:oMath>
            <m:sSub>
              <m:sSubPr>
                <m:ctrlPr>
                  <w:del w:id="1112" w:author="Ganchao Wei" w:date="2020-12-20T14:23:00Z">
                    <w:rPr>
                      <w:rFonts w:ascii="Cambria Math" w:hAnsi="Cambria Math"/>
                      <w:i/>
                    </w:rPr>
                  </w:del>
                </m:ctrlPr>
              </m:sSubPr>
              <m:e>
                <m:r>
                  <w:del w:id="1113" w:author="Ganchao Wei" w:date="2020-12-20T14:23:00Z">
                    <w:rPr>
                      <w:rFonts w:ascii="Cambria Math" w:hAnsi="Cambria Math"/>
                    </w:rPr>
                    <m:t>t</m:t>
                  </w:del>
                </m:r>
              </m:e>
              <m:sub>
                <m:r>
                  <w:del w:id="1114" w:author="Ganchao Wei" w:date="2020-12-20T14:23:00Z">
                    <w:rPr>
                      <w:rFonts w:ascii="Cambria Math" w:hAnsi="Cambria Math"/>
                    </w:rPr>
                    <m:t>k</m:t>
                  </w:del>
                </m:r>
              </m:sub>
            </m:sSub>
          </m:oMath>
          <w:moveFrom w:id="1115" w:author="Ganchao Wei" w:date="2020-12-20T14:23:00Z">
            <w:del w:id="1116" w:author="Ganchao Wei" w:date="2020-12-20T14:23:00Z">
              <w:r w:rsidR="002A5C5B" w:rsidDel="00B42627">
                <w:delText xml:space="preserve"> as </w:delText>
              </w:r>
            </w:del>
            <m:oMath>
              <m:sSubSup>
                <m:sSubSupPr>
                  <m:ctrlPr>
                    <w:del w:id="1117" w:author="Ganchao Wei" w:date="2020-12-20T14:23:00Z">
                      <w:rPr>
                        <w:rFonts w:ascii="Cambria Math" w:hAnsi="Cambria Math"/>
                        <w:i/>
                      </w:rPr>
                    </w:del>
                  </m:ctrlPr>
                </m:sSubSupPr>
                <m:e>
                  <m:r>
                    <w:del w:id="1118" w:author="Ganchao Wei" w:date="2020-12-20T14:23:00Z">
                      <w:rPr>
                        <w:rFonts w:ascii="Cambria Math" w:hAnsi="Cambria Math"/>
                      </w:rPr>
                      <m:t>w</m:t>
                    </w:del>
                  </m:r>
                </m:e>
                <m:sub>
                  <m:r>
                    <w:del w:id="1119" w:author="Ganchao Wei" w:date="2020-12-20T14:23:00Z">
                      <w:rPr>
                        <w:rFonts w:ascii="Cambria Math" w:hAnsi="Cambria Math"/>
                      </w:rPr>
                      <m:t>k</m:t>
                    </w:del>
                  </m:r>
                </m:sub>
                <m:sup>
                  <m:r>
                    <w:del w:id="1120" w:author="Ganchao Wei" w:date="2020-12-20T14:23:00Z">
                      <w:rPr>
                        <w:rFonts w:ascii="Cambria Math" w:hAnsi="Cambria Math"/>
                      </w:rPr>
                      <m:t>(j)</m:t>
                    </w:del>
                  </m:r>
                </m:sup>
              </m:sSubSup>
            </m:oMath>
            <w:moveFrom w:id="1121" w:author="Ganchao Wei" w:date="2020-12-20T14:23:00Z">
              <w:del w:id="1122" w:author="Ganchao Wei" w:date="2020-12-20T14:23:00Z">
                <w:r w:rsidR="002A5C5B" w:rsidDel="00B42627">
                  <w:delText xml:space="preserve"> and </w:delText>
                </w:r>
              </w:del>
              <m:oMath>
                <m:sSubSup>
                  <m:sSubSupPr>
                    <m:ctrlPr>
                      <w:del w:id="1123" w:author="Ganchao Wei" w:date="2020-12-20T14:23:00Z">
                        <w:rPr>
                          <w:rFonts w:ascii="Cambria Math" w:hAnsi="Cambria Math"/>
                          <w:i/>
                        </w:rPr>
                      </w:del>
                    </m:ctrlPr>
                  </m:sSubSupPr>
                  <m:e>
                    <m:r>
                      <w:del w:id="1124" w:author="Ganchao Wei" w:date="2020-12-20T14:23:00Z">
                        <w:rPr>
                          <w:rFonts w:ascii="Cambria Math" w:hAnsi="Cambria Math"/>
                        </w:rPr>
                        <m:t>x</m:t>
                      </w:del>
                    </m:r>
                  </m:e>
                  <m:sub>
                    <m:r>
                      <w:del w:id="1125" w:author="Ganchao Wei" w:date="2020-12-20T14:23:00Z">
                        <w:rPr>
                          <w:rFonts w:ascii="Cambria Math" w:hAnsi="Cambria Math"/>
                        </w:rPr>
                        <m:t>k</m:t>
                      </w:del>
                    </m:r>
                  </m:sub>
                  <m:sup>
                    <m:r>
                      <w:del w:id="1126" w:author="Ganchao Wei" w:date="2020-12-20T14:23:00Z">
                        <w:rPr>
                          <w:rFonts w:ascii="Cambria Math" w:hAnsi="Cambria Math"/>
                        </w:rPr>
                        <m:t>(j)</m:t>
                      </w:del>
                    </m:r>
                  </m:sup>
                </m:sSubSup>
              </m:oMath>
              <w:moveFrom w:id="1127" w:author="Ganchao Wei" w:date="2020-12-20T14:23:00Z">
                <w:del w:id="1128" w:author="Ganchao Wei" w:date="2020-12-20T14:23:00Z">
                  <w:r w:rsidR="00DF02C7" w:rsidDel="00B42627">
                    <w:delText xml:space="preserve">. The synaptic plasticity can be further divided as LTP and STP, i.e. </w:delText>
                  </w:r>
                </w:del>
                <m:oMath>
                  <m:sSubSup>
                    <m:sSubSupPr>
                      <m:ctrlPr>
                        <w:del w:id="1129" w:author="Ganchao Wei" w:date="2020-12-20T14:23:00Z">
                          <w:rPr>
                            <w:rFonts w:ascii="Cambria Math" w:hAnsi="Cambria Math"/>
                            <w:i/>
                          </w:rPr>
                        </w:del>
                      </m:ctrlPr>
                    </m:sSubSupPr>
                    <m:e>
                      <m:r>
                        <w:del w:id="1130" w:author="Ganchao Wei" w:date="2020-12-20T14:23:00Z">
                          <w:rPr>
                            <w:rFonts w:ascii="Cambria Math" w:hAnsi="Cambria Math"/>
                          </w:rPr>
                          <m:t>w</m:t>
                        </w:del>
                      </m:r>
                    </m:e>
                    <m:sub>
                      <m:r>
                        <w:del w:id="1131" w:author="Ganchao Wei" w:date="2020-12-20T14:23:00Z">
                          <w:rPr>
                            <w:rFonts w:ascii="Cambria Math" w:hAnsi="Cambria Math"/>
                          </w:rPr>
                          <m:t>k</m:t>
                        </w:del>
                      </m:r>
                    </m:sub>
                    <m:sup>
                      <m:r>
                        <w:del w:id="1132" w:author="Ganchao Wei" w:date="2020-12-20T14:23:00Z">
                          <w:rPr>
                            <w:rFonts w:ascii="Cambria Math" w:hAnsi="Cambria Math"/>
                          </w:rPr>
                          <m:t>(j)</m:t>
                        </w:del>
                      </m:r>
                    </m:sup>
                  </m:sSubSup>
                  <m:r>
                    <w:del w:id="1133" w:author="Ganchao Wei" w:date="2020-12-20T14:23:00Z">
                      <w:rPr>
                        <w:rFonts w:ascii="Cambria Math" w:hAnsi="Cambria Math"/>
                      </w:rPr>
                      <m:t>=</m:t>
                    </w:del>
                  </m:r>
                  <m:sSubSup>
                    <m:sSubSupPr>
                      <m:ctrlPr>
                        <w:del w:id="1134" w:author="Ganchao Wei" w:date="2020-12-20T14:23:00Z">
                          <w:rPr>
                            <w:rFonts w:ascii="Cambria Math" w:hAnsi="Cambria Math"/>
                            <w:i/>
                          </w:rPr>
                        </w:del>
                      </m:ctrlPr>
                    </m:sSubSupPr>
                    <m:e>
                      <m:r>
                        <w:del w:id="1135" w:author="Ganchao Wei" w:date="2020-12-20T14:23:00Z">
                          <w:rPr>
                            <w:rFonts w:ascii="Cambria Math" w:hAnsi="Cambria Math"/>
                          </w:rPr>
                          <m:t>w</m:t>
                        </w:del>
                      </m:r>
                    </m:e>
                    <m:sub>
                      <m:r>
                        <w:del w:id="1136" w:author="Ganchao Wei" w:date="2020-12-20T14:23:00Z">
                          <w:rPr>
                            <w:rFonts w:ascii="Cambria Math" w:hAnsi="Cambria Math"/>
                          </w:rPr>
                          <m:t>L,k</m:t>
                        </w:del>
                      </m:r>
                    </m:sub>
                    <m:sup>
                      <m:r>
                        <w:del w:id="1137" w:author="Ganchao Wei" w:date="2020-12-20T14:23:00Z">
                          <w:rPr>
                            <w:rFonts w:ascii="Cambria Math" w:hAnsi="Cambria Math"/>
                          </w:rPr>
                          <m:t>(j)</m:t>
                        </w:del>
                      </m:r>
                    </m:sup>
                  </m:sSubSup>
                  <m:sSubSup>
                    <m:sSubSupPr>
                      <m:ctrlPr>
                        <w:del w:id="1138" w:author="Ganchao Wei" w:date="2020-12-20T14:23:00Z">
                          <w:rPr>
                            <w:rFonts w:ascii="Cambria Math" w:hAnsi="Cambria Math"/>
                            <w:i/>
                          </w:rPr>
                        </w:del>
                      </m:ctrlPr>
                    </m:sSubSupPr>
                    <m:e>
                      <m:r>
                        <w:del w:id="1139" w:author="Ganchao Wei" w:date="2020-12-20T14:23:00Z">
                          <w:rPr>
                            <w:rFonts w:ascii="Cambria Math" w:hAnsi="Cambria Math"/>
                          </w:rPr>
                          <m:t>w</m:t>
                        </w:del>
                      </m:r>
                    </m:e>
                    <m:sub>
                      <m:r>
                        <w:del w:id="1140" w:author="Ganchao Wei" w:date="2020-12-20T14:23:00Z">
                          <w:rPr>
                            <w:rFonts w:ascii="Cambria Math" w:hAnsi="Cambria Math"/>
                          </w:rPr>
                          <m:t>S,k</m:t>
                        </w:del>
                      </m:r>
                    </m:sub>
                    <m:sup>
                      <m:r>
                        <w:del w:id="1141" w:author="Ganchao Wei" w:date="2020-12-20T14:23:00Z">
                          <w:rPr>
                            <w:rFonts w:ascii="Cambria Math" w:hAnsi="Cambria Math"/>
                          </w:rPr>
                          <m:t>(j)</m:t>
                        </w:del>
                      </m:r>
                    </m:sup>
                  </m:sSubSup>
                </m:oMath>
                <w:moveFrom w:id="1142" w:author="Ganchao Wei" w:date="2020-12-20T14:23:00Z">
                  <w:del w:id="1143" w:author="Ganchao Wei" w:date="2020-12-20T14:23:00Z">
                    <w:r w:rsidR="00DF02C7" w:rsidDel="00B42627">
                      <w:delText xml:space="preserve">. Therefore, </w:delText>
                    </w:r>
                    <w:r w:rsidR="00337F19" w:rsidDel="00B42627">
                      <w:delText>we can write the conditional intensity as</w:delText>
                    </w:r>
                    <w:r w:rsidR="002A5C5B" w:rsidDel="00B42627">
                      <w:delText xml:space="preserve"> </w:delText>
                    </w:r>
                  </w:del>
                  <m:oMath>
                    <m:sSub>
                      <m:sSubPr>
                        <m:ctrlPr>
                          <w:del w:id="1144" w:author="Ganchao Wei" w:date="2020-12-20T14:23:00Z">
                            <w:rPr>
                              <w:rFonts w:ascii="Cambria Math" w:hAnsi="Cambria Math"/>
                              <w:i/>
                            </w:rPr>
                          </w:del>
                        </m:ctrlPr>
                      </m:sSubPr>
                      <m:e>
                        <m:r>
                          <w:del w:id="1145" w:author="Ganchao Wei" w:date="2020-12-20T14:23:00Z">
                            <w:rPr>
                              <w:rFonts w:ascii="Cambria Math" w:hAnsi="Cambria Math"/>
                            </w:rPr>
                            <m:t>λ</m:t>
                          </w:del>
                        </m:r>
                      </m:e>
                      <m:sub>
                        <m:r>
                          <w:del w:id="1146" w:author="Ganchao Wei" w:date="2020-12-20T14:23:00Z">
                            <w:rPr>
                              <w:rFonts w:ascii="Cambria Math" w:hAnsi="Cambria Math"/>
                            </w:rPr>
                            <m:t>k</m:t>
                          </w:del>
                        </m:r>
                      </m:sub>
                    </m:sSub>
                    <m:r>
                      <w:del w:id="1147" w:author="Ganchao Wei" w:date="2020-12-20T14:23:00Z">
                        <w:rPr>
                          <w:rFonts w:ascii="Cambria Math" w:hAnsi="Cambria Math"/>
                        </w:rPr>
                        <m:t>=</m:t>
                      </w:del>
                    </m:r>
                    <m:func>
                      <m:funcPr>
                        <m:ctrlPr>
                          <w:del w:id="1148" w:author="Ganchao Wei" w:date="2020-12-20T14:23:00Z">
                            <w:rPr>
                              <w:rFonts w:ascii="Cambria Math" w:hAnsi="Cambria Math"/>
                            </w:rPr>
                          </w:del>
                        </m:ctrlPr>
                      </m:funcPr>
                      <m:fName>
                        <m:r>
                          <w:del w:id="1149" w:author="Ganchao Wei" w:date="2020-12-20T14:23:00Z">
                            <m:rPr>
                              <m:sty m:val="p"/>
                            </m:rPr>
                            <w:rPr>
                              <w:rFonts w:ascii="Cambria Math" w:hAnsi="Cambria Math"/>
                            </w:rPr>
                            <m:t>exp</m:t>
                          </w:del>
                        </m:r>
                      </m:fName>
                      <m:e>
                        <m:d>
                          <m:dPr>
                            <m:ctrlPr>
                              <w:del w:id="1150" w:author="Ganchao Wei" w:date="2020-12-20T14:23:00Z">
                                <w:rPr>
                                  <w:rFonts w:ascii="Cambria Math" w:hAnsi="Cambria Math"/>
                                  <w:i/>
                                </w:rPr>
                              </w:del>
                            </m:ctrlPr>
                          </m:dPr>
                          <m:e>
                            <m:sSub>
                              <m:sSubPr>
                                <m:ctrlPr>
                                  <w:del w:id="1151" w:author="Ganchao Wei" w:date="2020-12-20T14:23:00Z">
                                    <w:rPr>
                                      <w:rFonts w:ascii="Cambria Math" w:hAnsi="Cambria Math"/>
                                      <w:i/>
                                    </w:rPr>
                                  </w:del>
                                </m:ctrlPr>
                              </m:sSubPr>
                              <m:e>
                                <m:r>
                                  <w:del w:id="1152" w:author="Ganchao Wei" w:date="2020-12-20T14:23:00Z">
                                    <w:rPr>
                                      <w:rFonts w:ascii="Cambria Math" w:hAnsi="Cambria Math"/>
                                    </w:rPr>
                                    <m:t>β</m:t>
                                  </w:del>
                                </m:r>
                              </m:e>
                              <m:sub>
                                <m:r>
                                  <w:del w:id="1153" w:author="Ganchao Wei" w:date="2020-12-20T14:23:00Z">
                                    <w:rPr>
                                      <w:rFonts w:ascii="Cambria Math" w:hAnsi="Cambria Math"/>
                                    </w:rPr>
                                    <m:t>0,k</m:t>
                                  </w:del>
                                </m:r>
                              </m:sub>
                            </m:sSub>
                            <m:r>
                              <w:del w:id="1154" w:author="Ganchao Wei" w:date="2020-12-20T14:23:00Z">
                                <w:rPr>
                                  <w:rFonts w:ascii="Cambria Math" w:hAnsi="Cambria Math"/>
                                </w:rPr>
                                <m:t>+</m:t>
                              </w:del>
                            </m:r>
                            <m:nary>
                              <m:naryPr>
                                <m:chr m:val="∑"/>
                                <m:limLoc m:val="undOvr"/>
                                <m:ctrlPr>
                                  <w:del w:id="1155" w:author="Ganchao Wei" w:date="2020-12-20T14:23:00Z">
                                    <w:rPr>
                                      <w:rFonts w:ascii="Cambria Math" w:hAnsi="Cambria Math"/>
                                      <w:i/>
                                    </w:rPr>
                                  </w:del>
                                </m:ctrlPr>
                              </m:naryPr>
                              <m:sub>
                                <m:r>
                                  <w:del w:id="1156" w:author="Ganchao Wei" w:date="2020-12-20T14:23:00Z">
                                    <w:rPr>
                                      <w:rFonts w:ascii="Cambria Math" w:hAnsi="Cambria Math"/>
                                    </w:rPr>
                                    <m:t>j=1</m:t>
                                  </w:del>
                                </m:r>
                              </m:sub>
                              <m:sup>
                                <m:r>
                                  <w:del w:id="1157" w:author="Ganchao Wei" w:date="2020-12-20T14:23:00Z">
                                    <w:rPr>
                                      <w:rFonts w:ascii="Cambria Math" w:hAnsi="Cambria Math"/>
                                    </w:rPr>
                                    <m:t>C</m:t>
                                  </w:del>
                                </m:r>
                              </m:sup>
                              <m:e>
                                <m:sSubSup>
                                  <m:sSubSupPr>
                                    <m:ctrlPr>
                                      <w:del w:id="1158" w:author="Ganchao Wei" w:date="2020-12-20T14:23:00Z">
                                        <w:rPr>
                                          <w:rFonts w:ascii="Cambria Math" w:hAnsi="Cambria Math"/>
                                          <w:i/>
                                        </w:rPr>
                                      </w:del>
                                    </m:ctrlPr>
                                  </m:sSubSupPr>
                                  <m:e>
                                    <m:r>
                                      <w:del w:id="1159" w:author="Ganchao Wei" w:date="2020-12-20T14:23:00Z">
                                        <w:rPr>
                                          <w:rFonts w:ascii="Cambria Math" w:hAnsi="Cambria Math"/>
                                        </w:rPr>
                                        <m:t>w</m:t>
                                      </w:del>
                                    </m:r>
                                  </m:e>
                                  <m:sub>
                                    <m:r>
                                      <w:del w:id="1160" w:author="Ganchao Wei" w:date="2020-12-20T14:23:00Z">
                                        <w:rPr>
                                          <w:rFonts w:ascii="Cambria Math" w:hAnsi="Cambria Math"/>
                                        </w:rPr>
                                        <m:t>k</m:t>
                                      </w:del>
                                    </m:r>
                                  </m:sub>
                                  <m:sup>
                                    <m:r>
                                      <w:del w:id="1161" w:author="Ganchao Wei" w:date="2020-12-20T14:23:00Z">
                                        <w:rPr>
                                          <w:rFonts w:ascii="Cambria Math" w:hAnsi="Cambria Math"/>
                                        </w:rPr>
                                        <m:t>(j)</m:t>
                                      </w:del>
                                    </m:r>
                                  </m:sup>
                                </m:sSubSup>
                                <m:r>
                                  <w:del w:id="1162" w:author="Ganchao Wei" w:date="2020-12-20T14:23:00Z">
                                    <w:rPr>
                                      <w:rFonts w:ascii="Cambria Math" w:hAnsi="Cambria Math"/>
                                    </w:rPr>
                                    <m:t>⋅</m:t>
                                  </w:del>
                                </m:r>
                                <m:sSubSup>
                                  <m:sSubSupPr>
                                    <m:ctrlPr>
                                      <w:del w:id="1163" w:author="Ganchao Wei" w:date="2020-12-20T14:23:00Z">
                                        <w:rPr>
                                          <w:rFonts w:ascii="Cambria Math" w:hAnsi="Cambria Math"/>
                                          <w:i/>
                                        </w:rPr>
                                      </w:del>
                                    </m:ctrlPr>
                                  </m:sSubSupPr>
                                  <m:e>
                                    <m:r>
                                      <w:del w:id="1164" w:author="Ganchao Wei" w:date="2020-12-20T14:23:00Z">
                                        <w:rPr>
                                          <w:rFonts w:ascii="Cambria Math" w:hAnsi="Cambria Math"/>
                                        </w:rPr>
                                        <m:t>x</m:t>
                                      </w:del>
                                    </m:r>
                                  </m:e>
                                  <m:sub>
                                    <m:r>
                                      <w:del w:id="1165" w:author="Ganchao Wei" w:date="2020-12-20T14:23:00Z">
                                        <w:rPr>
                                          <w:rFonts w:ascii="Cambria Math" w:hAnsi="Cambria Math"/>
                                        </w:rPr>
                                        <m:t>k</m:t>
                                      </w:del>
                                    </m:r>
                                  </m:sub>
                                  <m:sup>
                                    <m:r>
                                      <w:del w:id="1166" w:author="Ganchao Wei" w:date="2020-12-20T14:23:00Z">
                                        <w:rPr>
                                          <w:rFonts w:ascii="Cambria Math" w:hAnsi="Cambria Math"/>
                                        </w:rPr>
                                        <m:t>(j)</m:t>
                                      </w:del>
                                    </m:r>
                                  </m:sup>
                                </m:sSubSup>
                              </m:e>
                            </m:nary>
                          </m:e>
                        </m:d>
                      </m:e>
                    </m:func>
                    <m:r>
                      <w:del w:id="1167" w:author="Ganchao Wei" w:date="2020-12-20T14:23:00Z">
                        <w:rPr>
                          <w:rFonts w:ascii="Cambria Math" w:hAnsi="Cambria Math"/>
                        </w:rPr>
                        <m:t>=</m:t>
                      </w:del>
                    </m:r>
                    <m:func>
                      <m:funcPr>
                        <m:ctrlPr>
                          <w:del w:id="1168" w:author="Ganchao Wei" w:date="2020-12-20T14:23:00Z">
                            <w:rPr>
                              <w:rFonts w:ascii="Cambria Math" w:hAnsi="Cambria Math"/>
                            </w:rPr>
                          </w:del>
                        </m:ctrlPr>
                      </m:funcPr>
                      <m:fName>
                        <m:r>
                          <w:del w:id="1169" w:author="Ganchao Wei" w:date="2020-12-20T14:23:00Z">
                            <m:rPr>
                              <m:sty m:val="p"/>
                            </m:rPr>
                            <w:rPr>
                              <w:rFonts w:ascii="Cambria Math" w:hAnsi="Cambria Math"/>
                            </w:rPr>
                            <m:t>exp</m:t>
                          </w:del>
                        </m:r>
                      </m:fName>
                      <m:e>
                        <m:d>
                          <m:dPr>
                            <m:ctrlPr>
                              <w:del w:id="1170" w:author="Ganchao Wei" w:date="2020-12-20T14:23:00Z">
                                <w:rPr>
                                  <w:rFonts w:ascii="Cambria Math" w:hAnsi="Cambria Math"/>
                                  <w:i/>
                                </w:rPr>
                              </w:del>
                            </m:ctrlPr>
                          </m:dPr>
                          <m:e>
                            <m:sSub>
                              <m:sSubPr>
                                <m:ctrlPr>
                                  <w:del w:id="1171" w:author="Ganchao Wei" w:date="2020-12-20T14:23:00Z">
                                    <w:rPr>
                                      <w:rFonts w:ascii="Cambria Math" w:hAnsi="Cambria Math"/>
                                      <w:i/>
                                    </w:rPr>
                                  </w:del>
                                </m:ctrlPr>
                              </m:sSubPr>
                              <m:e>
                                <m:r>
                                  <w:del w:id="1172" w:author="Ganchao Wei" w:date="2020-12-20T14:23:00Z">
                                    <w:rPr>
                                      <w:rFonts w:ascii="Cambria Math" w:hAnsi="Cambria Math"/>
                                    </w:rPr>
                                    <m:t>β</m:t>
                                  </w:del>
                                </m:r>
                              </m:e>
                              <m:sub>
                                <m:r>
                                  <w:del w:id="1173" w:author="Ganchao Wei" w:date="2020-12-20T14:23:00Z">
                                    <w:rPr>
                                      <w:rFonts w:ascii="Cambria Math" w:hAnsi="Cambria Math"/>
                                    </w:rPr>
                                    <m:t>0,k</m:t>
                                  </w:del>
                                </m:r>
                              </m:sub>
                            </m:sSub>
                            <m:r>
                              <w:del w:id="1174" w:author="Ganchao Wei" w:date="2020-12-20T14:23:00Z">
                                <w:rPr>
                                  <w:rFonts w:ascii="Cambria Math" w:hAnsi="Cambria Math"/>
                                </w:rPr>
                                <m:t>+</m:t>
                              </w:del>
                            </m:r>
                            <m:nary>
                              <m:naryPr>
                                <m:chr m:val="∑"/>
                                <m:limLoc m:val="undOvr"/>
                                <m:ctrlPr>
                                  <w:del w:id="1175" w:author="Ganchao Wei" w:date="2020-12-20T14:23:00Z">
                                    <w:rPr>
                                      <w:rFonts w:ascii="Cambria Math" w:hAnsi="Cambria Math"/>
                                      <w:i/>
                                    </w:rPr>
                                  </w:del>
                                </m:ctrlPr>
                              </m:naryPr>
                              <m:sub>
                                <m:r>
                                  <w:del w:id="1176" w:author="Ganchao Wei" w:date="2020-12-20T14:23:00Z">
                                    <w:rPr>
                                      <w:rFonts w:ascii="Cambria Math" w:hAnsi="Cambria Math"/>
                                    </w:rPr>
                                    <m:t>j=1</m:t>
                                  </w:del>
                                </m:r>
                              </m:sub>
                              <m:sup>
                                <m:r>
                                  <w:del w:id="1177" w:author="Ganchao Wei" w:date="2020-12-20T14:23:00Z">
                                    <w:rPr>
                                      <w:rFonts w:ascii="Cambria Math" w:hAnsi="Cambria Math"/>
                                    </w:rPr>
                                    <m:t>C</m:t>
                                  </w:del>
                                </m:r>
                              </m:sup>
                              <m:e>
                                <m:sSubSup>
                                  <m:sSubSupPr>
                                    <m:ctrlPr>
                                      <w:del w:id="1178" w:author="Ganchao Wei" w:date="2020-12-20T14:23:00Z">
                                        <w:rPr>
                                          <w:rFonts w:ascii="Cambria Math" w:hAnsi="Cambria Math"/>
                                          <w:i/>
                                        </w:rPr>
                                      </w:del>
                                    </m:ctrlPr>
                                  </m:sSubSupPr>
                                  <m:e>
                                    <m:r>
                                      <w:del w:id="1179" w:author="Ganchao Wei" w:date="2020-12-20T14:23:00Z">
                                        <w:rPr>
                                          <w:rFonts w:ascii="Cambria Math" w:hAnsi="Cambria Math"/>
                                        </w:rPr>
                                        <m:t>w</m:t>
                                      </w:del>
                                    </m:r>
                                  </m:e>
                                  <m:sub>
                                    <m:r>
                                      <w:del w:id="1180" w:author="Ganchao Wei" w:date="2020-12-20T14:23:00Z">
                                        <w:rPr>
                                          <w:rFonts w:ascii="Cambria Math" w:hAnsi="Cambria Math"/>
                                        </w:rPr>
                                        <m:t>L,k</m:t>
                                      </w:del>
                                    </m:r>
                                  </m:sub>
                                  <m:sup>
                                    <m:r>
                                      <w:del w:id="1181" w:author="Ganchao Wei" w:date="2020-12-20T14:23:00Z">
                                        <w:rPr>
                                          <w:rFonts w:ascii="Cambria Math" w:hAnsi="Cambria Math"/>
                                        </w:rPr>
                                        <m:t>(j)</m:t>
                                      </w:del>
                                    </m:r>
                                  </m:sup>
                                </m:sSubSup>
                                <m:sSubSup>
                                  <m:sSubSupPr>
                                    <m:ctrlPr>
                                      <w:del w:id="1182" w:author="Ganchao Wei" w:date="2020-12-20T14:23:00Z">
                                        <w:rPr>
                                          <w:rFonts w:ascii="Cambria Math" w:hAnsi="Cambria Math"/>
                                          <w:i/>
                                        </w:rPr>
                                      </w:del>
                                    </m:ctrlPr>
                                  </m:sSubSupPr>
                                  <m:e>
                                    <m:r>
                                      <w:del w:id="1183" w:author="Ganchao Wei" w:date="2020-12-20T14:23:00Z">
                                        <w:rPr>
                                          <w:rFonts w:ascii="Cambria Math" w:hAnsi="Cambria Math"/>
                                        </w:rPr>
                                        <m:t>w</m:t>
                                      </w:del>
                                    </m:r>
                                  </m:e>
                                  <m:sub>
                                    <m:r>
                                      <w:del w:id="1184" w:author="Ganchao Wei" w:date="2020-12-20T14:23:00Z">
                                        <w:rPr>
                                          <w:rFonts w:ascii="Cambria Math" w:hAnsi="Cambria Math"/>
                                        </w:rPr>
                                        <m:t>S,k</m:t>
                                      </w:del>
                                    </m:r>
                                  </m:sub>
                                  <m:sup>
                                    <m:r>
                                      <w:del w:id="1185" w:author="Ganchao Wei" w:date="2020-12-20T14:23:00Z">
                                        <w:rPr>
                                          <w:rFonts w:ascii="Cambria Math" w:hAnsi="Cambria Math"/>
                                        </w:rPr>
                                        <m:t>(j)</m:t>
                                      </w:del>
                                    </m:r>
                                  </m:sup>
                                </m:sSubSup>
                                <m:r>
                                  <w:del w:id="1186" w:author="Ganchao Wei" w:date="2020-12-20T14:23:00Z">
                                    <w:rPr>
                                      <w:rFonts w:ascii="Cambria Math" w:hAnsi="Cambria Math"/>
                                    </w:rPr>
                                    <m:t>⋅</m:t>
                                  </w:del>
                                </m:r>
                                <m:sSubSup>
                                  <m:sSubSupPr>
                                    <m:ctrlPr>
                                      <w:del w:id="1187" w:author="Ganchao Wei" w:date="2020-12-20T14:23:00Z">
                                        <w:rPr>
                                          <w:rFonts w:ascii="Cambria Math" w:hAnsi="Cambria Math"/>
                                          <w:i/>
                                        </w:rPr>
                                      </w:del>
                                    </m:ctrlPr>
                                  </m:sSubSupPr>
                                  <m:e>
                                    <m:r>
                                      <w:del w:id="1188" w:author="Ganchao Wei" w:date="2020-12-20T14:23:00Z">
                                        <w:rPr>
                                          <w:rFonts w:ascii="Cambria Math" w:hAnsi="Cambria Math"/>
                                        </w:rPr>
                                        <m:t>x</m:t>
                                      </w:del>
                                    </m:r>
                                  </m:e>
                                  <m:sub>
                                    <m:r>
                                      <w:del w:id="1189" w:author="Ganchao Wei" w:date="2020-12-20T14:23:00Z">
                                        <w:rPr>
                                          <w:rFonts w:ascii="Cambria Math" w:hAnsi="Cambria Math"/>
                                        </w:rPr>
                                        <m:t>k</m:t>
                                      </w:del>
                                    </m:r>
                                  </m:sub>
                                  <m:sup>
                                    <m:r>
                                      <w:del w:id="1190" w:author="Ganchao Wei" w:date="2020-12-20T14:23:00Z">
                                        <w:rPr>
                                          <w:rFonts w:ascii="Cambria Math" w:hAnsi="Cambria Math"/>
                                        </w:rPr>
                                        <m:t>(j)</m:t>
                                      </w:del>
                                    </m:r>
                                  </m:sup>
                                </m:sSubSup>
                              </m:e>
                            </m:nary>
                          </m:e>
                        </m:d>
                      </m:e>
                    </m:func>
                  </m:oMath>
                  <w:moveFrom w:id="1191" w:author="Ganchao Wei" w:date="2020-12-20T14:23:00Z">
                    <w:del w:id="1192" w:author="Ganchao Wei" w:date="2020-12-20T14:23:00Z">
                      <w:r w:rsidR="00337F19" w:rsidDel="00B42627">
                        <w:delText xml:space="preserve">. By setting </w:delText>
                      </w:r>
                    </w:del>
                    <m:oMath>
                      <m:sSub>
                        <m:sSubPr>
                          <m:ctrlPr>
                            <w:del w:id="1193" w:author="Ganchao Wei" w:date="2020-12-20T14:23:00Z">
                              <w:rPr>
                                <w:rFonts w:ascii="Cambria Math" w:hAnsi="Cambria Math"/>
                                <w:b/>
                                <w:bCs/>
                                <w:i/>
                              </w:rPr>
                            </w:del>
                          </m:ctrlPr>
                        </m:sSubPr>
                        <m:e>
                          <m:r>
                            <w:del w:id="1194" w:author="Ganchao Wei" w:date="2020-12-20T14:23:00Z">
                              <m:rPr>
                                <m:sty m:val="bi"/>
                              </m:rPr>
                              <w:rPr>
                                <w:rFonts w:ascii="Cambria Math" w:hAnsi="Cambria Math"/>
                              </w:rPr>
                              <m:t>θ</m:t>
                            </w:del>
                          </m:r>
                        </m:e>
                        <m:sub>
                          <m:r>
                            <w:del w:id="1195" w:author="Ganchao Wei" w:date="2020-12-20T14:23:00Z">
                              <w:rPr>
                                <w:rFonts w:ascii="Cambria Math" w:hAnsi="Cambria Math"/>
                              </w:rPr>
                              <m:t>k</m:t>
                            </w:del>
                          </m:r>
                        </m:sub>
                      </m:sSub>
                      <m:r>
                        <w:del w:id="1196" w:author="Ganchao Wei" w:date="2020-12-20T14:23:00Z">
                          <w:rPr>
                            <w:rFonts w:ascii="Cambria Math" w:hAnsi="Cambria Math"/>
                          </w:rPr>
                          <m:t>=</m:t>
                        </w:del>
                      </m:r>
                      <m:sSup>
                        <m:sSupPr>
                          <m:ctrlPr>
                            <w:del w:id="1197" w:author="Ganchao Wei" w:date="2020-12-20T14:23:00Z">
                              <w:rPr>
                                <w:rFonts w:ascii="Cambria Math" w:hAnsi="Cambria Math"/>
                                <w:i/>
                              </w:rPr>
                            </w:del>
                          </m:ctrlPr>
                        </m:sSupPr>
                        <m:e>
                          <m:r>
                            <w:del w:id="1198" w:author="Ganchao Wei" w:date="2020-12-20T14:23:00Z">
                              <w:rPr>
                                <w:rFonts w:ascii="Cambria Math" w:hAnsi="Cambria Math"/>
                              </w:rPr>
                              <m:t>[</m:t>
                            </w:del>
                          </m:r>
                          <m:sSub>
                            <m:sSubPr>
                              <m:ctrlPr>
                                <w:del w:id="1199" w:author="Ganchao Wei" w:date="2020-12-20T14:23:00Z">
                                  <w:rPr>
                                    <w:rFonts w:ascii="Cambria Math" w:hAnsi="Cambria Math"/>
                                    <w:i/>
                                  </w:rPr>
                                </w:del>
                              </m:ctrlPr>
                            </m:sSubPr>
                            <m:e>
                              <m:r>
                                <w:del w:id="1200" w:author="Ganchao Wei" w:date="2020-12-20T14:23:00Z">
                                  <w:rPr>
                                    <w:rFonts w:ascii="Cambria Math" w:hAnsi="Cambria Math"/>
                                  </w:rPr>
                                  <m:t>β</m:t>
                                </w:del>
                              </m:r>
                            </m:e>
                            <m:sub>
                              <m:r>
                                <w:del w:id="1201" w:author="Ganchao Wei" w:date="2020-12-20T14:23:00Z">
                                  <w:rPr>
                                    <w:rFonts w:ascii="Cambria Math" w:hAnsi="Cambria Math"/>
                                  </w:rPr>
                                  <m:t>0,k</m:t>
                                </w:del>
                              </m:r>
                            </m:sub>
                          </m:sSub>
                          <m:r>
                            <w:del w:id="1202" w:author="Ganchao Wei" w:date="2020-12-20T14:23:00Z">
                              <w:rPr>
                                <w:rFonts w:ascii="Cambria Math" w:hAnsi="Cambria Math"/>
                              </w:rPr>
                              <m:t>,</m:t>
                            </w:del>
                          </m:r>
                          <m:sSubSup>
                            <m:sSubSupPr>
                              <m:ctrlPr>
                                <w:del w:id="1203" w:author="Ganchao Wei" w:date="2020-12-20T14:23:00Z">
                                  <w:rPr>
                                    <w:rFonts w:ascii="Cambria Math" w:hAnsi="Cambria Math"/>
                                    <w:i/>
                                  </w:rPr>
                                </w:del>
                              </m:ctrlPr>
                            </m:sSubSupPr>
                            <m:e>
                              <m:r>
                                <w:del w:id="1204" w:author="Ganchao Wei" w:date="2020-12-20T14:23:00Z">
                                  <w:rPr>
                                    <w:rFonts w:ascii="Cambria Math" w:hAnsi="Cambria Math"/>
                                  </w:rPr>
                                  <m:t>w</m:t>
                                </w:del>
                              </m:r>
                            </m:e>
                            <m:sub>
                              <m:r>
                                <w:del w:id="1205" w:author="Ganchao Wei" w:date="2020-12-20T14:23:00Z">
                                  <w:rPr>
                                    <w:rFonts w:ascii="Cambria Math" w:hAnsi="Cambria Math"/>
                                  </w:rPr>
                                  <m:t>L,k</m:t>
                                </w:del>
                              </m:r>
                            </m:sub>
                            <m:sup>
                              <m:d>
                                <m:dPr>
                                  <m:ctrlPr>
                                    <w:del w:id="1206" w:author="Ganchao Wei" w:date="2020-12-20T14:23:00Z">
                                      <w:rPr>
                                        <w:rFonts w:ascii="Cambria Math" w:hAnsi="Cambria Math"/>
                                        <w:i/>
                                      </w:rPr>
                                    </w:del>
                                  </m:ctrlPr>
                                </m:dPr>
                                <m:e>
                                  <m:r>
                                    <w:del w:id="1207" w:author="Ganchao Wei" w:date="2020-12-20T14:23:00Z">
                                      <w:rPr>
                                        <w:rFonts w:ascii="Cambria Math" w:hAnsi="Cambria Math"/>
                                      </w:rPr>
                                      <m:t>1</m:t>
                                    </w:del>
                                  </m:r>
                                </m:e>
                              </m:d>
                            </m:sup>
                          </m:sSubSup>
                          <m:r>
                            <w:del w:id="1208" w:author="Ganchao Wei" w:date="2020-12-20T14:23:00Z">
                              <w:rPr>
                                <w:rFonts w:ascii="Cambria Math" w:hAnsi="Cambria Math"/>
                              </w:rPr>
                              <m:t>,…,</m:t>
                            </w:del>
                          </m:r>
                          <m:sSubSup>
                            <m:sSubSupPr>
                              <m:ctrlPr>
                                <w:del w:id="1209" w:author="Ganchao Wei" w:date="2020-12-20T14:23:00Z">
                                  <w:rPr>
                                    <w:rFonts w:ascii="Cambria Math" w:hAnsi="Cambria Math"/>
                                    <w:i/>
                                  </w:rPr>
                                </w:del>
                              </m:ctrlPr>
                            </m:sSubSupPr>
                            <m:e>
                              <m:r>
                                <w:del w:id="1210" w:author="Ganchao Wei" w:date="2020-12-20T14:23:00Z">
                                  <w:rPr>
                                    <w:rFonts w:ascii="Cambria Math" w:hAnsi="Cambria Math"/>
                                  </w:rPr>
                                  <m:t>w</m:t>
                                </w:del>
                              </m:r>
                            </m:e>
                            <m:sub>
                              <m:r>
                                <w:del w:id="1211" w:author="Ganchao Wei" w:date="2020-12-20T14:23:00Z">
                                  <w:rPr>
                                    <w:rFonts w:ascii="Cambria Math" w:hAnsi="Cambria Math"/>
                                  </w:rPr>
                                  <m:t>L,k</m:t>
                                </w:del>
                              </m:r>
                            </m:sub>
                            <m:sup>
                              <m:d>
                                <m:dPr>
                                  <m:ctrlPr>
                                    <w:del w:id="1212" w:author="Ganchao Wei" w:date="2020-12-20T14:23:00Z">
                                      <w:rPr>
                                        <w:rFonts w:ascii="Cambria Math" w:hAnsi="Cambria Math"/>
                                        <w:i/>
                                      </w:rPr>
                                    </w:del>
                                  </m:ctrlPr>
                                </m:dPr>
                                <m:e>
                                  <m:r>
                                    <w:del w:id="1213" w:author="Ganchao Wei" w:date="2020-12-20T14:23:00Z">
                                      <w:rPr>
                                        <w:rFonts w:ascii="Cambria Math" w:hAnsi="Cambria Math"/>
                                      </w:rPr>
                                      <m:t>C</m:t>
                                    </w:del>
                                  </m:r>
                                </m:e>
                              </m:d>
                            </m:sup>
                          </m:sSubSup>
                          <m:r>
                            <w:del w:id="1214" w:author="Ganchao Wei" w:date="2020-12-20T14:23:00Z">
                              <w:rPr>
                                <w:rFonts w:ascii="Cambria Math" w:hAnsi="Cambria Math"/>
                              </w:rPr>
                              <m:t>]</m:t>
                            </w:del>
                          </m:r>
                        </m:e>
                        <m:sup>
                          <m:r>
                            <w:del w:id="1215" w:author="Ganchao Wei" w:date="2020-12-20T14:23:00Z">
                              <w:rPr>
                                <w:rFonts w:ascii="Cambria Math" w:hAnsi="Cambria Math"/>
                              </w:rPr>
                              <m:t>T</m:t>
                            </w:del>
                          </m:r>
                        </m:sup>
                      </m:sSup>
                    </m:oMath>
                    <w:moveFrom w:id="1216" w:author="Ganchao Wei" w:date="2020-12-20T14:23:00Z">
                      <w:del w:id="1217" w:author="Ganchao Wei" w:date="2020-12-20T14:23:00Z">
                        <w:r w:rsidR="00337F19" w:rsidDel="00B42627">
                          <w:delText xml:space="preserve"> and </w:delText>
                        </w:r>
                      </w:del>
                      <m:oMath>
                        <m:sSub>
                          <m:sSubPr>
                            <m:ctrlPr>
                              <w:del w:id="1218" w:author="Ganchao Wei" w:date="2020-12-20T14:23:00Z">
                                <w:rPr>
                                  <w:rFonts w:ascii="Cambria Math" w:hAnsi="Cambria Math"/>
                                  <w:b/>
                                  <w:bCs/>
                                  <w:i/>
                                </w:rPr>
                              </w:del>
                            </m:ctrlPr>
                          </m:sSubPr>
                          <m:e>
                            <m:r>
                              <w:del w:id="1219" w:author="Ganchao Wei" w:date="2020-12-20T14:23:00Z">
                                <m:rPr>
                                  <m:sty m:val="bi"/>
                                </m:rPr>
                                <w:rPr>
                                  <w:rFonts w:ascii="Cambria Math" w:hAnsi="Cambria Math"/>
                                </w:rPr>
                                <m:t>x</m:t>
                              </w:del>
                            </m:r>
                          </m:e>
                          <m:sub>
                            <m:r>
                              <w:del w:id="1220" w:author="Ganchao Wei" w:date="2020-12-20T14:23:00Z">
                                <w:rPr>
                                  <w:rFonts w:ascii="Cambria Math" w:hAnsi="Cambria Math"/>
                                </w:rPr>
                                <m:t>S,k</m:t>
                              </w:del>
                            </m:r>
                          </m:sub>
                        </m:sSub>
                        <m:r>
                          <w:del w:id="1221" w:author="Ganchao Wei" w:date="2020-12-20T14:23:00Z">
                            <w:rPr>
                              <w:rFonts w:ascii="Cambria Math" w:hAnsi="Cambria Math"/>
                            </w:rPr>
                            <m:t>=</m:t>
                          </w:del>
                        </m:r>
                        <m:sSup>
                          <m:sSupPr>
                            <m:ctrlPr>
                              <w:del w:id="1222" w:author="Ganchao Wei" w:date="2020-12-20T14:23:00Z">
                                <w:rPr>
                                  <w:rFonts w:ascii="Cambria Math" w:hAnsi="Cambria Math"/>
                                  <w:i/>
                                </w:rPr>
                              </w:del>
                            </m:ctrlPr>
                          </m:sSupPr>
                          <m:e>
                            <m:r>
                              <w:del w:id="1223" w:author="Ganchao Wei" w:date="2020-12-20T14:23:00Z">
                                <w:rPr>
                                  <w:rFonts w:ascii="Cambria Math" w:hAnsi="Cambria Math"/>
                                </w:rPr>
                                <m:t xml:space="preserve">[1, </m:t>
                              </w:del>
                            </m:r>
                            <m:sSubSup>
                              <m:sSubSupPr>
                                <m:ctrlPr>
                                  <w:del w:id="1224" w:author="Ganchao Wei" w:date="2020-12-20T14:23:00Z">
                                    <w:rPr>
                                      <w:rFonts w:ascii="Cambria Math" w:hAnsi="Cambria Math"/>
                                      <w:i/>
                                    </w:rPr>
                                  </w:del>
                                </m:ctrlPr>
                              </m:sSubSupPr>
                              <m:e>
                                <m:r>
                                  <w:del w:id="1225" w:author="Ganchao Wei" w:date="2020-12-20T14:23:00Z">
                                    <w:rPr>
                                      <w:rFonts w:ascii="Cambria Math" w:hAnsi="Cambria Math"/>
                                    </w:rPr>
                                    <m:t>w</m:t>
                                  </w:del>
                                </m:r>
                              </m:e>
                              <m:sub>
                                <m:r>
                                  <w:del w:id="1226" w:author="Ganchao Wei" w:date="2020-12-20T14:23:00Z">
                                    <w:rPr>
                                      <w:rFonts w:ascii="Cambria Math" w:hAnsi="Cambria Math"/>
                                    </w:rPr>
                                    <m:t>S,k</m:t>
                                  </w:del>
                                </m:r>
                              </m:sub>
                              <m:sup>
                                <m:r>
                                  <w:del w:id="1227" w:author="Ganchao Wei" w:date="2020-12-20T14:23:00Z">
                                    <w:rPr>
                                      <w:rFonts w:ascii="Cambria Math" w:hAnsi="Cambria Math"/>
                                    </w:rPr>
                                    <m:t>(1)</m:t>
                                  </w:del>
                                </m:r>
                              </m:sup>
                            </m:sSubSup>
                            <m:sSubSup>
                              <m:sSubSupPr>
                                <m:ctrlPr>
                                  <w:del w:id="1228" w:author="Ganchao Wei" w:date="2020-12-20T14:23:00Z">
                                    <w:rPr>
                                      <w:rFonts w:ascii="Cambria Math" w:hAnsi="Cambria Math"/>
                                      <w:i/>
                                    </w:rPr>
                                  </w:del>
                                </m:ctrlPr>
                              </m:sSubSupPr>
                              <m:e>
                                <m:r>
                                  <w:del w:id="1229" w:author="Ganchao Wei" w:date="2020-12-20T14:23:00Z">
                                    <w:rPr>
                                      <w:rFonts w:ascii="Cambria Math" w:hAnsi="Cambria Math"/>
                                    </w:rPr>
                                    <m:t>x</m:t>
                                  </w:del>
                                </m:r>
                              </m:e>
                              <m:sub>
                                <m:r>
                                  <w:del w:id="1230" w:author="Ganchao Wei" w:date="2020-12-20T14:23:00Z">
                                    <w:rPr>
                                      <w:rFonts w:ascii="Cambria Math" w:hAnsi="Cambria Math"/>
                                    </w:rPr>
                                    <m:t>k</m:t>
                                  </w:del>
                                </m:r>
                              </m:sub>
                              <m:sup>
                                <m:r>
                                  <w:del w:id="1231" w:author="Ganchao Wei" w:date="2020-12-20T14:23:00Z">
                                    <w:rPr>
                                      <w:rFonts w:ascii="Cambria Math" w:hAnsi="Cambria Math"/>
                                    </w:rPr>
                                    <m:t>(1)</m:t>
                                  </w:del>
                                </m:r>
                              </m:sup>
                            </m:sSubSup>
                            <m:r>
                              <w:del w:id="1232" w:author="Ganchao Wei" w:date="2020-12-20T14:23:00Z">
                                <w:rPr>
                                  <w:rFonts w:ascii="Cambria Math" w:hAnsi="Cambria Math"/>
                                </w:rPr>
                                <m:t>,…,</m:t>
                              </w:del>
                            </m:r>
                            <m:sSubSup>
                              <m:sSubSupPr>
                                <m:ctrlPr>
                                  <w:del w:id="1233" w:author="Ganchao Wei" w:date="2020-12-20T14:23:00Z">
                                    <w:rPr>
                                      <w:rFonts w:ascii="Cambria Math" w:hAnsi="Cambria Math"/>
                                      <w:i/>
                                    </w:rPr>
                                  </w:del>
                                </m:ctrlPr>
                              </m:sSubSupPr>
                              <m:e>
                                <m:r>
                                  <w:del w:id="1234" w:author="Ganchao Wei" w:date="2020-12-20T14:23:00Z">
                                    <w:rPr>
                                      <w:rFonts w:ascii="Cambria Math" w:hAnsi="Cambria Math"/>
                                    </w:rPr>
                                    <m:t>w</m:t>
                                  </w:del>
                                </m:r>
                              </m:e>
                              <m:sub>
                                <m:r>
                                  <w:del w:id="1235" w:author="Ganchao Wei" w:date="2020-12-20T14:23:00Z">
                                    <w:rPr>
                                      <w:rFonts w:ascii="Cambria Math" w:hAnsi="Cambria Math"/>
                                    </w:rPr>
                                    <m:t>S,k</m:t>
                                  </w:del>
                                </m:r>
                              </m:sub>
                              <m:sup>
                                <m:r>
                                  <w:del w:id="1236" w:author="Ganchao Wei" w:date="2020-12-20T14:23:00Z">
                                    <w:rPr>
                                      <w:rFonts w:ascii="Cambria Math" w:hAnsi="Cambria Math"/>
                                    </w:rPr>
                                    <m:t>(C)</m:t>
                                  </w:del>
                                </m:r>
                              </m:sup>
                            </m:sSubSup>
                            <m:sSubSup>
                              <m:sSubSupPr>
                                <m:ctrlPr>
                                  <w:del w:id="1237" w:author="Ganchao Wei" w:date="2020-12-20T14:23:00Z">
                                    <w:rPr>
                                      <w:rFonts w:ascii="Cambria Math" w:hAnsi="Cambria Math"/>
                                      <w:i/>
                                    </w:rPr>
                                  </w:del>
                                </m:ctrlPr>
                              </m:sSubSupPr>
                              <m:e>
                                <m:r>
                                  <w:del w:id="1238" w:author="Ganchao Wei" w:date="2020-12-20T14:23:00Z">
                                    <w:rPr>
                                      <w:rFonts w:ascii="Cambria Math" w:hAnsi="Cambria Math"/>
                                    </w:rPr>
                                    <m:t>x</m:t>
                                  </w:del>
                                </m:r>
                              </m:e>
                              <m:sub>
                                <m:r>
                                  <w:del w:id="1239" w:author="Ganchao Wei" w:date="2020-12-20T14:23:00Z">
                                    <w:rPr>
                                      <w:rFonts w:ascii="Cambria Math" w:hAnsi="Cambria Math"/>
                                    </w:rPr>
                                    <m:t>k</m:t>
                                  </w:del>
                                </m:r>
                              </m:sub>
                              <m:sup>
                                <m:r>
                                  <w:del w:id="1240" w:author="Ganchao Wei" w:date="2020-12-20T14:23:00Z">
                                    <w:rPr>
                                      <w:rFonts w:ascii="Cambria Math" w:hAnsi="Cambria Math"/>
                                    </w:rPr>
                                    <m:t>(C)</m:t>
                                  </w:del>
                                </m:r>
                              </m:sup>
                            </m:sSubSup>
                            <m:r>
                              <w:del w:id="1241" w:author="Ganchao Wei" w:date="2020-12-20T14:23:00Z">
                                <w:rPr>
                                  <w:rFonts w:ascii="Cambria Math" w:hAnsi="Cambria Math"/>
                                </w:rPr>
                                <m:t>]</m:t>
                              </w:del>
                            </m:r>
                          </m:e>
                          <m:sup>
                            <m:r>
                              <w:del w:id="1242" w:author="Ganchao Wei" w:date="2020-12-20T14:23:00Z">
                                <w:rPr>
                                  <w:rFonts w:ascii="Cambria Math" w:hAnsi="Cambria Math"/>
                                </w:rPr>
                                <m:t>T</m:t>
                              </w:del>
                            </m:r>
                          </m:sup>
                        </m:sSup>
                      </m:oMath>
                      <w:moveFrom w:id="1243" w:author="Ganchao Wei" w:date="2020-12-20T14:23:00Z">
                        <w:del w:id="1244" w:author="Ganchao Wei" w:date="2020-12-20T14:23:00Z">
                          <w:r w:rsidR="00C660DA" w:rsidDel="00B42627">
                            <w:delText xml:space="preserve"> in adaptive smoothing and expanding parameter dimension for STP estimation, the model can be fitted by the same techniques.</w:delText>
                          </w:r>
                        </w:del>
                      </w:moveFrom>
                      <w:bookmarkStart w:id="1245" w:name="_Hlk54891174"/>
                      <w:moveFromRangeEnd w:id="1103"/>
                    </w:moveFrom>
                  </w:moveFrom>
                </w:moveFrom>
              </w:moveFrom>
            </w:moveFrom>
          </w:moveFrom>
        </w:moveFrom>
      </w:moveFrom>
    </w:p>
    <w:p w14:paraId="04DCFE59" w14:textId="1E662372" w:rsidR="007F6486" w:rsidDel="00A47F08" w:rsidRDefault="007F6486" w:rsidP="00C660DA">
      <w:pPr>
        <w:jc w:val="both"/>
        <w:rPr>
          <w:del w:id="1246" w:author="Stevenson, Ian" w:date="2021-01-05T11:04:00Z"/>
        </w:rPr>
      </w:pPr>
      <w:del w:id="1247" w:author="Stevenson, Ian" w:date="2021-01-05T11:04:00Z">
        <w:r w:rsidDel="00A47F08">
          <w:delText>Modeling a network of connected neurons… could also benefit from modeling a state-space</w:delText>
        </w:r>
      </w:del>
      <w:ins w:id="1248" w:author="Ian Stevenson" w:date="2020-12-29T13:24:00Z">
        <w:del w:id="1249" w:author="Stevenson, Ian" w:date="2021-01-05T11:04:00Z">
          <w:r w:rsidR="00F67F93" w:rsidDel="00A47F08">
            <w:delText xml:space="preserve"> </w:delText>
          </w:r>
        </w:del>
      </w:ins>
      <w:ins w:id="1250" w:author="Ganchao Wei" w:date="2020-12-20T15:19:00Z">
        <w:del w:id="1251" w:author="Stevenson, Ian" w:date="2021-01-05T11:04:00Z">
          <w:r w:rsidR="003E3821" w:rsidDel="00A47F08">
            <w:fldChar w:fldCharType="begin" w:fldLock="1"/>
          </w:r>
        </w:del>
      </w:ins>
      <w:del w:id="1252" w:author="Stevenson, Ian" w:date="2021-01-05T11:04:00Z">
        <w:r w:rsidR="00134F28" w:rsidDel="00A47F08">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A47F08">
          <w:fldChar w:fldCharType="separate"/>
        </w:r>
        <w:r w:rsidR="003E3821" w:rsidRPr="003E3821" w:rsidDel="00A47F08">
          <w:rPr>
            <w:noProof/>
          </w:rPr>
          <w:delText>(Paninski et al., 2010; Smith &amp; Brown, 2003)</w:delText>
        </w:r>
      </w:del>
      <w:ins w:id="1253" w:author="Ganchao Wei" w:date="2020-12-20T15:19:00Z">
        <w:del w:id="1254" w:author="Stevenson, Ian" w:date="2021-01-05T11:04:00Z">
          <w:r w:rsidR="003E3821" w:rsidDel="00A47F08">
            <w:fldChar w:fldCharType="end"/>
          </w:r>
        </w:del>
      </w:ins>
      <w:del w:id="1255" w:author="Stevenson, Ian" w:date="2021-01-05T11:04:00Z">
        <w:r w:rsidDel="00A47F08">
          <w:delText>.</w:delText>
        </w:r>
      </w:del>
      <w:ins w:id="1256" w:author="Ganchao Wei" w:date="2020-12-20T14:22:00Z">
        <w:del w:id="1257" w:author="Stevenson, Ian" w:date="2021-01-05T11:04:00Z">
          <w:r w:rsidR="00B42627" w:rsidDel="00A47F08">
            <w:delText xml:space="preserve"> Specifically, </w:delText>
          </w:r>
        </w:del>
      </w:ins>
      <w:ins w:id="1258" w:author="Ganchao Wei" w:date="2020-12-20T14:23:00Z">
        <w:del w:id="1259" w:author="Stevenson, Ian" w:date="2021-01-05T11:04:00Z">
          <w:r w:rsidR="00B42627" w:rsidDel="00A47F08">
            <w:delText>assume</w:delText>
          </w:r>
        </w:del>
      </w:ins>
      <w:ins w:id="1260" w:author="Ganchao Wei" w:date="2020-12-20T14:24:00Z">
        <w:del w:id="1261" w:author="Stevenson, Ian" w:date="2021-01-05T11:04:00Z">
          <w:r w:rsidR="00B42627" w:rsidDel="00A47F08">
            <w:delText xml:space="preserve"> there are</w:delText>
          </w:r>
        </w:del>
      </w:ins>
      <w:ins w:id="1262" w:author="Ganchao Wei" w:date="2020-12-20T14:23:00Z">
        <w:del w:id="1263" w:author="Stevenson, Ian" w:date="2021-01-05T11:04:00Z">
          <w:r w:rsidR="00B42627" w:rsidDel="00A47F08">
            <w:delText xml:space="preserve"> </w:delText>
          </w:r>
        </w:del>
      </w:ins>
      <w:moveToRangeStart w:id="1264" w:author="Ganchao Wei" w:date="2020-12-20T14:23:00Z" w:name="move59366621"/>
      <m:oMath>
        <m:r>
          <w:del w:id="1265" w:author="Stevenson, Ian" w:date="2021-01-05T11:04:00Z">
            <w:rPr>
              <w:rFonts w:ascii="Cambria Math" w:hAnsi="Cambria Math"/>
            </w:rPr>
            <m:t>C</m:t>
          </w:del>
        </m:r>
      </m:oMath>
      <w:moveTo w:id="1266" w:author="Ganchao Wei" w:date="2020-12-20T14:23:00Z">
        <w:del w:id="1267" w:author="Stevenson, Ian" w:date="2021-01-05T11:04:00Z">
          <w:r w:rsidR="00B42627" w:rsidDel="00A47F08">
            <w:delText xml:space="preserve"> presynaptic neurons, denote the synaptic plasticity and synaptic connection between the </w:delText>
          </w:r>
        </w:del>
        <m:oMath>
          <m:sSup>
            <m:sSupPr>
              <m:ctrlPr>
                <w:del w:id="1268" w:author="Stevenson, Ian" w:date="2021-01-05T11:04:00Z">
                  <w:rPr>
                    <w:rFonts w:ascii="Cambria Math" w:hAnsi="Cambria Math"/>
                    <w:i/>
                  </w:rPr>
                </w:del>
              </m:ctrlPr>
            </m:sSupPr>
            <m:e>
              <m:r>
                <w:del w:id="1269" w:author="Stevenson, Ian" w:date="2021-01-05T11:04:00Z">
                  <w:rPr>
                    <w:rFonts w:ascii="Cambria Math" w:hAnsi="Cambria Math"/>
                  </w:rPr>
                  <m:t>j</m:t>
                </w:del>
              </m:r>
            </m:e>
            <m:sup>
              <m:r>
                <w:del w:id="1270" w:author="Stevenson, Ian" w:date="2021-01-05T11:04:00Z">
                  <w:rPr>
                    <w:rFonts w:ascii="Cambria Math" w:hAnsi="Cambria Math"/>
                  </w:rPr>
                  <m:t>th</m:t>
                </w:del>
              </m:r>
            </m:sup>
          </m:sSup>
        </m:oMath>
        <w:moveTo w:id="1271" w:author="Ganchao Wei" w:date="2020-12-20T14:23:00Z">
          <w:del w:id="1272" w:author="Stevenson, Ian" w:date="2021-01-05T11:04:00Z">
            <w:r w:rsidR="00B42627" w:rsidDel="00A47F08">
              <w:delText xml:space="preserve"> pre- and post-synaptic neurons at </w:delText>
            </w:r>
          </w:del>
          <m:oMath>
            <m:sSub>
              <m:sSubPr>
                <m:ctrlPr>
                  <w:del w:id="1273" w:author="Stevenson, Ian" w:date="2021-01-05T11:04:00Z">
                    <w:rPr>
                      <w:rFonts w:ascii="Cambria Math" w:hAnsi="Cambria Math"/>
                      <w:i/>
                    </w:rPr>
                  </w:del>
                </m:ctrlPr>
              </m:sSubPr>
              <m:e>
                <m:r>
                  <w:del w:id="1274" w:author="Stevenson, Ian" w:date="2021-01-05T11:04:00Z">
                    <w:rPr>
                      <w:rFonts w:ascii="Cambria Math" w:hAnsi="Cambria Math"/>
                    </w:rPr>
                    <m:t>t</m:t>
                  </w:del>
                </m:r>
              </m:e>
              <m:sub>
                <m:r>
                  <w:del w:id="1275" w:author="Stevenson, Ian" w:date="2021-01-05T11:04:00Z">
                    <w:rPr>
                      <w:rFonts w:ascii="Cambria Math" w:hAnsi="Cambria Math"/>
                    </w:rPr>
                    <m:t>k</m:t>
                  </w:del>
                </m:r>
              </m:sub>
            </m:sSub>
          </m:oMath>
          <w:moveTo w:id="1276" w:author="Ganchao Wei" w:date="2020-12-20T14:23:00Z">
            <w:del w:id="1277" w:author="Stevenson, Ian" w:date="2021-01-05T11:04:00Z">
              <w:r w:rsidR="00B42627" w:rsidDel="00A47F08">
                <w:delText xml:space="preserve"> as </w:delText>
              </w:r>
            </w:del>
            <m:oMath>
              <m:sSubSup>
                <m:sSubSupPr>
                  <m:ctrlPr>
                    <w:del w:id="1278" w:author="Stevenson, Ian" w:date="2021-01-05T11:04:00Z">
                      <w:rPr>
                        <w:rFonts w:ascii="Cambria Math" w:hAnsi="Cambria Math"/>
                        <w:i/>
                      </w:rPr>
                    </w:del>
                  </m:ctrlPr>
                </m:sSubSupPr>
                <m:e>
                  <m:r>
                    <w:del w:id="1279" w:author="Stevenson, Ian" w:date="2021-01-05T11:04:00Z">
                      <w:rPr>
                        <w:rFonts w:ascii="Cambria Math" w:hAnsi="Cambria Math"/>
                      </w:rPr>
                      <m:t>w</m:t>
                    </w:del>
                  </m:r>
                </m:e>
                <m:sub>
                  <m:r>
                    <w:del w:id="1280" w:author="Stevenson, Ian" w:date="2021-01-05T11:04:00Z">
                      <w:rPr>
                        <w:rFonts w:ascii="Cambria Math" w:hAnsi="Cambria Math"/>
                      </w:rPr>
                      <m:t>k</m:t>
                    </w:del>
                  </m:r>
                </m:sub>
                <m:sup>
                  <m:r>
                    <w:del w:id="1281" w:author="Stevenson, Ian" w:date="2021-01-05T11:04:00Z">
                      <w:rPr>
                        <w:rFonts w:ascii="Cambria Math" w:hAnsi="Cambria Math"/>
                      </w:rPr>
                      <m:t>(j)</m:t>
                    </w:del>
                  </m:r>
                </m:sup>
              </m:sSubSup>
            </m:oMath>
            <w:moveTo w:id="1282" w:author="Ganchao Wei" w:date="2020-12-20T14:23:00Z">
              <w:del w:id="1283" w:author="Stevenson, Ian" w:date="2021-01-05T11:04:00Z">
                <w:r w:rsidR="00B42627" w:rsidDel="00A47F08">
                  <w:delText xml:space="preserve"> and </w:delText>
                </w:r>
              </w:del>
              <m:oMath>
                <m:sSubSup>
                  <m:sSubSupPr>
                    <m:ctrlPr>
                      <w:del w:id="1284" w:author="Stevenson, Ian" w:date="2021-01-05T11:04:00Z">
                        <w:rPr>
                          <w:rFonts w:ascii="Cambria Math" w:hAnsi="Cambria Math"/>
                          <w:i/>
                        </w:rPr>
                      </w:del>
                    </m:ctrlPr>
                  </m:sSubSupPr>
                  <m:e>
                    <m:r>
                      <w:del w:id="1285" w:author="Stevenson, Ian" w:date="2021-01-05T11:04:00Z">
                        <w:rPr>
                          <w:rFonts w:ascii="Cambria Math" w:hAnsi="Cambria Math"/>
                        </w:rPr>
                        <m:t>x</m:t>
                      </w:del>
                    </m:r>
                  </m:e>
                  <m:sub>
                    <m:r>
                      <w:del w:id="1286" w:author="Stevenson, Ian" w:date="2021-01-05T11:04:00Z">
                        <w:rPr>
                          <w:rFonts w:ascii="Cambria Math" w:hAnsi="Cambria Math"/>
                        </w:rPr>
                        <m:t>k</m:t>
                      </w:del>
                    </m:r>
                  </m:sub>
                  <m:sup>
                    <m:r>
                      <w:del w:id="1287" w:author="Stevenson, Ian" w:date="2021-01-05T11:04:00Z">
                        <w:rPr>
                          <w:rFonts w:ascii="Cambria Math" w:hAnsi="Cambria Math"/>
                        </w:rPr>
                        <m:t>(j)</m:t>
                      </w:del>
                    </m:r>
                  </m:sup>
                </m:sSubSup>
              </m:oMath>
              <w:moveTo w:id="1288" w:author="Ganchao Wei" w:date="2020-12-20T14:23:00Z">
                <w:del w:id="1289" w:author="Stevenson, Ian" w:date="2021-01-05T11:04:00Z">
                  <w:r w:rsidR="00B42627" w:rsidDel="00A47F08">
                    <w:delText xml:space="preserve">. The synaptic plasticity can be further divided as LTP and STP, i.e. </w:delText>
                  </w:r>
                </w:del>
                <m:oMath>
                  <m:sSubSup>
                    <m:sSubSupPr>
                      <m:ctrlPr>
                        <w:del w:id="1290" w:author="Stevenson, Ian" w:date="2021-01-05T11:04:00Z">
                          <w:rPr>
                            <w:rFonts w:ascii="Cambria Math" w:hAnsi="Cambria Math"/>
                            <w:i/>
                          </w:rPr>
                        </w:del>
                      </m:ctrlPr>
                    </m:sSubSupPr>
                    <m:e>
                      <m:r>
                        <w:del w:id="1291" w:author="Stevenson, Ian" w:date="2021-01-05T11:04:00Z">
                          <w:rPr>
                            <w:rFonts w:ascii="Cambria Math" w:hAnsi="Cambria Math"/>
                          </w:rPr>
                          <m:t>w</m:t>
                        </w:del>
                      </m:r>
                    </m:e>
                    <m:sub>
                      <m:r>
                        <w:del w:id="1292" w:author="Stevenson, Ian" w:date="2021-01-05T11:04:00Z">
                          <w:rPr>
                            <w:rFonts w:ascii="Cambria Math" w:hAnsi="Cambria Math"/>
                          </w:rPr>
                          <m:t>k</m:t>
                        </w:del>
                      </m:r>
                    </m:sub>
                    <m:sup>
                      <m:r>
                        <w:del w:id="1293" w:author="Stevenson, Ian" w:date="2021-01-05T11:04:00Z">
                          <w:rPr>
                            <w:rFonts w:ascii="Cambria Math" w:hAnsi="Cambria Math"/>
                          </w:rPr>
                          <m:t>(j)</m:t>
                        </w:del>
                      </m:r>
                    </m:sup>
                  </m:sSubSup>
                  <m:r>
                    <w:del w:id="1294" w:author="Stevenson, Ian" w:date="2021-01-05T11:04:00Z">
                      <w:rPr>
                        <w:rFonts w:ascii="Cambria Math" w:hAnsi="Cambria Math"/>
                      </w:rPr>
                      <m:t>=</m:t>
                    </w:del>
                  </m:r>
                  <m:sSubSup>
                    <m:sSubSupPr>
                      <m:ctrlPr>
                        <w:del w:id="1295" w:author="Stevenson, Ian" w:date="2021-01-05T11:04:00Z">
                          <w:rPr>
                            <w:rFonts w:ascii="Cambria Math" w:hAnsi="Cambria Math"/>
                            <w:i/>
                          </w:rPr>
                        </w:del>
                      </m:ctrlPr>
                    </m:sSubSupPr>
                    <m:e>
                      <m:r>
                        <w:del w:id="1296" w:author="Stevenson, Ian" w:date="2021-01-05T11:04:00Z">
                          <w:rPr>
                            <w:rFonts w:ascii="Cambria Math" w:hAnsi="Cambria Math"/>
                          </w:rPr>
                          <m:t>w</m:t>
                        </w:del>
                      </m:r>
                    </m:e>
                    <m:sub>
                      <m:r>
                        <w:del w:id="1297" w:author="Stevenson, Ian" w:date="2021-01-05T11:04:00Z">
                          <w:rPr>
                            <w:rFonts w:ascii="Cambria Math" w:hAnsi="Cambria Math"/>
                          </w:rPr>
                          <m:t>L,k</m:t>
                        </w:del>
                      </m:r>
                    </m:sub>
                    <m:sup>
                      <m:r>
                        <w:del w:id="1298" w:author="Stevenson, Ian" w:date="2021-01-05T11:04:00Z">
                          <w:rPr>
                            <w:rFonts w:ascii="Cambria Math" w:hAnsi="Cambria Math"/>
                          </w:rPr>
                          <m:t>(j)</m:t>
                        </w:del>
                      </m:r>
                    </m:sup>
                  </m:sSubSup>
                  <m:sSubSup>
                    <m:sSubSupPr>
                      <m:ctrlPr>
                        <w:del w:id="1299" w:author="Stevenson, Ian" w:date="2021-01-05T11:04:00Z">
                          <w:rPr>
                            <w:rFonts w:ascii="Cambria Math" w:hAnsi="Cambria Math"/>
                            <w:i/>
                          </w:rPr>
                        </w:del>
                      </m:ctrlPr>
                    </m:sSubSupPr>
                    <m:e>
                      <m:r>
                        <w:del w:id="1300" w:author="Stevenson, Ian" w:date="2021-01-05T11:04:00Z">
                          <w:rPr>
                            <w:rFonts w:ascii="Cambria Math" w:hAnsi="Cambria Math"/>
                          </w:rPr>
                          <m:t>w</m:t>
                        </w:del>
                      </m:r>
                    </m:e>
                    <m:sub>
                      <m:r>
                        <w:del w:id="1301" w:author="Stevenson, Ian" w:date="2021-01-05T11:04:00Z">
                          <w:rPr>
                            <w:rFonts w:ascii="Cambria Math" w:hAnsi="Cambria Math"/>
                          </w:rPr>
                          <m:t>S,k</m:t>
                        </w:del>
                      </m:r>
                    </m:sub>
                    <m:sup>
                      <m:r>
                        <w:del w:id="1302" w:author="Stevenson, Ian" w:date="2021-01-05T11:04:00Z">
                          <w:rPr>
                            <w:rFonts w:ascii="Cambria Math" w:hAnsi="Cambria Math"/>
                          </w:rPr>
                          <m:t>(j)</m:t>
                        </w:del>
                      </m:r>
                    </m:sup>
                  </m:sSubSup>
                </m:oMath>
                <w:moveTo w:id="1303" w:author="Ganchao Wei" w:date="2020-12-20T14:23:00Z">
                  <w:del w:id="1304" w:author="Stevenson, Ian" w:date="2021-01-05T11:04:00Z">
                    <w:r w:rsidR="00B42627" w:rsidDel="00A47F08">
                      <w:delText xml:space="preserve">. Therefore, we can write the conditional intensity as </w:delText>
                    </w:r>
                  </w:del>
                  <m:oMath>
                    <m:sSub>
                      <m:sSubPr>
                        <m:ctrlPr>
                          <w:del w:id="1305" w:author="Stevenson, Ian" w:date="2021-01-05T11:04:00Z">
                            <w:rPr>
                              <w:rFonts w:ascii="Cambria Math" w:hAnsi="Cambria Math"/>
                              <w:i/>
                            </w:rPr>
                          </w:del>
                        </m:ctrlPr>
                      </m:sSubPr>
                      <m:e>
                        <m:r>
                          <w:del w:id="1306" w:author="Stevenson, Ian" w:date="2021-01-05T11:04:00Z">
                            <w:rPr>
                              <w:rFonts w:ascii="Cambria Math" w:hAnsi="Cambria Math"/>
                            </w:rPr>
                            <m:t>λ</m:t>
                          </w:del>
                        </m:r>
                      </m:e>
                      <m:sub>
                        <m:r>
                          <w:del w:id="1307" w:author="Stevenson, Ian" w:date="2021-01-05T11:04:00Z">
                            <w:rPr>
                              <w:rFonts w:ascii="Cambria Math" w:hAnsi="Cambria Math"/>
                            </w:rPr>
                            <m:t>k</m:t>
                          </w:del>
                        </m:r>
                      </m:sub>
                    </m:sSub>
                    <m:r>
                      <w:del w:id="1308" w:author="Stevenson, Ian" w:date="2021-01-05T11:04:00Z">
                        <w:rPr>
                          <w:rFonts w:ascii="Cambria Math" w:hAnsi="Cambria Math"/>
                        </w:rPr>
                        <m:t>=</m:t>
                      </w:del>
                    </m:r>
                    <m:func>
                      <m:funcPr>
                        <m:ctrlPr>
                          <w:del w:id="1309" w:author="Stevenson, Ian" w:date="2021-01-05T11:04:00Z">
                            <w:rPr>
                              <w:rFonts w:ascii="Cambria Math" w:hAnsi="Cambria Math"/>
                            </w:rPr>
                          </w:del>
                        </m:ctrlPr>
                      </m:funcPr>
                      <m:fName>
                        <m:r>
                          <w:del w:id="1310" w:author="Stevenson, Ian" w:date="2021-01-05T11:04:00Z">
                            <m:rPr>
                              <m:sty m:val="p"/>
                            </m:rPr>
                            <w:rPr>
                              <w:rFonts w:ascii="Cambria Math" w:hAnsi="Cambria Math"/>
                            </w:rPr>
                            <m:t>exp</m:t>
                          </w:del>
                        </m:r>
                      </m:fName>
                      <m:e>
                        <m:d>
                          <m:dPr>
                            <m:ctrlPr>
                              <w:del w:id="1311" w:author="Stevenson, Ian" w:date="2021-01-05T11:04:00Z">
                                <w:rPr>
                                  <w:rFonts w:ascii="Cambria Math" w:hAnsi="Cambria Math"/>
                                  <w:i/>
                                </w:rPr>
                              </w:del>
                            </m:ctrlPr>
                          </m:dPr>
                          <m:e>
                            <m:sSub>
                              <m:sSubPr>
                                <m:ctrlPr>
                                  <w:del w:id="1312" w:author="Stevenson, Ian" w:date="2021-01-05T11:04:00Z">
                                    <w:rPr>
                                      <w:rFonts w:ascii="Cambria Math" w:hAnsi="Cambria Math"/>
                                      <w:i/>
                                    </w:rPr>
                                  </w:del>
                                </m:ctrlPr>
                              </m:sSubPr>
                              <m:e>
                                <m:r>
                                  <w:del w:id="1313" w:author="Stevenson, Ian" w:date="2021-01-05T11:04:00Z">
                                    <w:rPr>
                                      <w:rFonts w:ascii="Cambria Math" w:hAnsi="Cambria Math"/>
                                    </w:rPr>
                                    <m:t>β</m:t>
                                  </w:del>
                                </m:r>
                              </m:e>
                              <m:sub>
                                <m:r>
                                  <w:del w:id="1314" w:author="Stevenson, Ian" w:date="2021-01-05T11:04:00Z">
                                    <w:rPr>
                                      <w:rFonts w:ascii="Cambria Math" w:hAnsi="Cambria Math"/>
                                    </w:rPr>
                                    <m:t>0,k</m:t>
                                  </w:del>
                                </m:r>
                              </m:sub>
                            </m:sSub>
                            <m:r>
                              <w:del w:id="1315" w:author="Stevenson, Ian" w:date="2021-01-05T11:04:00Z">
                                <w:rPr>
                                  <w:rFonts w:ascii="Cambria Math" w:hAnsi="Cambria Math"/>
                                </w:rPr>
                                <m:t>+</m:t>
                              </w:del>
                            </m:r>
                            <m:nary>
                              <m:naryPr>
                                <m:chr m:val="∑"/>
                                <m:limLoc m:val="undOvr"/>
                                <m:ctrlPr>
                                  <w:del w:id="1316" w:author="Stevenson, Ian" w:date="2021-01-05T11:04:00Z">
                                    <w:rPr>
                                      <w:rFonts w:ascii="Cambria Math" w:hAnsi="Cambria Math"/>
                                      <w:i/>
                                    </w:rPr>
                                  </w:del>
                                </m:ctrlPr>
                              </m:naryPr>
                              <m:sub>
                                <m:r>
                                  <w:del w:id="1317" w:author="Stevenson, Ian" w:date="2021-01-05T11:04:00Z">
                                    <w:rPr>
                                      <w:rFonts w:ascii="Cambria Math" w:hAnsi="Cambria Math"/>
                                    </w:rPr>
                                    <m:t>j=1</m:t>
                                  </w:del>
                                </m:r>
                              </m:sub>
                              <m:sup>
                                <m:r>
                                  <w:del w:id="1318" w:author="Stevenson, Ian" w:date="2021-01-05T11:04:00Z">
                                    <w:rPr>
                                      <w:rFonts w:ascii="Cambria Math" w:hAnsi="Cambria Math"/>
                                    </w:rPr>
                                    <m:t>C</m:t>
                                  </w:del>
                                </m:r>
                              </m:sup>
                              <m:e>
                                <m:sSubSup>
                                  <m:sSubSupPr>
                                    <m:ctrlPr>
                                      <w:del w:id="1319" w:author="Stevenson, Ian" w:date="2021-01-05T11:04:00Z">
                                        <w:rPr>
                                          <w:rFonts w:ascii="Cambria Math" w:hAnsi="Cambria Math"/>
                                          <w:i/>
                                        </w:rPr>
                                      </w:del>
                                    </m:ctrlPr>
                                  </m:sSubSupPr>
                                  <m:e>
                                    <m:r>
                                      <w:del w:id="1320" w:author="Stevenson, Ian" w:date="2021-01-05T11:04:00Z">
                                        <w:rPr>
                                          <w:rFonts w:ascii="Cambria Math" w:hAnsi="Cambria Math"/>
                                        </w:rPr>
                                        <m:t>w</m:t>
                                      </w:del>
                                    </m:r>
                                  </m:e>
                                  <m:sub>
                                    <m:r>
                                      <w:del w:id="1321" w:author="Stevenson, Ian" w:date="2021-01-05T11:04:00Z">
                                        <w:rPr>
                                          <w:rFonts w:ascii="Cambria Math" w:hAnsi="Cambria Math"/>
                                        </w:rPr>
                                        <m:t>k</m:t>
                                      </w:del>
                                    </m:r>
                                  </m:sub>
                                  <m:sup>
                                    <m:r>
                                      <w:del w:id="1322" w:author="Stevenson, Ian" w:date="2021-01-05T11:04:00Z">
                                        <w:rPr>
                                          <w:rFonts w:ascii="Cambria Math" w:hAnsi="Cambria Math"/>
                                        </w:rPr>
                                        <m:t>(j)</m:t>
                                      </w:del>
                                    </m:r>
                                  </m:sup>
                                </m:sSubSup>
                                <m:r>
                                  <w:del w:id="1323" w:author="Stevenson, Ian" w:date="2021-01-05T11:04:00Z">
                                    <w:rPr>
                                      <w:rFonts w:ascii="Cambria Math" w:hAnsi="Cambria Math"/>
                                    </w:rPr>
                                    <m:t>⋅</m:t>
                                  </w:del>
                                </m:r>
                                <m:sSubSup>
                                  <m:sSubSupPr>
                                    <m:ctrlPr>
                                      <w:del w:id="1324" w:author="Stevenson, Ian" w:date="2021-01-05T11:04:00Z">
                                        <w:rPr>
                                          <w:rFonts w:ascii="Cambria Math" w:hAnsi="Cambria Math"/>
                                          <w:i/>
                                        </w:rPr>
                                      </w:del>
                                    </m:ctrlPr>
                                  </m:sSubSupPr>
                                  <m:e>
                                    <m:r>
                                      <w:del w:id="1325" w:author="Stevenson, Ian" w:date="2021-01-05T11:04:00Z">
                                        <w:rPr>
                                          <w:rFonts w:ascii="Cambria Math" w:hAnsi="Cambria Math"/>
                                        </w:rPr>
                                        <m:t>x</m:t>
                                      </w:del>
                                    </m:r>
                                  </m:e>
                                  <m:sub>
                                    <m:r>
                                      <w:del w:id="1326" w:author="Stevenson, Ian" w:date="2021-01-05T11:04:00Z">
                                        <w:rPr>
                                          <w:rFonts w:ascii="Cambria Math" w:hAnsi="Cambria Math"/>
                                        </w:rPr>
                                        <m:t>k</m:t>
                                      </w:del>
                                    </m:r>
                                  </m:sub>
                                  <m:sup>
                                    <m:r>
                                      <w:del w:id="1327" w:author="Stevenson, Ian" w:date="2021-01-05T11:04:00Z">
                                        <w:rPr>
                                          <w:rFonts w:ascii="Cambria Math" w:hAnsi="Cambria Math"/>
                                        </w:rPr>
                                        <m:t>(j)</m:t>
                                      </w:del>
                                    </m:r>
                                  </m:sup>
                                </m:sSubSup>
                              </m:e>
                            </m:nary>
                          </m:e>
                        </m:d>
                      </m:e>
                    </m:func>
                    <m:r>
                      <w:del w:id="1328" w:author="Stevenson, Ian" w:date="2021-01-05T11:04:00Z">
                        <w:rPr>
                          <w:rFonts w:ascii="Cambria Math" w:hAnsi="Cambria Math"/>
                        </w:rPr>
                        <m:t>=</m:t>
                      </w:del>
                    </m:r>
                    <m:func>
                      <m:funcPr>
                        <m:ctrlPr>
                          <w:del w:id="1329" w:author="Stevenson, Ian" w:date="2021-01-05T11:04:00Z">
                            <w:rPr>
                              <w:rFonts w:ascii="Cambria Math" w:hAnsi="Cambria Math"/>
                            </w:rPr>
                          </w:del>
                        </m:ctrlPr>
                      </m:funcPr>
                      <m:fName>
                        <m:r>
                          <w:del w:id="1330" w:author="Stevenson, Ian" w:date="2021-01-05T11:04:00Z">
                            <m:rPr>
                              <m:sty m:val="p"/>
                            </m:rPr>
                            <w:rPr>
                              <w:rFonts w:ascii="Cambria Math" w:hAnsi="Cambria Math"/>
                            </w:rPr>
                            <m:t>exp</m:t>
                          </w:del>
                        </m:r>
                      </m:fName>
                      <m:e>
                        <m:d>
                          <m:dPr>
                            <m:ctrlPr>
                              <w:del w:id="1331" w:author="Stevenson, Ian" w:date="2021-01-05T11:04:00Z">
                                <w:rPr>
                                  <w:rFonts w:ascii="Cambria Math" w:hAnsi="Cambria Math"/>
                                  <w:i/>
                                </w:rPr>
                              </w:del>
                            </m:ctrlPr>
                          </m:dPr>
                          <m:e>
                            <m:sSub>
                              <m:sSubPr>
                                <m:ctrlPr>
                                  <w:del w:id="1332" w:author="Stevenson, Ian" w:date="2021-01-05T11:04:00Z">
                                    <w:rPr>
                                      <w:rFonts w:ascii="Cambria Math" w:hAnsi="Cambria Math"/>
                                      <w:i/>
                                    </w:rPr>
                                  </w:del>
                                </m:ctrlPr>
                              </m:sSubPr>
                              <m:e>
                                <m:r>
                                  <w:del w:id="1333" w:author="Stevenson, Ian" w:date="2021-01-05T11:04:00Z">
                                    <w:rPr>
                                      <w:rFonts w:ascii="Cambria Math" w:hAnsi="Cambria Math"/>
                                    </w:rPr>
                                    <m:t>β</m:t>
                                  </w:del>
                                </m:r>
                              </m:e>
                              <m:sub>
                                <m:r>
                                  <w:del w:id="1334" w:author="Stevenson, Ian" w:date="2021-01-05T11:04:00Z">
                                    <w:rPr>
                                      <w:rFonts w:ascii="Cambria Math" w:hAnsi="Cambria Math"/>
                                    </w:rPr>
                                    <m:t>0,k</m:t>
                                  </w:del>
                                </m:r>
                              </m:sub>
                            </m:sSub>
                            <m:r>
                              <w:del w:id="1335" w:author="Stevenson, Ian" w:date="2021-01-05T11:04:00Z">
                                <w:rPr>
                                  <w:rFonts w:ascii="Cambria Math" w:hAnsi="Cambria Math"/>
                                </w:rPr>
                                <m:t>+</m:t>
                              </w:del>
                            </m:r>
                            <m:nary>
                              <m:naryPr>
                                <m:chr m:val="∑"/>
                                <m:limLoc m:val="undOvr"/>
                                <m:ctrlPr>
                                  <w:del w:id="1336" w:author="Stevenson, Ian" w:date="2021-01-05T11:04:00Z">
                                    <w:rPr>
                                      <w:rFonts w:ascii="Cambria Math" w:hAnsi="Cambria Math"/>
                                      <w:i/>
                                    </w:rPr>
                                  </w:del>
                                </m:ctrlPr>
                              </m:naryPr>
                              <m:sub>
                                <m:r>
                                  <w:del w:id="1337" w:author="Stevenson, Ian" w:date="2021-01-05T11:04:00Z">
                                    <w:rPr>
                                      <w:rFonts w:ascii="Cambria Math" w:hAnsi="Cambria Math"/>
                                    </w:rPr>
                                    <m:t>j=1</m:t>
                                  </w:del>
                                </m:r>
                              </m:sub>
                              <m:sup>
                                <m:r>
                                  <w:del w:id="1338" w:author="Stevenson, Ian" w:date="2021-01-05T11:04:00Z">
                                    <w:rPr>
                                      <w:rFonts w:ascii="Cambria Math" w:hAnsi="Cambria Math"/>
                                    </w:rPr>
                                    <m:t>C</m:t>
                                  </w:del>
                                </m:r>
                              </m:sup>
                              <m:e>
                                <m:sSubSup>
                                  <m:sSubSupPr>
                                    <m:ctrlPr>
                                      <w:del w:id="1339" w:author="Stevenson, Ian" w:date="2021-01-05T11:04:00Z">
                                        <w:rPr>
                                          <w:rFonts w:ascii="Cambria Math" w:hAnsi="Cambria Math"/>
                                          <w:i/>
                                        </w:rPr>
                                      </w:del>
                                    </m:ctrlPr>
                                  </m:sSubSupPr>
                                  <m:e>
                                    <m:r>
                                      <w:del w:id="1340" w:author="Stevenson, Ian" w:date="2021-01-05T11:04:00Z">
                                        <w:rPr>
                                          <w:rFonts w:ascii="Cambria Math" w:hAnsi="Cambria Math"/>
                                        </w:rPr>
                                        <m:t>w</m:t>
                                      </w:del>
                                    </m:r>
                                  </m:e>
                                  <m:sub>
                                    <m:r>
                                      <w:del w:id="1341" w:author="Stevenson, Ian" w:date="2021-01-05T11:04:00Z">
                                        <w:rPr>
                                          <w:rFonts w:ascii="Cambria Math" w:hAnsi="Cambria Math"/>
                                        </w:rPr>
                                        <m:t>L,k</m:t>
                                      </w:del>
                                    </m:r>
                                  </m:sub>
                                  <m:sup>
                                    <m:r>
                                      <w:del w:id="1342" w:author="Stevenson, Ian" w:date="2021-01-05T11:04:00Z">
                                        <w:rPr>
                                          <w:rFonts w:ascii="Cambria Math" w:hAnsi="Cambria Math"/>
                                        </w:rPr>
                                        <m:t>(j)</m:t>
                                      </w:del>
                                    </m:r>
                                  </m:sup>
                                </m:sSubSup>
                                <m:sSubSup>
                                  <m:sSubSupPr>
                                    <m:ctrlPr>
                                      <w:del w:id="1343" w:author="Stevenson, Ian" w:date="2021-01-05T11:04:00Z">
                                        <w:rPr>
                                          <w:rFonts w:ascii="Cambria Math" w:hAnsi="Cambria Math"/>
                                          <w:i/>
                                        </w:rPr>
                                      </w:del>
                                    </m:ctrlPr>
                                  </m:sSubSupPr>
                                  <m:e>
                                    <m:r>
                                      <w:del w:id="1344" w:author="Stevenson, Ian" w:date="2021-01-05T11:04:00Z">
                                        <w:rPr>
                                          <w:rFonts w:ascii="Cambria Math" w:hAnsi="Cambria Math"/>
                                        </w:rPr>
                                        <m:t>w</m:t>
                                      </w:del>
                                    </m:r>
                                  </m:e>
                                  <m:sub>
                                    <m:r>
                                      <w:del w:id="1345" w:author="Stevenson, Ian" w:date="2021-01-05T11:04:00Z">
                                        <w:rPr>
                                          <w:rFonts w:ascii="Cambria Math" w:hAnsi="Cambria Math"/>
                                        </w:rPr>
                                        <m:t>S,k</m:t>
                                      </w:del>
                                    </m:r>
                                  </m:sub>
                                  <m:sup>
                                    <m:r>
                                      <w:del w:id="1346" w:author="Stevenson, Ian" w:date="2021-01-05T11:04:00Z">
                                        <w:rPr>
                                          <w:rFonts w:ascii="Cambria Math" w:hAnsi="Cambria Math"/>
                                        </w:rPr>
                                        <m:t>(j)</m:t>
                                      </w:del>
                                    </m:r>
                                  </m:sup>
                                </m:sSubSup>
                                <m:r>
                                  <w:del w:id="1347" w:author="Stevenson, Ian" w:date="2021-01-05T11:04:00Z">
                                    <w:rPr>
                                      <w:rFonts w:ascii="Cambria Math" w:hAnsi="Cambria Math"/>
                                    </w:rPr>
                                    <m:t>⋅</m:t>
                                  </w:del>
                                </m:r>
                                <m:sSubSup>
                                  <m:sSubSupPr>
                                    <m:ctrlPr>
                                      <w:del w:id="1348" w:author="Stevenson, Ian" w:date="2021-01-05T11:04:00Z">
                                        <w:rPr>
                                          <w:rFonts w:ascii="Cambria Math" w:hAnsi="Cambria Math"/>
                                          <w:i/>
                                        </w:rPr>
                                      </w:del>
                                    </m:ctrlPr>
                                  </m:sSubSupPr>
                                  <m:e>
                                    <m:r>
                                      <w:del w:id="1349" w:author="Stevenson, Ian" w:date="2021-01-05T11:04:00Z">
                                        <w:rPr>
                                          <w:rFonts w:ascii="Cambria Math" w:hAnsi="Cambria Math"/>
                                        </w:rPr>
                                        <m:t>x</m:t>
                                      </w:del>
                                    </m:r>
                                  </m:e>
                                  <m:sub>
                                    <m:r>
                                      <w:del w:id="1350" w:author="Stevenson, Ian" w:date="2021-01-05T11:04:00Z">
                                        <w:rPr>
                                          <w:rFonts w:ascii="Cambria Math" w:hAnsi="Cambria Math"/>
                                        </w:rPr>
                                        <m:t>k</m:t>
                                      </w:del>
                                    </m:r>
                                  </m:sub>
                                  <m:sup>
                                    <m:r>
                                      <w:del w:id="1351" w:author="Stevenson, Ian" w:date="2021-01-05T11:04:00Z">
                                        <w:rPr>
                                          <w:rFonts w:ascii="Cambria Math" w:hAnsi="Cambria Math"/>
                                        </w:rPr>
                                        <m:t>(j)</m:t>
                                      </w:del>
                                    </m:r>
                                  </m:sup>
                                </m:sSubSup>
                              </m:e>
                            </m:nary>
                          </m:e>
                        </m:d>
                      </m:e>
                    </m:func>
                  </m:oMath>
                  <w:moveTo w:id="1352" w:author="Ganchao Wei" w:date="2020-12-20T14:23:00Z">
                    <w:del w:id="1353" w:author="Stevenson, Ian" w:date="2021-01-05T11:04:00Z">
                      <w:r w:rsidR="00B42627" w:rsidDel="00A47F08">
                        <w:delText xml:space="preserve">. By setting </w:delText>
                      </w:r>
                    </w:del>
                    <m:oMath>
                      <m:sSub>
                        <m:sSubPr>
                          <m:ctrlPr>
                            <w:del w:id="1354" w:author="Stevenson, Ian" w:date="2021-01-05T11:04:00Z">
                              <w:rPr>
                                <w:rFonts w:ascii="Cambria Math" w:hAnsi="Cambria Math"/>
                                <w:b/>
                                <w:bCs/>
                                <w:i/>
                              </w:rPr>
                            </w:del>
                          </m:ctrlPr>
                        </m:sSubPr>
                        <m:e>
                          <m:r>
                            <w:del w:id="1355" w:author="Stevenson, Ian" w:date="2021-01-05T11:04:00Z">
                              <m:rPr>
                                <m:sty m:val="bi"/>
                              </m:rPr>
                              <w:rPr>
                                <w:rFonts w:ascii="Cambria Math" w:hAnsi="Cambria Math"/>
                              </w:rPr>
                              <m:t>θ</m:t>
                            </w:del>
                          </m:r>
                        </m:e>
                        <m:sub>
                          <m:r>
                            <w:del w:id="1356" w:author="Stevenson, Ian" w:date="2021-01-05T11:04:00Z">
                              <w:rPr>
                                <w:rFonts w:ascii="Cambria Math" w:hAnsi="Cambria Math"/>
                              </w:rPr>
                              <m:t>k</m:t>
                            </w:del>
                          </m:r>
                        </m:sub>
                      </m:sSub>
                      <m:r>
                        <w:del w:id="1357" w:author="Stevenson, Ian" w:date="2021-01-05T11:04:00Z">
                          <w:rPr>
                            <w:rFonts w:ascii="Cambria Math" w:hAnsi="Cambria Math"/>
                          </w:rPr>
                          <m:t>=</m:t>
                        </w:del>
                      </m:r>
                      <m:sSup>
                        <m:sSupPr>
                          <m:ctrlPr>
                            <w:del w:id="1358" w:author="Stevenson, Ian" w:date="2021-01-05T11:04:00Z">
                              <w:rPr>
                                <w:rFonts w:ascii="Cambria Math" w:hAnsi="Cambria Math"/>
                                <w:i/>
                              </w:rPr>
                            </w:del>
                          </m:ctrlPr>
                        </m:sSupPr>
                        <m:e>
                          <m:r>
                            <w:del w:id="1359" w:author="Stevenson, Ian" w:date="2021-01-05T11:04:00Z">
                              <w:rPr>
                                <w:rFonts w:ascii="Cambria Math" w:hAnsi="Cambria Math"/>
                              </w:rPr>
                              <m:t>[</m:t>
                            </w:del>
                          </m:r>
                          <m:sSub>
                            <m:sSubPr>
                              <m:ctrlPr>
                                <w:del w:id="1360" w:author="Stevenson, Ian" w:date="2021-01-05T11:04:00Z">
                                  <w:rPr>
                                    <w:rFonts w:ascii="Cambria Math" w:hAnsi="Cambria Math"/>
                                    <w:i/>
                                  </w:rPr>
                                </w:del>
                              </m:ctrlPr>
                            </m:sSubPr>
                            <m:e>
                              <m:r>
                                <w:del w:id="1361" w:author="Stevenson, Ian" w:date="2021-01-05T11:04:00Z">
                                  <w:rPr>
                                    <w:rFonts w:ascii="Cambria Math" w:hAnsi="Cambria Math"/>
                                  </w:rPr>
                                  <m:t>β</m:t>
                                </w:del>
                              </m:r>
                            </m:e>
                            <m:sub>
                              <m:r>
                                <w:del w:id="1362" w:author="Stevenson, Ian" w:date="2021-01-05T11:04:00Z">
                                  <w:rPr>
                                    <w:rFonts w:ascii="Cambria Math" w:hAnsi="Cambria Math"/>
                                  </w:rPr>
                                  <m:t>0,k</m:t>
                                </w:del>
                              </m:r>
                            </m:sub>
                          </m:sSub>
                          <m:r>
                            <w:del w:id="1363" w:author="Stevenson, Ian" w:date="2021-01-05T11:04:00Z">
                              <w:rPr>
                                <w:rFonts w:ascii="Cambria Math" w:hAnsi="Cambria Math"/>
                              </w:rPr>
                              <m:t>,</m:t>
                            </w:del>
                          </m:r>
                          <m:sSubSup>
                            <m:sSubSupPr>
                              <m:ctrlPr>
                                <w:del w:id="1364" w:author="Stevenson, Ian" w:date="2021-01-05T11:04:00Z">
                                  <w:rPr>
                                    <w:rFonts w:ascii="Cambria Math" w:hAnsi="Cambria Math"/>
                                    <w:i/>
                                  </w:rPr>
                                </w:del>
                              </m:ctrlPr>
                            </m:sSubSupPr>
                            <m:e>
                              <m:r>
                                <w:del w:id="1365" w:author="Stevenson, Ian" w:date="2021-01-05T11:04:00Z">
                                  <w:rPr>
                                    <w:rFonts w:ascii="Cambria Math" w:hAnsi="Cambria Math"/>
                                  </w:rPr>
                                  <m:t>w</m:t>
                                </w:del>
                              </m:r>
                            </m:e>
                            <m:sub>
                              <m:r>
                                <w:del w:id="1366" w:author="Stevenson, Ian" w:date="2021-01-05T11:04:00Z">
                                  <w:rPr>
                                    <w:rFonts w:ascii="Cambria Math" w:hAnsi="Cambria Math"/>
                                  </w:rPr>
                                  <m:t>L,k</m:t>
                                </w:del>
                              </m:r>
                            </m:sub>
                            <m:sup>
                              <m:d>
                                <m:dPr>
                                  <m:ctrlPr>
                                    <w:del w:id="1367" w:author="Stevenson, Ian" w:date="2021-01-05T11:04:00Z">
                                      <w:rPr>
                                        <w:rFonts w:ascii="Cambria Math" w:hAnsi="Cambria Math"/>
                                        <w:i/>
                                      </w:rPr>
                                    </w:del>
                                  </m:ctrlPr>
                                </m:dPr>
                                <m:e>
                                  <m:r>
                                    <w:del w:id="1368" w:author="Stevenson, Ian" w:date="2021-01-05T11:04:00Z">
                                      <w:rPr>
                                        <w:rFonts w:ascii="Cambria Math" w:hAnsi="Cambria Math"/>
                                      </w:rPr>
                                      <m:t>1</m:t>
                                    </w:del>
                                  </m:r>
                                </m:e>
                              </m:d>
                            </m:sup>
                          </m:sSubSup>
                          <m:r>
                            <w:del w:id="1369" w:author="Stevenson, Ian" w:date="2021-01-05T11:04:00Z">
                              <w:rPr>
                                <w:rFonts w:ascii="Cambria Math" w:hAnsi="Cambria Math"/>
                              </w:rPr>
                              <m:t>,…,</m:t>
                            </w:del>
                          </m:r>
                          <m:sSubSup>
                            <m:sSubSupPr>
                              <m:ctrlPr>
                                <w:del w:id="1370" w:author="Stevenson, Ian" w:date="2021-01-05T11:04:00Z">
                                  <w:rPr>
                                    <w:rFonts w:ascii="Cambria Math" w:hAnsi="Cambria Math"/>
                                    <w:i/>
                                  </w:rPr>
                                </w:del>
                              </m:ctrlPr>
                            </m:sSubSupPr>
                            <m:e>
                              <m:r>
                                <w:del w:id="1371" w:author="Stevenson, Ian" w:date="2021-01-05T11:04:00Z">
                                  <w:rPr>
                                    <w:rFonts w:ascii="Cambria Math" w:hAnsi="Cambria Math"/>
                                  </w:rPr>
                                  <m:t>w</m:t>
                                </w:del>
                              </m:r>
                            </m:e>
                            <m:sub>
                              <m:r>
                                <w:del w:id="1372" w:author="Stevenson, Ian" w:date="2021-01-05T11:04:00Z">
                                  <w:rPr>
                                    <w:rFonts w:ascii="Cambria Math" w:hAnsi="Cambria Math"/>
                                  </w:rPr>
                                  <m:t>L,k</m:t>
                                </w:del>
                              </m:r>
                            </m:sub>
                            <m:sup>
                              <m:d>
                                <m:dPr>
                                  <m:ctrlPr>
                                    <w:del w:id="1373" w:author="Stevenson, Ian" w:date="2021-01-05T11:04:00Z">
                                      <w:rPr>
                                        <w:rFonts w:ascii="Cambria Math" w:hAnsi="Cambria Math"/>
                                        <w:i/>
                                      </w:rPr>
                                    </w:del>
                                  </m:ctrlPr>
                                </m:dPr>
                                <m:e>
                                  <m:r>
                                    <w:del w:id="1374" w:author="Stevenson, Ian" w:date="2021-01-05T11:04:00Z">
                                      <w:rPr>
                                        <w:rFonts w:ascii="Cambria Math" w:hAnsi="Cambria Math"/>
                                      </w:rPr>
                                      <m:t>C</m:t>
                                    </w:del>
                                  </m:r>
                                </m:e>
                              </m:d>
                            </m:sup>
                          </m:sSubSup>
                          <m:r>
                            <w:del w:id="1375" w:author="Stevenson, Ian" w:date="2021-01-05T11:04:00Z">
                              <w:rPr>
                                <w:rFonts w:ascii="Cambria Math" w:hAnsi="Cambria Math"/>
                              </w:rPr>
                              <m:t>]</m:t>
                            </w:del>
                          </m:r>
                        </m:e>
                        <m:sup>
                          <m:r>
                            <w:del w:id="1376" w:author="Stevenson, Ian" w:date="2021-01-05T11:04:00Z">
                              <w:rPr>
                                <w:rFonts w:ascii="Cambria Math" w:hAnsi="Cambria Math"/>
                              </w:rPr>
                              <m:t>T</m:t>
                            </w:del>
                          </m:r>
                        </m:sup>
                      </m:sSup>
                    </m:oMath>
                    <w:moveTo w:id="1377" w:author="Ganchao Wei" w:date="2020-12-20T14:23:00Z">
                      <w:del w:id="1378" w:author="Stevenson, Ian" w:date="2021-01-05T11:04:00Z">
                        <w:r w:rsidR="00B42627" w:rsidDel="00A47F08">
                          <w:delText xml:space="preserve"> and </w:delText>
                        </w:r>
                      </w:del>
                      <m:oMath>
                        <m:sSub>
                          <m:sSubPr>
                            <m:ctrlPr>
                              <w:del w:id="1379" w:author="Stevenson, Ian" w:date="2021-01-05T11:04:00Z">
                                <w:rPr>
                                  <w:rFonts w:ascii="Cambria Math" w:hAnsi="Cambria Math"/>
                                  <w:b/>
                                  <w:bCs/>
                                  <w:i/>
                                </w:rPr>
                              </w:del>
                            </m:ctrlPr>
                          </m:sSubPr>
                          <m:e>
                            <m:r>
                              <w:del w:id="1380" w:author="Stevenson, Ian" w:date="2021-01-05T11:04:00Z">
                                <m:rPr>
                                  <m:sty m:val="bi"/>
                                </m:rPr>
                                <w:rPr>
                                  <w:rFonts w:ascii="Cambria Math" w:hAnsi="Cambria Math"/>
                                </w:rPr>
                                <m:t>x</m:t>
                              </w:del>
                            </m:r>
                          </m:e>
                          <m:sub>
                            <m:r>
                              <w:del w:id="1381" w:author="Stevenson, Ian" w:date="2021-01-05T11:04:00Z">
                                <w:rPr>
                                  <w:rFonts w:ascii="Cambria Math" w:hAnsi="Cambria Math"/>
                                </w:rPr>
                                <m:t>S,k</m:t>
                              </w:del>
                            </m:r>
                          </m:sub>
                        </m:sSub>
                        <m:r>
                          <w:del w:id="1382" w:author="Stevenson, Ian" w:date="2021-01-05T11:04:00Z">
                            <w:rPr>
                              <w:rFonts w:ascii="Cambria Math" w:hAnsi="Cambria Math"/>
                            </w:rPr>
                            <m:t>=</m:t>
                          </w:del>
                        </m:r>
                        <m:sSup>
                          <m:sSupPr>
                            <m:ctrlPr>
                              <w:del w:id="1383" w:author="Stevenson, Ian" w:date="2021-01-05T11:04:00Z">
                                <w:rPr>
                                  <w:rFonts w:ascii="Cambria Math" w:hAnsi="Cambria Math"/>
                                  <w:i/>
                                </w:rPr>
                              </w:del>
                            </m:ctrlPr>
                          </m:sSupPr>
                          <m:e>
                            <m:r>
                              <w:del w:id="1384" w:author="Stevenson, Ian" w:date="2021-01-05T11:04:00Z">
                                <w:rPr>
                                  <w:rFonts w:ascii="Cambria Math" w:hAnsi="Cambria Math"/>
                                </w:rPr>
                                <m:t xml:space="preserve">[1, </m:t>
                              </w:del>
                            </m:r>
                            <m:sSubSup>
                              <m:sSubSupPr>
                                <m:ctrlPr>
                                  <w:del w:id="1385" w:author="Stevenson, Ian" w:date="2021-01-05T11:04:00Z">
                                    <w:rPr>
                                      <w:rFonts w:ascii="Cambria Math" w:hAnsi="Cambria Math"/>
                                      <w:i/>
                                    </w:rPr>
                                  </w:del>
                                </m:ctrlPr>
                              </m:sSubSupPr>
                              <m:e>
                                <m:r>
                                  <w:del w:id="1386" w:author="Stevenson, Ian" w:date="2021-01-05T11:04:00Z">
                                    <w:rPr>
                                      <w:rFonts w:ascii="Cambria Math" w:hAnsi="Cambria Math"/>
                                    </w:rPr>
                                    <m:t>w</m:t>
                                  </w:del>
                                </m:r>
                              </m:e>
                              <m:sub>
                                <m:r>
                                  <w:del w:id="1387" w:author="Stevenson, Ian" w:date="2021-01-05T11:04:00Z">
                                    <w:rPr>
                                      <w:rFonts w:ascii="Cambria Math" w:hAnsi="Cambria Math"/>
                                    </w:rPr>
                                    <m:t>S,k</m:t>
                                  </w:del>
                                </m:r>
                              </m:sub>
                              <m:sup>
                                <m:r>
                                  <w:del w:id="1388" w:author="Stevenson, Ian" w:date="2021-01-05T11:04:00Z">
                                    <w:rPr>
                                      <w:rFonts w:ascii="Cambria Math" w:hAnsi="Cambria Math"/>
                                    </w:rPr>
                                    <m:t>(1)</m:t>
                                  </w:del>
                                </m:r>
                              </m:sup>
                            </m:sSubSup>
                            <m:sSubSup>
                              <m:sSubSupPr>
                                <m:ctrlPr>
                                  <w:del w:id="1389" w:author="Stevenson, Ian" w:date="2021-01-05T11:04:00Z">
                                    <w:rPr>
                                      <w:rFonts w:ascii="Cambria Math" w:hAnsi="Cambria Math"/>
                                      <w:i/>
                                    </w:rPr>
                                  </w:del>
                                </m:ctrlPr>
                              </m:sSubSupPr>
                              <m:e>
                                <m:r>
                                  <w:del w:id="1390" w:author="Stevenson, Ian" w:date="2021-01-05T11:04:00Z">
                                    <w:rPr>
                                      <w:rFonts w:ascii="Cambria Math" w:hAnsi="Cambria Math"/>
                                    </w:rPr>
                                    <m:t>x</m:t>
                                  </w:del>
                                </m:r>
                              </m:e>
                              <m:sub>
                                <m:r>
                                  <w:del w:id="1391" w:author="Stevenson, Ian" w:date="2021-01-05T11:04:00Z">
                                    <w:rPr>
                                      <w:rFonts w:ascii="Cambria Math" w:hAnsi="Cambria Math"/>
                                    </w:rPr>
                                    <m:t>k</m:t>
                                  </w:del>
                                </m:r>
                              </m:sub>
                              <m:sup>
                                <m:r>
                                  <w:del w:id="1392" w:author="Stevenson, Ian" w:date="2021-01-05T11:04:00Z">
                                    <w:rPr>
                                      <w:rFonts w:ascii="Cambria Math" w:hAnsi="Cambria Math"/>
                                    </w:rPr>
                                    <m:t>(1)</m:t>
                                  </w:del>
                                </m:r>
                              </m:sup>
                            </m:sSubSup>
                            <m:r>
                              <w:del w:id="1393" w:author="Stevenson, Ian" w:date="2021-01-05T11:04:00Z">
                                <w:rPr>
                                  <w:rFonts w:ascii="Cambria Math" w:hAnsi="Cambria Math"/>
                                </w:rPr>
                                <m:t>,…,</m:t>
                              </w:del>
                            </m:r>
                            <m:sSubSup>
                              <m:sSubSupPr>
                                <m:ctrlPr>
                                  <w:del w:id="1394" w:author="Stevenson, Ian" w:date="2021-01-05T11:04:00Z">
                                    <w:rPr>
                                      <w:rFonts w:ascii="Cambria Math" w:hAnsi="Cambria Math"/>
                                      <w:i/>
                                    </w:rPr>
                                  </w:del>
                                </m:ctrlPr>
                              </m:sSubSupPr>
                              <m:e>
                                <m:r>
                                  <w:del w:id="1395" w:author="Stevenson, Ian" w:date="2021-01-05T11:04:00Z">
                                    <w:rPr>
                                      <w:rFonts w:ascii="Cambria Math" w:hAnsi="Cambria Math"/>
                                    </w:rPr>
                                    <m:t>w</m:t>
                                  </w:del>
                                </m:r>
                              </m:e>
                              <m:sub>
                                <m:r>
                                  <w:del w:id="1396" w:author="Stevenson, Ian" w:date="2021-01-05T11:04:00Z">
                                    <w:rPr>
                                      <w:rFonts w:ascii="Cambria Math" w:hAnsi="Cambria Math"/>
                                    </w:rPr>
                                    <m:t>S,k</m:t>
                                  </w:del>
                                </m:r>
                              </m:sub>
                              <m:sup>
                                <m:r>
                                  <w:del w:id="1397" w:author="Stevenson, Ian" w:date="2021-01-05T11:04:00Z">
                                    <w:rPr>
                                      <w:rFonts w:ascii="Cambria Math" w:hAnsi="Cambria Math"/>
                                    </w:rPr>
                                    <m:t>(C)</m:t>
                                  </w:del>
                                </m:r>
                              </m:sup>
                            </m:sSubSup>
                            <m:sSubSup>
                              <m:sSubSupPr>
                                <m:ctrlPr>
                                  <w:del w:id="1398" w:author="Stevenson, Ian" w:date="2021-01-05T11:04:00Z">
                                    <w:rPr>
                                      <w:rFonts w:ascii="Cambria Math" w:hAnsi="Cambria Math"/>
                                      <w:i/>
                                    </w:rPr>
                                  </w:del>
                                </m:ctrlPr>
                              </m:sSubSupPr>
                              <m:e>
                                <m:r>
                                  <w:del w:id="1399" w:author="Stevenson, Ian" w:date="2021-01-05T11:04:00Z">
                                    <w:rPr>
                                      <w:rFonts w:ascii="Cambria Math" w:hAnsi="Cambria Math"/>
                                    </w:rPr>
                                    <m:t>x</m:t>
                                  </w:del>
                                </m:r>
                              </m:e>
                              <m:sub>
                                <m:r>
                                  <w:del w:id="1400" w:author="Stevenson, Ian" w:date="2021-01-05T11:04:00Z">
                                    <w:rPr>
                                      <w:rFonts w:ascii="Cambria Math" w:hAnsi="Cambria Math"/>
                                    </w:rPr>
                                    <m:t>k</m:t>
                                  </w:del>
                                </m:r>
                              </m:sub>
                              <m:sup>
                                <m:r>
                                  <w:del w:id="1401" w:author="Stevenson, Ian" w:date="2021-01-05T11:04:00Z">
                                    <w:rPr>
                                      <w:rFonts w:ascii="Cambria Math" w:hAnsi="Cambria Math"/>
                                    </w:rPr>
                                    <m:t>(C)</m:t>
                                  </w:del>
                                </m:r>
                              </m:sup>
                            </m:sSubSup>
                            <m:r>
                              <w:del w:id="1402" w:author="Stevenson, Ian" w:date="2021-01-05T11:04:00Z">
                                <w:rPr>
                                  <w:rFonts w:ascii="Cambria Math" w:hAnsi="Cambria Math"/>
                                </w:rPr>
                                <m:t>]</m:t>
                              </w:del>
                            </m:r>
                          </m:e>
                          <m:sup>
                            <m:r>
                              <w:del w:id="1403" w:author="Stevenson, Ian" w:date="2021-01-05T11:04:00Z">
                                <w:rPr>
                                  <w:rFonts w:ascii="Cambria Math" w:hAnsi="Cambria Math"/>
                                </w:rPr>
                                <m:t>T</m:t>
                              </w:del>
                            </m:r>
                          </m:sup>
                        </m:sSup>
                      </m:oMath>
                      <w:moveTo w:id="1404" w:author="Ganchao Wei" w:date="2020-12-20T14:23:00Z">
                        <w:del w:id="1405" w:author="Stevenson, Ian" w:date="2021-01-05T11:04:00Z">
                          <w:r w:rsidR="00B42627" w:rsidDel="00A47F08">
                            <w:delText xml:space="preserve"> in adaptive smoothing and expanding parameter dimension for STP estimation, the model can be fitted by the same techniques.</w:delText>
                          </w:r>
                        </w:del>
                      </w:moveTo>
                      <w:moveToRangeEnd w:id="1264"/>
                      <w:del w:id="1406" w:author="Stevenson, Ian" w:date="2021-01-05T11:04:00Z">
                        <w:r w:rsidDel="00A47F08">
                          <w:delText xml:space="preserve"> </w:delText>
                        </w:r>
                        <w:r w:rsidR="0078474F" w:rsidDel="00A47F08">
                          <w:delText xml:space="preserve">Combining information from a population of spiking neurons </w:delText>
                        </w:r>
                        <w:r w:rsidDel="00A47F08">
                          <w:delText>could potentially allow for excitability</w:delText>
                        </w:r>
                        <w:r w:rsidR="0078474F" w:rsidDel="00A47F08">
                          <w:delText xml:space="preserve"> fluctuations to be estimated</w:delText>
                        </w:r>
                        <w:r w:rsidDel="00A47F08">
                          <w:delText xml:space="preserve"> at timescale</w:delText>
                        </w:r>
                        <w:r w:rsidR="0078474F" w:rsidDel="00A47F08">
                          <w:delText>s faster than what can be estimated from a single neuron alone</w:delText>
                        </w:r>
                        <w:r w:rsidDel="00A47F08">
                          <w:delText>.</w:delText>
                        </w:r>
                      </w:del>
                    </w:moveTo>
                  </w:moveTo>
                </w:moveTo>
              </w:moveTo>
            </w:moveTo>
          </w:moveTo>
        </w:moveTo>
      </w:moveTo>
    </w:p>
    <w:p w14:paraId="65180E93" w14:textId="650A1F22" w:rsidR="00C660DA" w:rsidRDefault="00C660DA" w:rsidP="00C660DA">
      <w:pPr>
        <w:jc w:val="both"/>
      </w:pPr>
      <w:r>
        <w:t>Several alternative statistical and biophysical models were used to describe LTP (e.g. STDP and Ca-based LTP/LTD</w:t>
      </w:r>
      <w:ins w:id="1407" w:author="Ian Stevenson" w:date="2020-12-29T13:24:00Z">
        <w:del w:id="1408" w:author="Stevenson, Ian" w:date="2021-01-05T13:10:00Z">
          <w:r w:rsidR="00F67F93" w:rsidDel="00A10593">
            <w:delText xml:space="preserve"> </w:delText>
          </w:r>
        </w:del>
      </w:ins>
      <w:del w:id="1409" w:author="Stevenson, Ian" w:date="2021-01-05T13:10:00Z">
        <w:r w:rsidDel="00A10593">
          <w:fldChar w:fldCharType="begin" w:fldLock="1"/>
        </w:r>
        <w:r w:rsidR="00134F28" w:rsidDel="00A10593">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A10593">
          <w:fldChar w:fldCharType="separate"/>
        </w:r>
        <w:r w:rsidR="003E3821" w:rsidRPr="003E3821" w:rsidDel="00A10593">
          <w:rPr>
            <w:noProof/>
          </w:rPr>
          <w:delText>(Graupner &amp; Brunel, 2012)</w:delText>
        </w:r>
        <w:r w:rsidDel="00A10593">
          <w:fldChar w:fldCharType="end"/>
        </w:r>
      </w:del>
      <w:r>
        <w:t>) and STP (e.g. TM</w:t>
      </w:r>
      <w:ins w:id="1410" w:author="Ian Stevenson" w:date="2020-12-29T13:24:00Z">
        <w:del w:id="1411" w:author="Stevenson, Ian" w:date="2021-01-05T13:11:00Z">
          <w:r w:rsidR="00F67F93" w:rsidDel="00A10593">
            <w:delText xml:space="preserve"> </w:delText>
          </w:r>
        </w:del>
      </w:ins>
      <w:del w:id="1412" w:author="Stevenson, Ian" w:date="2021-01-05T13:11:00Z">
        <w:r w:rsidDel="00A10593">
          <w:fldChar w:fldCharType="begin" w:fldLock="1"/>
        </w:r>
        <w:r w:rsidR="00134F28" w:rsidDel="00A10593">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A10593">
          <w:fldChar w:fldCharType="separate"/>
        </w:r>
        <w:r w:rsidR="003E3821" w:rsidRPr="003E3821" w:rsidDel="00A10593">
          <w:rPr>
            <w:noProof/>
          </w:rPr>
          <w:delText>(Costa et al., 2013)</w:delText>
        </w:r>
        <w:r w:rsidDel="00A10593">
          <w:fldChar w:fldCharType="end"/>
        </w:r>
      </w:del>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w:t>
      </w:r>
      <w:del w:id="1413" w:author="Stevenson, Ian" w:date="2021-01-05T13:10:00Z">
        <w:r w:rsidDel="00A10593">
          <w:delText>recent studies</w:delText>
        </w:r>
      </w:del>
      <w:ins w:id="1414" w:author="Ian Stevenson" w:date="2020-12-29T13:24:00Z">
        <w:del w:id="1415" w:author="Stevenson, Ian" w:date="2021-01-05T13:10:00Z">
          <w:r w:rsidR="00F67F93" w:rsidDel="00A10593">
            <w:delText xml:space="preserve"> </w:delText>
          </w:r>
        </w:del>
      </w:ins>
      <w:ins w:id="1416" w:author="Ganchao Wei" w:date="2020-12-20T13:57:00Z">
        <w:del w:id="1417" w:author="Stevenson, Ian" w:date="2021-01-05T13:10:00Z">
          <w:r w:rsidR="001F4C94" w:rsidDel="00A10593">
            <w:fldChar w:fldCharType="begin" w:fldLock="1"/>
          </w:r>
        </w:del>
      </w:ins>
      <w:del w:id="1418" w:author="Stevenson, Ian" w:date="2021-01-05T13:10:00Z">
        <w:r w:rsidR="00134F28" w:rsidDel="00A10593">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A10593">
          <w:fldChar w:fldCharType="separate"/>
        </w:r>
        <w:r w:rsidR="003E3821" w:rsidRPr="003E3821" w:rsidDel="00A10593">
          <w:rPr>
            <w:noProof/>
          </w:rPr>
          <w:delText>(Deperrois &amp; Graupner, 2020)</w:delText>
        </w:r>
      </w:del>
      <w:ins w:id="1419" w:author="Ganchao Wei" w:date="2020-12-20T13:57:00Z">
        <w:del w:id="1420" w:author="Stevenson, Ian" w:date="2021-01-05T13:10:00Z">
          <w:r w:rsidR="001F4C94" w:rsidDel="00A10593">
            <w:fldChar w:fldCharType="end"/>
          </w:r>
        </w:del>
      </w:ins>
      <w:del w:id="1421" w:author="Stevenson, Ian" w:date="2021-01-05T13:10:00Z">
        <w:r w:rsidDel="00A10593">
          <w:delText xml:space="preserve"> show that </w:delText>
        </w:r>
      </w:del>
      <w:ins w:id="1422" w:author="Ganchao Wei" w:date="2020-12-20T13:54:00Z">
        <w:del w:id="1423" w:author="Stevenson, Ian" w:date="2021-01-05T13:10:00Z">
          <w:r w:rsidR="001F4C94" w:rsidDel="00A10593">
            <w:delText>short-term</w:delText>
          </w:r>
        </w:del>
      </w:ins>
      <w:del w:id="1424" w:author="Stevenson, Ian" w:date="2021-01-05T13:10:00Z">
        <w:r w:rsidR="000D3232" w:rsidDel="00A10593">
          <w:delText>STP</w:delText>
        </w:r>
        <w:r w:rsidRPr="00C660DA" w:rsidDel="00A10593">
          <w:delText xml:space="preserve"> and </w:delText>
        </w:r>
      </w:del>
      <w:ins w:id="1425" w:author="Ganchao Wei" w:date="2020-12-20T13:54:00Z">
        <w:del w:id="1426" w:author="Stevenson, Ian" w:date="2021-01-05T13:10:00Z">
          <w:r w:rsidR="001F4C94" w:rsidDel="00A10593">
            <w:delText>long-term synaptic weight</w:delText>
          </w:r>
        </w:del>
      </w:ins>
      <w:del w:id="1427" w:author="Stevenson, Ian" w:date="2021-01-05T13:10:00Z">
        <w:r w:rsidR="000D3232" w:rsidDel="00A10593">
          <w:delText>LTP can</w:delText>
        </w:r>
        <w:r w:rsidRPr="00C660DA" w:rsidDel="00A10593">
          <w:delText xml:space="preserve"> together tune sensitive range of synaptic plasticity</w:delText>
        </w:r>
        <w:r w:rsidR="000D3232" w:rsidDel="00A10593">
          <w:delText xml:space="preserve">, and this suggest the necessity for considering effects in different timescale at the same time.  </w:delText>
        </w:r>
      </w:del>
    </w:p>
    <w:p w14:paraId="4D2A6ECD" w14:textId="0029DC1E" w:rsidR="00C575EE" w:rsidRPr="006E55BF" w:rsidRDefault="000D3232" w:rsidP="000C7168">
      <w:pPr>
        <w:jc w:val="both"/>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ins w:id="1428" w:author="Ian Stevenson" w:date="2020-12-29T13:24:00Z">
        <w:r w:rsidR="00F67F93">
          <w:t xml:space="preserve"> </w:t>
        </w:r>
      </w:ins>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(Graupner &amp; Brunel, 2012)</w:t>
      </w:r>
      <w:r>
        <w:fldChar w:fldCharType="end"/>
      </w:r>
      <w:r>
        <w:t>, to make a more detailed inference.</w:t>
      </w:r>
      <w:r w:rsidR="00172B48">
        <w:t xml:space="preserve"> Extends static models of coupling between neurons.</w:t>
      </w:r>
      <w:bookmarkEnd w:id="1245"/>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1429" w:author="Ian Stevenson" w:date="2020-12-29T13:23:00Z"/>
        </w:rPr>
      </w:pPr>
      <w:r>
        <w:t xml:space="preserve">This work was supported by NSF CAREER </w:t>
      </w:r>
      <w:r w:rsidR="008428D7">
        <w:t xml:space="preserve">1931249 </w:t>
      </w:r>
      <w:r>
        <w:t>to IHS.</w:t>
      </w:r>
      <w:r w:rsidR="008428D7">
        <w:t xml:space="preserve"> Thanks to Naixin Ren for helpful comments.</w:t>
      </w:r>
    </w:p>
    <w:p w14:paraId="2BC842C1" w14:textId="77777777" w:rsidR="00141343" w:rsidRDefault="00141343">
      <w:del w:id="1430" w:author="Ian Stevenson" w:date="2020-12-29T13:23:00Z">
        <w:r w:rsidDel="00F67F93">
          <w:br w:type="page"/>
        </w:r>
      </w:del>
    </w:p>
    <w:p w14:paraId="2541A84C" w14:textId="77777777" w:rsidR="00F67F93" w:rsidRDefault="00F67F93">
      <w:pPr>
        <w:rPr>
          <w:ins w:id="1431" w:author="Ian Stevenson" w:date="2020-12-29T13:24:00Z"/>
          <w:rFonts w:ascii="Open Sans SemiBold" w:eastAsiaTheme="majorEastAsia" w:hAnsi="Open Sans SemiBold" w:cstheme="majorBidi"/>
          <w:color w:val="262626" w:themeColor="text1" w:themeTint="D9"/>
          <w:sz w:val="32"/>
          <w:szCs w:val="32"/>
        </w:rPr>
      </w:pPr>
      <w:ins w:id="1432" w:author="Ian Stevenson" w:date="2020-12-29T13:24:00Z">
        <w:r>
          <w:br w:type="page"/>
        </w:r>
      </w:ins>
    </w:p>
    <w:p w14:paraId="4AADA382" w14:textId="4B29FFA8" w:rsidR="00C36F3E" w:rsidRPr="00C36F3E" w:rsidRDefault="000361CA" w:rsidP="00C36F3E">
      <w:pPr>
        <w:pStyle w:val="Heading1"/>
        <w:jc w:val="both"/>
      </w:pPr>
      <w:r>
        <w:lastRenderedPageBreak/>
        <w:t>References</w:t>
      </w:r>
    </w:p>
    <w:p w14:paraId="2E60634B" w14:textId="4CB586BD" w:rsidR="00A636E7" w:rsidRPr="00A636E7" w:rsidRDefault="00510B75" w:rsidP="00A636E7">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A636E7" w:rsidRPr="00A636E7">
        <w:rPr>
          <w:rFonts w:cs="Open Sans"/>
          <w:noProof/>
          <w:szCs w:val="24"/>
        </w:rPr>
        <w:t xml:space="preserve">Amarasingham, A., Geman, S., &amp; Harrison, M. T. (2015). Ambiguity and nonidentifiability in the statistical analysis of neural codes. </w:t>
      </w:r>
      <w:r w:rsidR="00A636E7" w:rsidRPr="00A636E7">
        <w:rPr>
          <w:rFonts w:cs="Open Sans"/>
          <w:i/>
          <w:iCs/>
          <w:noProof/>
          <w:szCs w:val="24"/>
        </w:rPr>
        <w:t>Proceedings of the National Academy of Sciences</w:t>
      </w:r>
      <w:r w:rsidR="00A636E7" w:rsidRPr="00A636E7">
        <w:rPr>
          <w:rFonts w:cs="Open Sans"/>
          <w:noProof/>
          <w:szCs w:val="24"/>
        </w:rPr>
        <w:t xml:space="preserve">, </w:t>
      </w:r>
      <w:r w:rsidR="00A636E7" w:rsidRPr="00A636E7">
        <w:rPr>
          <w:rFonts w:cs="Open Sans"/>
          <w:i/>
          <w:iCs/>
          <w:noProof/>
          <w:szCs w:val="24"/>
        </w:rPr>
        <w:t>112</w:t>
      </w:r>
      <w:r w:rsidR="00A636E7" w:rsidRPr="00A636E7">
        <w:rPr>
          <w:rFonts w:cs="Open Sans"/>
          <w:noProof/>
          <w:szCs w:val="24"/>
        </w:rPr>
        <w:t>(20), 6455–6460. https://doi.org/10.1073/PNAS.1506400112</w:t>
      </w:r>
    </w:p>
    <w:p w14:paraId="42CDF74F"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A636E7">
        <w:rPr>
          <w:rFonts w:cs="Open Sans"/>
          <w:i/>
          <w:iCs/>
          <w:noProof/>
          <w:szCs w:val="24"/>
        </w:rPr>
        <w:t>Sādhanā</w:t>
      </w:r>
      <w:r w:rsidRPr="00A636E7">
        <w:rPr>
          <w:rFonts w:cs="Open Sans"/>
          <w:noProof/>
          <w:szCs w:val="24"/>
        </w:rPr>
        <w:t xml:space="preserve">, </w:t>
      </w:r>
      <w:r w:rsidRPr="00A636E7">
        <w:rPr>
          <w:rFonts w:cs="Open Sans"/>
          <w:i/>
          <w:iCs/>
          <w:noProof/>
          <w:szCs w:val="24"/>
        </w:rPr>
        <w:t>41</w:t>
      </w:r>
      <w:r w:rsidRPr="00A636E7">
        <w:rPr>
          <w:rFonts w:cs="Open Sans"/>
          <w:noProof/>
          <w:szCs w:val="24"/>
        </w:rPr>
        <w:t>(12), 1473–1490. https://doi.org/10.1007/s12046-016-0562-z</w:t>
      </w:r>
    </w:p>
    <w:p w14:paraId="72955AFA"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92</w:t>
      </w:r>
      <w:r w:rsidRPr="00A636E7">
        <w:rPr>
          <w:rFonts w:cs="Open Sans"/>
          <w:noProof/>
          <w:szCs w:val="24"/>
        </w:rPr>
        <w:t>(1), 600–608. https://doi.org/10.1152/jn.01170.2003</w:t>
      </w:r>
    </w:p>
    <w:p w14:paraId="66D01B62"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Brillinger, D R. (1988). Maximum likelihood analysis of spike trains of interacting nerve cells. </w:t>
      </w:r>
      <w:r w:rsidRPr="00A636E7">
        <w:rPr>
          <w:rFonts w:cs="Open Sans"/>
          <w:i/>
          <w:iCs/>
          <w:noProof/>
          <w:szCs w:val="24"/>
        </w:rPr>
        <w:t>Biological Cybernetics</w:t>
      </w:r>
      <w:r w:rsidRPr="00A636E7">
        <w:rPr>
          <w:rFonts w:cs="Open Sans"/>
          <w:noProof/>
          <w:szCs w:val="24"/>
        </w:rPr>
        <w:t xml:space="preserve">, </w:t>
      </w:r>
      <w:r w:rsidRPr="00A636E7">
        <w:rPr>
          <w:rFonts w:cs="Open Sans"/>
          <w:i/>
          <w:iCs/>
          <w:noProof/>
          <w:szCs w:val="24"/>
        </w:rPr>
        <w:t>59</w:t>
      </w:r>
      <w:r w:rsidRPr="00A636E7">
        <w:rPr>
          <w:rFonts w:cs="Open Sans"/>
          <w:noProof/>
          <w:szCs w:val="24"/>
        </w:rPr>
        <w:t>(3), 189–200.</w:t>
      </w:r>
    </w:p>
    <w:p w14:paraId="58B7747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Brillinger, David R. (1992). Nerve Cell Spike Train Data Analysis: A Progression of Technique. </w:t>
      </w:r>
      <w:r w:rsidRPr="00A636E7">
        <w:rPr>
          <w:rFonts w:cs="Open Sans"/>
          <w:i/>
          <w:iCs/>
          <w:noProof/>
          <w:szCs w:val="24"/>
        </w:rPr>
        <w:t>Journal of the American Statistical Association</w:t>
      </w:r>
      <w:r w:rsidRPr="00A636E7">
        <w:rPr>
          <w:rFonts w:cs="Open Sans"/>
          <w:noProof/>
          <w:szCs w:val="24"/>
        </w:rPr>
        <w:t>. https://doi.org/10.2307/2290256</w:t>
      </w:r>
    </w:p>
    <w:p w14:paraId="10FBC85C"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Brown, E. N., Nguyen, D. P., Frank, L. M., Wilson, M. A., &amp; Solo, V. (2001). An analysis of neural receptive field plasticity by point process adaptive filtering. </w:t>
      </w:r>
      <w:r w:rsidRPr="00A636E7">
        <w:rPr>
          <w:rFonts w:cs="Open Sans"/>
          <w:i/>
          <w:iCs/>
          <w:noProof/>
          <w:szCs w:val="24"/>
        </w:rPr>
        <w:t>Proceedings of the National Academy of Sciences</w:t>
      </w:r>
      <w:r w:rsidRPr="00A636E7">
        <w:rPr>
          <w:rFonts w:cs="Open Sans"/>
          <w:noProof/>
          <w:szCs w:val="24"/>
        </w:rPr>
        <w:t xml:space="preserve">, </w:t>
      </w:r>
      <w:r w:rsidRPr="00A636E7">
        <w:rPr>
          <w:rFonts w:cs="Open Sans"/>
          <w:i/>
          <w:iCs/>
          <w:noProof/>
          <w:szCs w:val="24"/>
        </w:rPr>
        <w:t>98</w:t>
      </w:r>
      <w:r w:rsidRPr="00A636E7">
        <w:rPr>
          <w:rFonts w:cs="Open Sans"/>
          <w:noProof/>
          <w:szCs w:val="24"/>
        </w:rPr>
        <w:t>(21), 12261–12266. https://doi.org/10.1073/PNAS.201409398</w:t>
      </w:r>
    </w:p>
    <w:p w14:paraId="26421DB5"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Carandini, M., Horton, J. C., &amp; Sincich, L. C. (2007). Thalamic filtering of retinal spike trains by postsynaptic summation. </w:t>
      </w:r>
      <w:r w:rsidRPr="00A636E7">
        <w:rPr>
          <w:rFonts w:cs="Open Sans"/>
          <w:i/>
          <w:iCs/>
          <w:noProof/>
          <w:szCs w:val="24"/>
        </w:rPr>
        <w:t>Journal of Vision</w:t>
      </w:r>
      <w:r w:rsidRPr="00A636E7">
        <w:rPr>
          <w:rFonts w:cs="Open Sans"/>
          <w:noProof/>
          <w:szCs w:val="24"/>
        </w:rPr>
        <w:t xml:space="preserve">, </w:t>
      </w:r>
      <w:r w:rsidRPr="00A636E7">
        <w:rPr>
          <w:rFonts w:cs="Open Sans"/>
          <w:i/>
          <w:iCs/>
          <w:noProof/>
          <w:szCs w:val="24"/>
        </w:rPr>
        <w:t>7</w:t>
      </w:r>
      <w:r w:rsidRPr="00A636E7">
        <w:rPr>
          <w:rFonts w:cs="Open Sans"/>
          <w:noProof/>
          <w:szCs w:val="24"/>
        </w:rPr>
        <w:t>(14), 20–20. https://doi.org/10.1167/7.14.20</w:t>
      </w:r>
    </w:p>
    <w:p w14:paraId="517A69A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Chan, R. H. M., Song, D., &amp; Berger, T. W. (2008). Tracking temporal evolution of nonlinear dynamics in hippocampus using time-varying volterra kernels. </w:t>
      </w:r>
      <w:r w:rsidRPr="00A636E7">
        <w:rPr>
          <w:rFonts w:cs="Open Sans"/>
          <w:i/>
          <w:iCs/>
          <w:noProof/>
          <w:szCs w:val="24"/>
        </w:rPr>
        <w:t>Conference Proceedings : ... Annual International Conference of the IEEE Engineering in Medicine and Biology Society. IEEE Engineering in Medicine and Biology Society. Conference</w:t>
      </w:r>
      <w:r w:rsidRPr="00A636E7">
        <w:rPr>
          <w:rFonts w:cs="Open Sans"/>
          <w:noProof/>
          <w:szCs w:val="24"/>
        </w:rPr>
        <w:t xml:space="preserve">, </w:t>
      </w:r>
      <w:r w:rsidRPr="00A636E7">
        <w:rPr>
          <w:rFonts w:cs="Open Sans"/>
          <w:i/>
          <w:iCs/>
          <w:noProof/>
          <w:szCs w:val="24"/>
        </w:rPr>
        <w:t>2008</w:t>
      </w:r>
      <w:r w:rsidRPr="00A636E7">
        <w:rPr>
          <w:rFonts w:cs="Open Sans"/>
          <w:noProof/>
          <w:szCs w:val="24"/>
        </w:rPr>
        <w:t>, 4996–4999. https://doi.org/10.1109/IEMBS.2008.4650336</w:t>
      </w:r>
    </w:p>
    <w:p w14:paraId="60339DF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Costa, R., Sjostrom, P. J., &amp; van Rossum, M. (2013). Probabilistic inference of short-term synaptic plasticity in neocortical microcircuits. </w:t>
      </w:r>
      <w:r w:rsidRPr="00A636E7">
        <w:rPr>
          <w:rFonts w:cs="Open Sans"/>
          <w:i/>
          <w:iCs/>
          <w:noProof/>
          <w:szCs w:val="24"/>
        </w:rPr>
        <w:t>Frontiers in Computational Neuroscience</w:t>
      </w:r>
      <w:r w:rsidRPr="00A636E7">
        <w:rPr>
          <w:rFonts w:cs="Open Sans"/>
          <w:noProof/>
          <w:szCs w:val="24"/>
        </w:rPr>
        <w:t xml:space="preserve">, </w:t>
      </w:r>
      <w:r w:rsidRPr="00A636E7">
        <w:rPr>
          <w:rFonts w:cs="Open Sans"/>
          <w:i/>
          <w:iCs/>
          <w:noProof/>
          <w:szCs w:val="24"/>
        </w:rPr>
        <w:t>7</w:t>
      </w:r>
      <w:r w:rsidRPr="00A636E7">
        <w:rPr>
          <w:rFonts w:cs="Open Sans"/>
          <w:noProof/>
          <w:szCs w:val="24"/>
        </w:rPr>
        <w:t>, 75. https://doi.org/10.3389/fncom.2013.00075</w:t>
      </w:r>
    </w:p>
    <w:p w14:paraId="373F90A1"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Csicsvari, J., Hirase, H., Czurko, A., &amp; Buzsáki, G. (1998). Reliability and state dependence of pyramidal cell-interneuron synapses in the hippocampus: An ensemble approach in the behaving rat. </w:t>
      </w:r>
      <w:r w:rsidRPr="00A636E7">
        <w:rPr>
          <w:rFonts w:cs="Open Sans"/>
          <w:i/>
          <w:iCs/>
          <w:noProof/>
          <w:szCs w:val="24"/>
        </w:rPr>
        <w:t>Neuron</w:t>
      </w:r>
      <w:r w:rsidRPr="00A636E7">
        <w:rPr>
          <w:rFonts w:cs="Open Sans"/>
          <w:noProof/>
          <w:szCs w:val="24"/>
        </w:rPr>
        <w:t xml:space="preserve">, </w:t>
      </w:r>
      <w:r w:rsidRPr="00A636E7">
        <w:rPr>
          <w:rFonts w:cs="Open Sans"/>
          <w:i/>
          <w:iCs/>
          <w:noProof/>
          <w:szCs w:val="24"/>
        </w:rPr>
        <w:t>21</w:t>
      </w:r>
      <w:r w:rsidRPr="00A636E7">
        <w:rPr>
          <w:rFonts w:cs="Open Sans"/>
          <w:noProof/>
          <w:szCs w:val="24"/>
        </w:rPr>
        <w:t>(1), 179–189. https://doi.org/10.1016/S0896-6273(00)80525-5</w:t>
      </w:r>
    </w:p>
    <w:p w14:paraId="1C9C350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Deperrois, N., &amp; Graupner, M. (2020). Short-term depression and long-term plasticity together tune sensitive range of synaptic plasticity. </w:t>
      </w:r>
      <w:r w:rsidRPr="00A636E7">
        <w:rPr>
          <w:rFonts w:cs="Open Sans"/>
          <w:i/>
          <w:iCs/>
          <w:noProof/>
          <w:szCs w:val="24"/>
        </w:rPr>
        <w:t>PLOS Computational Biology</w:t>
      </w:r>
      <w:r w:rsidRPr="00A636E7">
        <w:rPr>
          <w:rFonts w:cs="Open Sans"/>
          <w:noProof/>
          <w:szCs w:val="24"/>
        </w:rPr>
        <w:t xml:space="preserve">, </w:t>
      </w:r>
      <w:r w:rsidRPr="00A636E7">
        <w:rPr>
          <w:rFonts w:cs="Open Sans"/>
          <w:i/>
          <w:iCs/>
          <w:noProof/>
          <w:szCs w:val="24"/>
        </w:rPr>
        <w:t>16</w:t>
      </w:r>
      <w:r w:rsidRPr="00A636E7">
        <w:rPr>
          <w:rFonts w:cs="Open Sans"/>
          <w:noProof/>
          <w:szCs w:val="24"/>
        </w:rPr>
        <w:t>(9), 1–25. https://doi.org/10.1371/journal.pcbi.1008265</w:t>
      </w:r>
    </w:p>
    <w:p w14:paraId="2FABEEE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Du, Y., &amp; Varadhan, R. (2020). SQUAREM: An R Package for Off-the-Shelf Acceleration of EM, MM and Other EM-Like Monotone Algorithms. </w:t>
      </w:r>
      <w:r w:rsidRPr="00A636E7">
        <w:rPr>
          <w:rFonts w:cs="Open Sans"/>
          <w:i/>
          <w:iCs/>
          <w:noProof/>
          <w:szCs w:val="24"/>
        </w:rPr>
        <w:t xml:space="preserve">Journal of Statistical Software; Vol 1, Issue 7 (2020)  </w:t>
      </w:r>
      <w:r w:rsidRPr="00A636E7">
        <w:rPr>
          <w:rFonts w:cs="Open Sans"/>
          <w:noProof/>
          <w:szCs w:val="24"/>
        </w:rPr>
        <w:t>. https://doi.org/10.18637/jss.v092.i07</w:t>
      </w:r>
    </w:p>
    <w:p w14:paraId="71F973E0"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lastRenderedPageBreak/>
        <w:t xml:space="preserve">Eden, U. T., Frank, L. M., Barbieri, R., Solo, V., &amp; Brown, E. N. (2004). Dynamic Analysis of Neural Encoding by Point Process Adaptive Filtering.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16</w:t>
      </w:r>
      <w:r w:rsidRPr="00A636E7">
        <w:rPr>
          <w:rFonts w:cs="Open Sans"/>
          <w:noProof/>
          <w:szCs w:val="24"/>
        </w:rPr>
        <w:t>(5), 971–998. https://doi.org/10.1162/089976604773135069</w:t>
      </w:r>
    </w:p>
    <w:p w14:paraId="09DF55A9"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English, D. F., McKenzie, S., Evans, T., Kim, K., Yoon, E., &amp; Buzsáki, G. (2017). Pyramidal Cell-Interneuron Circuit Architecture and Dynamics in Hippocampal Networks. </w:t>
      </w:r>
      <w:r w:rsidRPr="00A636E7">
        <w:rPr>
          <w:rFonts w:cs="Open Sans"/>
          <w:i/>
          <w:iCs/>
          <w:noProof/>
          <w:szCs w:val="24"/>
        </w:rPr>
        <w:t>Neuron</w:t>
      </w:r>
      <w:r w:rsidRPr="00A636E7">
        <w:rPr>
          <w:rFonts w:cs="Open Sans"/>
          <w:noProof/>
          <w:szCs w:val="24"/>
        </w:rPr>
        <w:t xml:space="preserve">, </w:t>
      </w:r>
      <w:r w:rsidRPr="00A636E7">
        <w:rPr>
          <w:rFonts w:cs="Open Sans"/>
          <w:i/>
          <w:iCs/>
          <w:noProof/>
          <w:szCs w:val="24"/>
        </w:rPr>
        <w:t>96</w:t>
      </w:r>
      <w:r w:rsidRPr="00A636E7">
        <w:rPr>
          <w:rFonts w:cs="Open Sans"/>
          <w:noProof/>
          <w:szCs w:val="24"/>
        </w:rPr>
        <w:t>(2), 505-520.e7. https://doi.org/10.1016/j.neuron.2017.09.033</w:t>
      </w:r>
    </w:p>
    <w:p w14:paraId="57E5DC7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Fetz, E., Toyama, K., &amp; Smith, W. (1991). </w:t>
      </w:r>
      <w:r w:rsidRPr="00A636E7">
        <w:rPr>
          <w:rFonts w:cs="Open Sans"/>
          <w:i/>
          <w:iCs/>
          <w:noProof/>
          <w:szCs w:val="24"/>
        </w:rPr>
        <w:t>Synaptic Interactions between Cortical Neurons</w:t>
      </w:r>
      <w:r w:rsidRPr="00A636E7">
        <w:rPr>
          <w:rFonts w:cs="Open Sans"/>
          <w:noProof/>
          <w:szCs w:val="24"/>
        </w:rPr>
        <w:t xml:space="preserve"> (pp. 1–47). Springer, Boston, MA. https://doi.org/10.1007/978-1-4615-6622-9_1</w:t>
      </w:r>
    </w:p>
    <w:p w14:paraId="28483B58"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Fujisawa, S., Amarasingham, A., Harrison, M. T., &amp; Buzsáki, G. (2008). Behavior-dependent short-term assembly dynamics in the medial prefrontal cortex. </w:t>
      </w:r>
      <w:r w:rsidRPr="00A636E7">
        <w:rPr>
          <w:rFonts w:cs="Open Sans"/>
          <w:i/>
          <w:iCs/>
          <w:noProof/>
          <w:szCs w:val="24"/>
        </w:rPr>
        <w:t>Nature Neuroscience</w:t>
      </w:r>
      <w:r w:rsidRPr="00A636E7">
        <w:rPr>
          <w:rFonts w:cs="Open Sans"/>
          <w:noProof/>
          <w:szCs w:val="24"/>
        </w:rPr>
        <w:t xml:space="preserve">, </w:t>
      </w:r>
      <w:r w:rsidRPr="00A636E7">
        <w:rPr>
          <w:rFonts w:cs="Open Sans"/>
          <w:i/>
          <w:iCs/>
          <w:noProof/>
          <w:szCs w:val="24"/>
        </w:rPr>
        <w:t>11</w:t>
      </w:r>
      <w:r w:rsidRPr="00A636E7">
        <w:rPr>
          <w:rFonts w:cs="Open Sans"/>
          <w:noProof/>
          <w:szCs w:val="24"/>
        </w:rPr>
        <w:t>(7), 823–833. https://doi.org/10.1038/nn.2134</w:t>
      </w:r>
    </w:p>
    <w:p w14:paraId="76195E9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Gao, Y., Buesing, L., Shenoy, K. V, &amp; Cunningham, J. P. (2015). High-dimensional neural spike train analysis with generalized count linear dynamical systems. In </w:t>
      </w:r>
      <w:r w:rsidRPr="00A636E7">
        <w:rPr>
          <w:rFonts w:cs="Open Sans"/>
          <w:i/>
          <w:iCs/>
          <w:noProof/>
          <w:szCs w:val="24"/>
        </w:rPr>
        <w:t>Advances in Neural Information Processing Systems</w:t>
      </w:r>
      <w:r w:rsidRPr="00A636E7">
        <w:rPr>
          <w:rFonts w:cs="Open Sans"/>
          <w:noProof/>
          <w:szCs w:val="24"/>
        </w:rPr>
        <w:t xml:space="preserve"> (Vol. 28).</w:t>
      </w:r>
    </w:p>
    <w:p w14:paraId="464E5C23"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Ghanbari, A., Malyshev, A., Volgushev, M., &amp; Stevenson, I. H. (2017). Estimating short-term synaptic plasticity from pre- and postsynaptic spiking. </w:t>
      </w:r>
      <w:r w:rsidRPr="00A636E7">
        <w:rPr>
          <w:rFonts w:cs="Open Sans"/>
          <w:i/>
          <w:iCs/>
          <w:noProof/>
          <w:szCs w:val="24"/>
        </w:rPr>
        <w:t>PLOS Computational Biology</w:t>
      </w:r>
      <w:r w:rsidRPr="00A636E7">
        <w:rPr>
          <w:rFonts w:cs="Open Sans"/>
          <w:noProof/>
          <w:szCs w:val="24"/>
        </w:rPr>
        <w:t xml:space="preserve">, </w:t>
      </w:r>
      <w:r w:rsidRPr="00A636E7">
        <w:rPr>
          <w:rFonts w:cs="Open Sans"/>
          <w:i/>
          <w:iCs/>
          <w:noProof/>
          <w:szCs w:val="24"/>
        </w:rPr>
        <w:t>13</w:t>
      </w:r>
      <w:r w:rsidRPr="00A636E7">
        <w:rPr>
          <w:rFonts w:cs="Open Sans"/>
          <w:noProof/>
          <w:szCs w:val="24"/>
        </w:rPr>
        <w:t>(9), e1005738. https://doi.org/10.1371/journal.pcbi.1005738</w:t>
      </w:r>
    </w:p>
    <w:p w14:paraId="473174A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Ghanbari, A., Ren, N., Keine, C., Stoelzel, C., Englitz, B., Swadlow, H. A., &amp; Stevenson, I. H. (2020). Modeling the Short-Term Dynamics of in Vivo Excitatory Spike Transmission. </w:t>
      </w:r>
      <w:r w:rsidRPr="00A636E7">
        <w:rPr>
          <w:rFonts w:cs="Open Sans"/>
          <w:i/>
          <w:iCs/>
          <w:noProof/>
          <w:szCs w:val="24"/>
        </w:rPr>
        <w:t>Journal of Neuroscience</w:t>
      </w:r>
      <w:r w:rsidRPr="00A636E7">
        <w:rPr>
          <w:rFonts w:cs="Open Sans"/>
          <w:noProof/>
          <w:szCs w:val="24"/>
        </w:rPr>
        <w:t xml:space="preserve">, </w:t>
      </w:r>
      <w:r w:rsidRPr="00A636E7">
        <w:rPr>
          <w:rFonts w:cs="Open Sans"/>
          <w:i/>
          <w:iCs/>
          <w:noProof/>
          <w:szCs w:val="24"/>
        </w:rPr>
        <w:t>40</w:t>
      </w:r>
      <w:r w:rsidRPr="00A636E7">
        <w:rPr>
          <w:rFonts w:cs="Open Sans"/>
          <w:noProof/>
          <w:szCs w:val="24"/>
        </w:rPr>
        <w:t>(21), 4185–4202. https://doi.org/10.1523/JNEUROSCI.1482-19.2020</w:t>
      </w:r>
    </w:p>
    <w:p w14:paraId="4F55A8A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Graupner, M., &amp; Brunel, N. (2012). Calcium-based plasticity model explains sensitivity of synaptic changes to spike pattern, rate, and dendritic location. </w:t>
      </w:r>
      <w:r w:rsidRPr="00A636E7">
        <w:rPr>
          <w:rFonts w:cs="Open Sans"/>
          <w:i/>
          <w:iCs/>
          <w:noProof/>
          <w:szCs w:val="24"/>
        </w:rPr>
        <w:t>Proceedings of the National Academy of Sciences</w:t>
      </w:r>
      <w:r w:rsidRPr="00A636E7">
        <w:rPr>
          <w:rFonts w:cs="Open Sans"/>
          <w:noProof/>
          <w:szCs w:val="24"/>
        </w:rPr>
        <w:t xml:space="preserve">, </w:t>
      </w:r>
      <w:r w:rsidRPr="00A636E7">
        <w:rPr>
          <w:rFonts w:cs="Open Sans"/>
          <w:i/>
          <w:iCs/>
          <w:noProof/>
          <w:szCs w:val="24"/>
        </w:rPr>
        <w:t>109</w:t>
      </w:r>
      <w:r w:rsidRPr="00A636E7">
        <w:rPr>
          <w:rFonts w:cs="Open Sans"/>
          <w:noProof/>
          <w:szCs w:val="24"/>
        </w:rPr>
        <w:t>(10), 3991–3996. https://doi.org/10.1073/pnas.1109359109</w:t>
      </w:r>
    </w:p>
    <w:p w14:paraId="2434C58C"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Harris, K. D., Csicsvari, J., Hirase, H., Dragoi, G., &amp; Buzsáki, G. (2003). Organization of cell assemblies in the hippocampus. </w:t>
      </w:r>
      <w:r w:rsidRPr="00A636E7">
        <w:rPr>
          <w:rFonts w:cs="Open Sans"/>
          <w:i/>
          <w:iCs/>
          <w:noProof/>
          <w:szCs w:val="24"/>
        </w:rPr>
        <w:t>Nature</w:t>
      </w:r>
      <w:r w:rsidRPr="00A636E7">
        <w:rPr>
          <w:rFonts w:cs="Open Sans"/>
          <w:noProof/>
          <w:szCs w:val="24"/>
        </w:rPr>
        <w:t xml:space="preserve">, </w:t>
      </w:r>
      <w:r w:rsidRPr="00A636E7">
        <w:rPr>
          <w:rFonts w:cs="Open Sans"/>
          <w:i/>
          <w:iCs/>
          <w:noProof/>
          <w:szCs w:val="24"/>
        </w:rPr>
        <w:t>424</w:t>
      </w:r>
      <w:r w:rsidRPr="00A636E7">
        <w:rPr>
          <w:rFonts w:cs="Open Sans"/>
          <w:noProof/>
          <w:szCs w:val="24"/>
        </w:rPr>
        <w:t>(6948), 552–556.</w:t>
      </w:r>
    </w:p>
    <w:p w14:paraId="178B576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Kelly, R. C., Smith, M. A., Kass, R. E., &amp; Lee, T. S. (2010). Local field potentials indicate network state and account for neuronal response variability. </w:t>
      </w:r>
      <w:r w:rsidRPr="00A636E7">
        <w:rPr>
          <w:rFonts w:cs="Open Sans"/>
          <w:i/>
          <w:iCs/>
          <w:noProof/>
          <w:szCs w:val="24"/>
        </w:rPr>
        <w:t>Journal of Computational Neuroscience</w:t>
      </w:r>
      <w:r w:rsidRPr="00A636E7">
        <w:rPr>
          <w:rFonts w:cs="Open Sans"/>
          <w:noProof/>
          <w:szCs w:val="24"/>
        </w:rPr>
        <w:t xml:space="preserve">, </w:t>
      </w:r>
      <w:r w:rsidRPr="00A636E7">
        <w:rPr>
          <w:rFonts w:cs="Open Sans"/>
          <w:i/>
          <w:iCs/>
          <w:noProof/>
          <w:szCs w:val="24"/>
        </w:rPr>
        <w:t>29</w:t>
      </w:r>
      <w:r w:rsidRPr="00A636E7">
        <w:rPr>
          <w:rFonts w:cs="Open Sans"/>
          <w:noProof/>
          <w:szCs w:val="24"/>
        </w:rPr>
        <w:t>(3), 567–579. https://doi.org/10.1007/s10827-009-0208-9</w:t>
      </w:r>
    </w:p>
    <w:p w14:paraId="57A44E6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Kobayashi, R., Kurita, S., Kurth, A., Kitano, K., Mizuseki, K., Diesmann, M., Richmond, B. J., &amp; Shinomoto, S. (2019). Reconstructing neuronal circuitry from parallel spike trains. </w:t>
      </w:r>
      <w:r w:rsidRPr="00A636E7">
        <w:rPr>
          <w:rFonts w:cs="Open Sans"/>
          <w:i/>
          <w:iCs/>
          <w:noProof/>
          <w:szCs w:val="24"/>
        </w:rPr>
        <w:t>Nature Communications</w:t>
      </w:r>
      <w:r w:rsidRPr="00A636E7">
        <w:rPr>
          <w:rFonts w:cs="Open Sans"/>
          <w:noProof/>
          <w:szCs w:val="24"/>
        </w:rPr>
        <w:t xml:space="preserve">, </w:t>
      </w:r>
      <w:r w:rsidRPr="00A636E7">
        <w:rPr>
          <w:rFonts w:cs="Open Sans"/>
          <w:i/>
          <w:iCs/>
          <w:noProof/>
          <w:szCs w:val="24"/>
        </w:rPr>
        <w:t>10</w:t>
      </w:r>
      <w:r w:rsidRPr="00A636E7">
        <w:rPr>
          <w:rFonts w:cs="Open Sans"/>
          <w:noProof/>
          <w:szCs w:val="24"/>
        </w:rPr>
        <w:t>(1), 4468. https://doi.org/10.1038/s41467-019-12225-2</w:t>
      </w:r>
    </w:p>
    <w:p w14:paraId="55608C4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Linderman, S., Stock, C. H., &amp; Adams, R. P. (2014). A framework for studying synaptic plasticity with neural spike train data. In Z. Ghahramani, M. Welling, C. Cortes, N. Lawrence, &amp; K. Q. Weinberger (Eds.), </w:t>
      </w:r>
      <w:r w:rsidRPr="00A636E7">
        <w:rPr>
          <w:rFonts w:cs="Open Sans"/>
          <w:i/>
          <w:iCs/>
          <w:noProof/>
          <w:szCs w:val="24"/>
        </w:rPr>
        <w:t>Advances in Neural Information Processing Systems</w:t>
      </w:r>
      <w:r w:rsidRPr="00A636E7">
        <w:rPr>
          <w:rFonts w:cs="Open Sans"/>
          <w:noProof/>
          <w:szCs w:val="24"/>
        </w:rPr>
        <w:t xml:space="preserve"> (Vol. 27, pp. 2330–2338). Curran Associates, Inc. https://proceedings.neurips.cc/paper/2014/file/4122cb13c7a474c1976c9706ae36521d-Paper.pdf</w:t>
      </w:r>
    </w:p>
    <w:p w14:paraId="73F3395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lastRenderedPageBreak/>
        <w:t xml:space="preserve">Mantel, G. W. H., &amp; Lemon, R. N. (1987). Cross-correlation reveals facilitation of single motor units in thenar muscles by single corticospinal neurones in the conscious monkey. </w:t>
      </w:r>
      <w:r w:rsidRPr="00A636E7">
        <w:rPr>
          <w:rFonts w:cs="Open Sans"/>
          <w:i/>
          <w:iCs/>
          <w:noProof/>
          <w:szCs w:val="24"/>
        </w:rPr>
        <w:t>Neuroscience Letters</w:t>
      </w:r>
      <w:r w:rsidRPr="00A636E7">
        <w:rPr>
          <w:rFonts w:cs="Open Sans"/>
          <w:noProof/>
          <w:szCs w:val="24"/>
        </w:rPr>
        <w:t xml:space="preserve">, </w:t>
      </w:r>
      <w:r w:rsidRPr="00A636E7">
        <w:rPr>
          <w:rFonts w:cs="Open Sans"/>
          <w:i/>
          <w:iCs/>
          <w:noProof/>
          <w:szCs w:val="24"/>
        </w:rPr>
        <w:t>77</w:t>
      </w:r>
      <w:r w:rsidRPr="00A636E7">
        <w:rPr>
          <w:rFonts w:cs="Open Sans"/>
          <w:noProof/>
          <w:szCs w:val="24"/>
        </w:rPr>
        <w:t>(1), 113–118. https://doi.org/10.1016/0304-3940(87)90617-3</w:t>
      </w:r>
    </w:p>
    <w:p w14:paraId="54ECAB5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Okatan, M., Wilson, M. A., &amp; Brown, E. N. (2005). Analyzing Functional Connectivity Using a Network Likelihood Model of Ensemble Neural Spiking Activity.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17</w:t>
      </w:r>
      <w:r w:rsidRPr="00A636E7">
        <w:rPr>
          <w:rFonts w:cs="Open Sans"/>
          <w:noProof/>
          <w:szCs w:val="24"/>
        </w:rPr>
        <w:t>(9), 1927–1961.</w:t>
      </w:r>
    </w:p>
    <w:p w14:paraId="1676A498"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Paninski, L., Ahmadian, Y., Ferreira, D. G., Koyama, S., Rahnama Rad, K., Vidne, M., Vogelstein, J., &amp; Wu, W. (2010). A new look at state-space models for neural data. In </w:t>
      </w:r>
      <w:r w:rsidRPr="00A636E7">
        <w:rPr>
          <w:rFonts w:cs="Open Sans"/>
          <w:i/>
          <w:iCs/>
          <w:noProof/>
          <w:szCs w:val="24"/>
        </w:rPr>
        <w:t>Journal of Computational Neuroscience</w:t>
      </w:r>
      <w:r w:rsidRPr="00A636E7">
        <w:rPr>
          <w:rFonts w:cs="Open Sans"/>
          <w:noProof/>
          <w:szCs w:val="24"/>
        </w:rPr>
        <w:t xml:space="preserve"> (Vol. 29, Issues 1–2, pp. 107–126). Springer. https://doi.org/10.1007/s10827-009-0179-x</w:t>
      </w:r>
    </w:p>
    <w:p w14:paraId="60950939"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Perkel, D. H., Gerstein, G. L., &amp; Moore, G. P. (1967). Neuronal Spike Trains and Stochastic Point Processes: II. Simultaneous Spike Trains. </w:t>
      </w:r>
      <w:r w:rsidRPr="00A636E7">
        <w:rPr>
          <w:rFonts w:cs="Open Sans"/>
          <w:i/>
          <w:iCs/>
          <w:noProof/>
          <w:szCs w:val="24"/>
        </w:rPr>
        <w:t>Biophysical Journal</w:t>
      </w:r>
      <w:r w:rsidRPr="00A636E7">
        <w:rPr>
          <w:rFonts w:cs="Open Sans"/>
          <w:noProof/>
          <w:szCs w:val="24"/>
        </w:rPr>
        <w:t xml:space="preserve">, </w:t>
      </w:r>
      <w:r w:rsidRPr="00A636E7">
        <w:rPr>
          <w:rFonts w:cs="Open Sans"/>
          <w:i/>
          <w:iCs/>
          <w:noProof/>
          <w:szCs w:val="24"/>
        </w:rPr>
        <w:t>7</w:t>
      </w:r>
      <w:r w:rsidRPr="00A636E7">
        <w:rPr>
          <w:rFonts w:cs="Open Sans"/>
          <w:noProof/>
          <w:szCs w:val="24"/>
        </w:rPr>
        <w:t>(4), 419–440. https://doi.org/10.1016/S0006-3495(67)86597-4</w:t>
      </w:r>
    </w:p>
    <w:p w14:paraId="508FBDC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Latham, P. (2007). Neural characterization in partially observed populations of spiking neurons. In </w:t>
      </w:r>
      <w:r w:rsidRPr="00A636E7">
        <w:rPr>
          <w:rFonts w:cs="Open Sans"/>
          <w:i/>
          <w:iCs/>
          <w:noProof/>
          <w:szCs w:val="24"/>
        </w:rPr>
        <w:t>Advances in Neural Information Processing Systems</w:t>
      </w:r>
      <w:r w:rsidRPr="00A636E7">
        <w:rPr>
          <w:rFonts w:cs="Open Sans"/>
          <w:noProof/>
          <w:szCs w:val="24"/>
        </w:rPr>
        <w:t xml:space="preserve"> (Vol. 20).</w:t>
      </w:r>
    </w:p>
    <w:p w14:paraId="35704E9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Scott, J. G. (2012). Fully Bayesian inference for neural models with negative-binomial spiking. In </w:t>
      </w:r>
      <w:r w:rsidRPr="00A636E7">
        <w:rPr>
          <w:rFonts w:cs="Open Sans"/>
          <w:i/>
          <w:iCs/>
          <w:noProof/>
          <w:szCs w:val="24"/>
        </w:rPr>
        <w:t>Advances in Neural Information Processing Systems</w:t>
      </w:r>
      <w:r w:rsidRPr="00A636E7">
        <w:rPr>
          <w:rFonts w:cs="Open Sans"/>
          <w:noProof/>
          <w:szCs w:val="24"/>
        </w:rPr>
        <w:t xml:space="preserve"> (Vol. 25).</w:t>
      </w:r>
    </w:p>
    <w:p w14:paraId="3084B64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Simoncelli, E. P. (2003). Biases in white noise analysis due to non-Poisson spike generation. </w:t>
      </w:r>
      <w:r w:rsidRPr="00A636E7">
        <w:rPr>
          <w:rFonts w:cs="Open Sans"/>
          <w:i/>
          <w:iCs/>
          <w:noProof/>
          <w:szCs w:val="24"/>
        </w:rPr>
        <w:t>Neurocomputing</w:t>
      </w:r>
      <w:r w:rsidRPr="00A636E7">
        <w:rPr>
          <w:rFonts w:cs="Open Sans"/>
          <w:noProof/>
          <w:szCs w:val="24"/>
        </w:rPr>
        <w:t xml:space="preserve">, </w:t>
      </w:r>
      <w:r w:rsidRPr="00A636E7">
        <w:rPr>
          <w:rFonts w:cs="Open Sans"/>
          <w:i/>
          <w:iCs/>
          <w:noProof/>
          <w:szCs w:val="24"/>
        </w:rPr>
        <w:t>52</w:t>
      </w:r>
      <w:r w:rsidRPr="00A636E7">
        <w:rPr>
          <w:rFonts w:cs="Open Sans"/>
          <w:noProof/>
          <w:szCs w:val="24"/>
        </w:rPr>
        <w:t>–</w:t>
      </w:r>
      <w:r w:rsidRPr="00A636E7">
        <w:rPr>
          <w:rFonts w:cs="Open Sans"/>
          <w:i/>
          <w:iCs/>
          <w:noProof/>
          <w:szCs w:val="24"/>
        </w:rPr>
        <w:t>54</w:t>
      </w:r>
      <w:r w:rsidRPr="00A636E7">
        <w:rPr>
          <w:rFonts w:cs="Open Sans"/>
          <w:noProof/>
          <w:szCs w:val="24"/>
        </w:rPr>
        <w:t>, 109–115. https://doi.org/10.1016/S0925-2312(02)00822-6</w:t>
      </w:r>
    </w:p>
    <w:p w14:paraId="6E51821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Rauch, H. E., Tung, F., &amp; Striebel, C. T. (1965). Maximum likelihood estimates of linear dynamic systems. </w:t>
      </w:r>
      <w:r w:rsidRPr="00A636E7">
        <w:rPr>
          <w:rFonts w:cs="Open Sans"/>
          <w:i/>
          <w:iCs/>
          <w:noProof/>
          <w:szCs w:val="24"/>
        </w:rPr>
        <w:t>AIAA Journal</w:t>
      </w:r>
      <w:r w:rsidRPr="00A636E7">
        <w:rPr>
          <w:rFonts w:cs="Open Sans"/>
          <w:noProof/>
          <w:szCs w:val="24"/>
        </w:rPr>
        <w:t xml:space="preserve">, </w:t>
      </w:r>
      <w:r w:rsidRPr="00A636E7">
        <w:rPr>
          <w:rFonts w:cs="Open Sans"/>
          <w:i/>
          <w:iCs/>
          <w:noProof/>
          <w:szCs w:val="24"/>
        </w:rPr>
        <w:t>3</w:t>
      </w:r>
      <w:r w:rsidRPr="00A636E7">
        <w:rPr>
          <w:rFonts w:cs="Open Sans"/>
          <w:noProof/>
          <w:szCs w:val="24"/>
        </w:rPr>
        <w:t>(8), 1445–1450. https://doi.org/10.2514/3.3166</w:t>
      </w:r>
    </w:p>
    <w:p w14:paraId="47F833A0"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Ren, N., Ito, S., Hafizi, H., Beggs, J. M., &amp; Stevenson, I. H. (2020). Model-based detection of putative synaptic connections from spike recordings with latency and type constraints. </w:t>
      </w:r>
      <w:r w:rsidRPr="00A636E7">
        <w:rPr>
          <w:rFonts w:cs="Open Sans"/>
          <w:i/>
          <w:iCs/>
          <w:noProof/>
          <w:szCs w:val="24"/>
        </w:rPr>
        <w:t>Journal of Neurophysiology</w:t>
      </w:r>
      <w:r w:rsidRPr="00A636E7">
        <w:rPr>
          <w:rFonts w:cs="Open Sans"/>
          <w:noProof/>
          <w:szCs w:val="24"/>
        </w:rPr>
        <w:t>. https://doi.org/10.1152/jn.00066.2020</w:t>
      </w:r>
    </w:p>
    <w:p w14:paraId="17E14C6E"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Smith, A. C., &amp; Brown, E. N. (2003). Estimating a state-space model from point process observations.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15</w:t>
      </w:r>
      <w:r w:rsidRPr="00A636E7">
        <w:rPr>
          <w:rFonts w:cs="Open Sans"/>
          <w:noProof/>
          <w:szCs w:val="24"/>
        </w:rPr>
        <w:t>(5), 965–991. https://doi.org/10.1162/089976603765202622</w:t>
      </w:r>
    </w:p>
    <w:p w14:paraId="393DE07E"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(2016). Flexible models for spike count data with both over- and under- dispersion. </w:t>
      </w:r>
      <w:r w:rsidRPr="00A636E7">
        <w:rPr>
          <w:rFonts w:cs="Open Sans"/>
          <w:i/>
          <w:iCs/>
          <w:noProof/>
          <w:szCs w:val="24"/>
        </w:rPr>
        <w:t>Journal of Computational Neuroscience</w:t>
      </w:r>
      <w:r w:rsidRPr="00A636E7">
        <w:rPr>
          <w:rFonts w:cs="Open Sans"/>
          <w:noProof/>
          <w:szCs w:val="24"/>
        </w:rPr>
        <w:t xml:space="preserve">, </w:t>
      </w:r>
      <w:r w:rsidRPr="00A636E7">
        <w:rPr>
          <w:rFonts w:cs="Open Sans"/>
          <w:i/>
          <w:iCs/>
          <w:noProof/>
          <w:szCs w:val="24"/>
        </w:rPr>
        <w:t>41</w:t>
      </w:r>
      <w:r w:rsidRPr="00A636E7">
        <w:rPr>
          <w:rFonts w:cs="Open Sans"/>
          <w:noProof/>
          <w:szCs w:val="24"/>
        </w:rPr>
        <w:t>(1), 29–43. https://doi.org/10.1007/s10827-016-0603-y</w:t>
      </w:r>
    </w:p>
    <w:p w14:paraId="15DA150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(2018). Omitted Variable Bias in GLMs of Neural Spiking Activity.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30</w:t>
      </w:r>
      <w:r w:rsidRPr="00A636E7">
        <w:rPr>
          <w:rFonts w:cs="Open Sans"/>
          <w:noProof/>
          <w:szCs w:val="24"/>
        </w:rPr>
        <w:t>(12), 3227–3258. https://doi.org/10.1162/neco_a_01138</w:t>
      </w:r>
    </w:p>
    <w:p w14:paraId="6A65331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106</w:t>
      </w:r>
      <w:r w:rsidRPr="00A636E7">
        <w:rPr>
          <w:rFonts w:cs="Open Sans"/>
          <w:noProof/>
          <w:szCs w:val="24"/>
        </w:rPr>
        <w:t>(2), 764–774. https://doi.org/10.1152/jn.00626.2010</w:t>
      </w:r>
    </w:p>
    <w:p w14:paraId="4765BDC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&amp; Kording, K. (2011). Inferring spike-timing-dependent plasticity from </w:t>
      </w:r>
      <w:r w:rsidRPr="00A636E7">
        <w:rPr>
          <w:rFonts w:cs="Open Sans"/>
          <w:noProof/>
          <w:szCs w:val="24"/>
        </w:rPr>
        <w:lastRenderedPageBreak/>
        <w:t xml:space="preserve">spike train data. In J. Shawe-Taylor, R. S. Zemel, P. Bartlett, F. C. N. Pereira, &amp; K. Q. Weinberger (Eds.), </w:t>
      </w:r>
      <w:r w:rsidRPr="00A636E7">
        <w:rPr>
          <w:rFonts w:cs="Open Sans"/>
          <w:i/>
          <w:iCs/>
          <w:noProof/>
          <w:szCs w:val="24"/>
        </w:rPr>
        <w:t>Advances in Neural Information Processing Systems</w:t>
      </w:r>
      <w:r w:rsidRPr="00A636E7">
        <w:rPr>
          <w:rFonts w:cs="Open Sans"/>
          <w:noProof/>
          <w:szCs w:val="24"/>
        </w:rPr>
        <w:t xml:space="preserve"> (Vol. 24).</w:t>
      </w:r>
    </w:p>
    <w:p w14:paraId="252DDBD3"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Swadlow, H. A., &amp; Gusev, A. G. (2001). The impact of “bursting” thalamic impulses at a neocortical synapse. </w:t>
      </w:r>
      <w:r w:rsidRPr="00A636E7">
        <w:rPr>
          <w:rFonts w:cs="Open Sans"/>
          <w:i/>
          <w:iCs/>
          <w:noProof/>
          <w:szCs w:val="24"/>
        </w:rPr>
        <w:t>Nature Neuroscience</w:t>
      </w:r>
      <w:r w:rsidRPr="00A636E7">
        <w:rPr>
          <w:rFonts w:cs="Open Sans"/>
          <w:noProof/>
          <w:szCs w:val="24"/>
        </w:rPr>
        <w:t xml:space="preserve">, </w:t>
      </w:r>
      <w:r w:rsidRPr="00A636E7">
        <w:rPr>
          <w:rFonts w:cs="Open Sans"/>
          <w:i/>
          <w:iCs/>
          <w:noProof/>
          <w:szCs w:val="24"/>
        </w:rPr>
        <w:t>4</w:t>
      </w:r>
      <w:r w:rsidRPr="00A636E7">
        <w:rPr>
          <w:rFonts w:cs="Open Sans"/>
          <w:noProof/>
          <w:szCs w:val="24"/>
        </w:rPr>
        <w:t>(4), 402–408. https://doi.org/10.1038/86054</w:t>
      </w:r>
    </w:p>
    <w:p w14:paraId="6B56FC6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93</w:t>
      </w:r>
      <w:r w:rsidRPr="00A636E7">
        <w:rPr>
          <w:rFonts w:cs="Open Sans"/>
          <w:noProof/>
          <w:szCs w:val="24"/>
        </w:rPr>
        <w:t>(2), 1074–1089.</w:t>
      </w:r>
    </w:p>
    <w:p w14:paraId="031DD19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Usrey, W. M., Alonso, J. M., &amp; Reid, R. C. (2000). Synaptic interactions between thalamic inputs to simple cells in cat visual cortex. </w:t>
      </w:r>
      <w:r w:rsidRPr="00A636E7">
        <w:rPr>
          <w:rFonts w:cs="Open Sans"/>
          <w:i/>
          <w:iCs/>
          <w:noProof/>
          <w:szCs w:val="24"/>
        </w:rPr>
        <w:t>Journal of Neuroscience</w:t>
      </w:r>
      <w:r w:rsidRPr="00A636E7">
        <w:rPr>
          <w:rFonts w:cs="Open Sans"/>
          <w:noProof/>
          <w:szCs w:val="24"/>
        </w:rPr>
        <w:t xml:space="preserve">, </w:t>
      </w:r>
      <w:r w:rsidRPr="00A636E7">
        <w:rPr>
          <w:rFonts w:cs="Open Sans"/>
          <w:i/>
          <w:iCs/>
          <w:noProof/>
          <w:szCs w:val="24"/>
        </w:rPr>
        <w:t>20</w:t>
      </w:r>
      <w:r w:rsidRPr="00A636E7">
        <w:rPr>
          <w:rFonts w:cs="Open Sans"/>
          <w:noProof/>
          <w:szCs w:val="24"/>
        </w:rPr>
        <w:t>(14), 5461–5467. https://doi.org/10.1523/jneurosci.20-14-05461.2000</w:t>
      </w:r>
    </w:p>
    <w:p w14:paraId="29FE3D23" w14:textId="77777777" w:rsidR="00A636E7" w:rsidRPr="00A636E7" w:rsidRDefault="00A636E7" w:rsidP="00A636E7">
      <w:pPr>
        <w:widowControl w:val="0"/>
        <w:autoSpaceDE w:val="0"/>
        <w:autoSpaceDN w:val="0"/>
        <w:adjustRightInd w:val="0"/>
        <w:spacing w:line="240" w:lineRule="auto"/>
        <w:ind w:left="480" w:hanging="480"/>
        <w:rPr>
          <w:rFonts w:cs="Open Sans"/>
          <w:noProof/>
        </w:rPr>
      </w:pPr>
      <w:r w:rsidRPr="00A636E7">
        <w:rPr>
          <w:rFonts w:cs="Open Sans"/>
          <w:noProof/>
          <w:szCs w:val="24"/>
        </w:rPr>
        <w:t xml:space="preserve">Zucker, R. S., &amp; Regehr, W. G. (2002). Short-Term Synaptic Plasticity. </w:t>
      </w:r>
      <w:r w:rsidRPr="00A636E7">
        <w:rPr>
          <w:rFonts w:cs="Open Sans"/>
          <w:i/>
          <w:iCs/>
          <w:noProof/>
          <w:szCs w:val="24"/>
        </w:rPr>
        <w:t>Annual Review of Physiology</w:t>
      </w:r>
      <w:r w:rsidRPr="00A636E7">
        <w:rPr>
          <w:rFonts w:cs="Open Sans"/>
          <w:noProof/>
          <w:szCs w:val="24"/>
        </w:rPr>
        <w:t xml:space="preserve">, </w:t>
      </w:r>
      <w:r w:rsidRPr="00A636E7">
        <w:rPr>
          <w:rFonts w:cs="Open Sans"/>
          <w:i/>
          <w:iCs/>
          <w:noProof/>
          <w:szCs w:val="24"/>
        </w:rPr>
        <w:t>64</w:t>
      </w:r>
      <w:r w:rsidRPr="00A636E7">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Ganchao Wei" w:date="2020-12-20T15:11:00Z" w:initials="GW">
    <w:p w14:paraId="7871B893" w14:textId="77777777" w:rsidR="00690A9E" w:rsidRDefault="00690A9E" w:rsidP="003E3821">
      <w:pPr>
        <w:jc w:val="both"/>
      </w:pPr>
      <w:r>
        <w:rPr>
          <w:rStyle w:val="CommentReference"/>
        </w:rPr>
        <w:annotationRef/>
      </w:r>
      <w:r>
        <w:t>Cite along with Swadlow for partitions based on ISI…</w:t>
      </w:r>
    </w:p>
    <w:p w14:paraId="3DC2C4A2" w14:textId="77777777" w:rsidR="00690A9E" w:rsidRDefault="00690A9E" w:rsidP="003E3821">
      <w:pPr>
        <w:jc w:val="both"/>
      </w:pPr>
      <w:r w:rsidRPr="0018525B">
        <w:t xml:space="preserve">https://www.jneurosci.org/content/20/14/5461.short </w:t>
      </w:r>
    </w:p>
    <w:p w14:paraId="73FE3D9C" w14:textId="77777777" w:rsidR="00690A9E" w:rsidRDefault="00690A9E" w:rsidP="003E3821">
      <w:pPr>
        <w:jc w:val="both"/>
      </w:pPr>
      <w:hyperlink r:id="rId1" w:history="1">
        <w:r w:rsidRPr="005F5F56">
          <w:rPr>
            <w:rStyle w:val="Hyperlink"/>
          </w:rPr>
          <w:t>https://www.sciencedirect.com/science/article/abs/pii/0304394087906173</w:t>
        </w:r>
      </w:hyperlink>
    </w:p>
    <w:p w14:paraId="7B8E83CD" w14:textId="77777777" w:rsidR="00690A9E" w:rsidRDefault="00690A9E" w:rsidP="003E3821">
      <w:pPr>
        <w:jc w:val="both"/>
      </w:pPr>
      <w:hyperlink r:id="rId2" w:history="1">
        <w:r w:rsidRPr="005F5F56">
          <w:rPr>
            <w:rStyle w:val="Hyperlink"/>
          </w:rPr>
          <w:t>https://www.sciencedirect.com/science/article/pii/S0896627300805255</w:t>
        </w:r>
      </w:hyperlink>
    </w:p>
    <w:p w14:paraId="66323A20" w14:textId="256352AD" w:rsidR="00690A9E" w:rsidRDefault="00690A9E" w:rsidP="003E3821">
      <w:pPr>
        <w:pStyle w:val="CommentText"/>
      </w:pPr>
      <w:r w:rsidRPr="0018525B">
        <w:t>https://jov.arvojournals.org/article.aspx?articleid=2122035</w:t>
      </w:r>
    </w:p>
  </w:comment>
  <w:comment w:id="62" w:author="Ganchao Wei" w:date="2021-01-18T20:35:00Z" w:initials="GW">
    <w:p w14:paraId="223BD3F9" w14:textId="69FDA2D8" w:rsidR="00690A9E" w:rsidRDefault="00690A9E" w:rsidP="00A636E7">
      <w:pPr>
        <w:pStyle w:val="CommentText"/>
      </w:pPr>
      <w:r>
        <w:rPr>
          <w:rStyle w:val="CommentReference"/>
        </w:rPr>
        <w:annotationRef/>
      </w:r>
      <w:r>
        <w:t>static model?</w:t>
      </w:r>
    </w:p>
    <w:p w14:paraId="67310B76" w14:textId="77777777" w:rsidR="00690A9E" w:rsidRDefault="00690A9E" w:rsidP="00A636E7">
      <w:pPr>
        <w:pStyle w:val="CommentText"/>
      </w:pPr>
    </w:p>
    <w:p w14:paraId="1ABA1C49" w14:textId="7B04189C" w:rsidR="00690A9E" w:rsidRDefault="00690A9E" w:rsidP="00A636E7">
      <w:pPr>
        <w:pStyle w:val="CommentText"/>
      </w:pPr>
      <w:r>
        <w:t>these citations are all for dynamic coupling</w:t>
      </w:r>
    </w:p>
    <w:p w14:paraId="70DBE460" w14:textId="77777777" w:rsidR="00690A9E" w:rsidRDefault="00690A9E" w:rsidP="00A636E7">
      <w:pPr>
        <w:pStyle w:val="CommentText"/>
        <w:rPr>
          <w:noProof/>
        </w:rPr>
      </w:pPr>
    </w:p>
    <w:p w14:paraId="78A10A99" w14:textId="73A75826" w:rsidR="00690A9E" w:rsidRDefault="00690A9E">
      <w:pPr>
        <w:pStyle w:val="CommentText"/>
      </w:pPr>
      <w:r w:rsidRPr="003E3821">
        <w:rPr>
          <w:noProof/>
        </w:rPr>
        <w:t>Chan et al., 2008; English et al., 2017; Ghanbari et al., 2017; Linderman et al., 2014; Stevenson &amp; Kording, 2011</w:t>
      </w:r>
    </w:p>
  </w:comment>
  <w:comment w:id="64" w:author="Ian Stevenson" w:date="2020-12-29T13:20:00Z" w:initials="IS">
    <w:p w14:paraId="346B2A65" w14:textId="6F333A66" w:rsidR="00690A9E" w:rsidRDefault="00690A9E">
      <w:pPr>
        <w:pStyle w:val="CommentText"/>
      </w:pPr>
      <w:r>
        <w:rPr>
          <w:rStyle w:val="CommentReference"/>
        </w:rPr>
        <w:annotationRef/>
      </w:r>
      <w:r>
        <w:t>these citations are all for dynamic coupling</w:t>
      </w:r>
    </w:p>
  </w:comment>
  <w:comment w:id="65" w:author="Ganchao Wei" w:date="2021-01-18T20:33:00Z" w:initials="GW">
    <w:p w14:paraId="00941936" w14:textId="0883A2DD" w:rsidR="00690A9E" w:rsidRDefault="00690A9E">
      <w:pPr>
        <w:pStyle w:val="CommentText"/>
      </w:pPr>
      <w:r>
        <w:rPr>
          <w:rStyle w:val="CommentReference"/>
        </w:rPr>
        <w:annotationRef/>
      </w:r>
      <w:r>
        <w:t>these citations are all for dynamic coupling</w:t>
      </w:r>
    </w:p>
    <w:p w14:paraId="2E9E2DA2" w14:textId="77777777" w:rsidR="00690A9E" w:rsidRDefault="00690A9E">
      <w:pPr>
        <w:pStyle w:val="CommentText"/>
        <w:rPr>
          <w:noProof/>
        </w:rPr>
      </w:pPr>
    </w:p>
    <w:p w14:paraId="3794A909" w14:textId="7D11CACE" w:rsidR="00690A9E" w:rsidRDefault="00690A9E">
      <w:pPr>
        <w:pStyle w:val="CommentText"/>
      </w:pPr>
      <w:r w:rsidRPr="003E3821">
        <w:rPr>
          <w:noProof/>
        </w:rPr>
        <w:t>Chan et al., 2008; English et al., 2017; Ghanbari et al., 2017; Linderman et al., 2014; Stevenson &amp; Kording, 2011</w:t>
      </w:r>
    </w:p>
  </w:comment>
  <w:comment w:id="83" w:author="Ganchao Wei" w:date="2020-12-13T09:18:00Z" w:initials="GW">
    <w:p w14:paraId="6756882C" w14:textId="10468FFD" w:rsidR="00690A9E" w:rsidRDefault="00690A9E">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“1:k-1”, since it’s more concise. Otherwise, do we need change “1:k-1” to “k-h:k-1” for the remaining part?</w:t>
      </w:r>
    </w:p>
  </w:comment>
  <w:comment w:id="130" w:author="Ian Stevenson" w:date="2020-12-29T13:29:00Z" w:initials="IS">
    <w:p w14:paraId="670807F9" w14:textId="1BBB85A8" w:rsidR="00690A9E" w:rsidRDefault="00690A9E">
      <w:pPr>
        <w:pStyle w:val="CommentText"/>
      </w:pPr>
      <w:r>
        <w:rPr>
          <w:rStyle w:val="CommentReference"/>
        </w:rPr>
        <w:annotationRef/>
      </w:r>
      <w:r>
        <w:t>?</w:t>
      </w:r>
    </w:p>
  </w:comment>
  <w:comment w:id="131" w:author="Ganchao Wei" w:date="2021-01-17T10:18:00Z" w:initials="GW">
    <w:p w14:paraId="6C5BD833" w14:textId="77777777" w:rsidR="00690A9E" w:rsidRDefault="00690A9E">
      <w:pPr>
        <w:pStyle w:val="CommentText"/>
      </w:pPr>
      <w:r>
        <w:rPr>
          <w:rStyle w:val="CommentReference"/>
        </w:rPr>
        <w:annotationRef/>
      </w:r>
      <w:r>
        <w:t>Just a compact way for</w:t>
      </w:r>
    </w:p>
    <w:p w14:paraId="3A0D47D4" w14:textId="2BBD6CE9" w:rsidR="00690A9E" w:rsidRDefault="00690A9E">
      <w:pPr>
        <w:pStyle w:val="CommentText"/>
      </w:pPr>
      <w:r>
        <w:rPr>
          <w:noProof/>
        </w:rPr>
        <w:drawing>
          <wp:inline distT="0" distB="0" distL="0" distR="0" wp14:anchorId="1D07F938" wp14:editId="5E756A4A">
            <wp:extent cx="2151663" cy="23452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388138" cy="260301"/>
                    </a:xfrm>
                    <a:prstGeom prst="rect">
                      <a:avLst/>
                    </a:prstGeom>
                  </pic:spPr>
                </pic:pic>
              </a:graphicData>
            </a:graphic>
          </wp:inline>
        </w:drawing>
      </w:r>
    </w:p>
  </w:comment>
  <w:comment w:id="132" w:author="Ganchao Wei" w:date="2020-12-14T08:59:00Z" w:initials="GW">
    <w:p w14:paraId="2D7FA770" w14:textId="62BEB185" w:rsidR="00690A9E" w:rsidRDefault="00690A9E">
      <w:pPr>
        <w:pStyle w:val="CommentText"/>
      </w:pPr>
      <w:r>
        <w:rPr>
          <w:rStyle w:val="CommentReference"/>
        </w:rPr>
        <w:annotationRef/>
      </w:r>
      <w:r w:rsidRPr="00630EA0">
        <w:t>basis = getBasis('rcos', 5, 450, 50,0);</w:t>
      </w:r>
    </w:p>
  </w:comment>
  <w:comment w:id="146" w:author="Wei, Ganchao" w:date="2021-01-20T08:07:00Z" w:initials="WG">
    <w:p w14:paraId="5DA07F3B" w14:textId="77777777" w:rsidR="00C77A6D" w:rsidRDefault="00C77A6D">
      <w:pPr>
        <w:pStyle w:val="CommentText"/>
      </w:pPr>
      <w:r>
        <w:rPr>
          <w:rStyle w:val="CommentReference"/>
        </w:rPr>
        <w:annotationRef/>
      </w:r>
      <w:r>
        <w:t>After history: 15 Hz</w:t>
      </w:r>
    </w:p>
    <w:p w14:paraId="13ADC8C5" w14:textId="556D4FF0" w:rsidR="00C77A6D" w:rsidRDefault="00C77A6D">
      <w:pPr>
        <w:pStyle w:val="CommentText"/>
      </w:pPr>
    </w:p>
  </w:comment>
  <w:comment w:id="223" w:author="Ian Stevenson" w:date="2021-01-02T11:06:00Z" w:initials="IS">
    <w:p w14:paraId="56061B64" w14:textId="1E69BE76" w:rsidR="00690A9E" w:rsidRDefault="00690A9E">
      <w:pPr>
        <w:pStyle w:val="CommentText"/>
      </w:pPr>
      <w:r>
        <w:rPr>
          <w:rStyle w:val="CommentReference"/>
        </w:rPr>
        <w:annotationRef/>
      </w:r>
      <w:r>
        <w:t>Is Q the same for the three cases in C?</w:t>
      </w:r>
    </w:p>
  </w:comment>
  <w:comment w:id="224" w:author="Ganchao Wei" w:date="2021-01-17T10:30:00Z" w:initials="GW">
    <w:p w14:paraId="48EE7C90" w14:textId="267E7F8D" w:rsidR="00690A9E" w:rsidRDefault="00690A9E">
      <w:pPr>
        <w:pStyle w:val="CommentText"/>
      </w:pPr>
      <w:r>
        <w:rPr>
          <w:rStyle w:val="CommentReference"/>
        </w:rPr>
        <w:annotationRef/>
      </w:r>
      <w:r>
        <w:t xml:space="preserve">Yes, they are all the same (1e-5). The variation is shrink by depression STP, because of multiplicative effect. </w:t>
      </w:r>
    </w:p>
  </w:comment>
  <w:comment w:id="386" w:author="Ganchao Wei" w:date="2020-12-16T20:35:00Z" w:initials="GW">
    <w:p w14:paraId="195C2371" w14:textId="77777777" w:rsidR="00690A9E" w:rsidRDefault="00690A9E" w:rsidP="000C4E1C">
      <w:pPr>
        <w:pStyle w:val="CommentText"/>
      </w:pPr>
      <w:r>
        <w:rPr>
          <w:rStyle w:val="CommentReference"/>
        </w:rPr>
        <w:annotationRef/>
      </w:r>
      <w:r>
        <w:t>Is this acceptable? I just found I set baseline to be 6, i.e. post-firing rate = exp(6)Hz = 400Hz</w:t>
      </w:r>
    </w:p>
  </w:comment>
  <w:comment w:id="387" w:author="Wei, Ganchao" w:date="2021-01-20T07:50:00Z" w:initials="WG">
    <w:p w14:paraId="0D392291" w14:textId="77777777" w:rsidR="00690A9E" w:rsidRDefault="00690A9E">
      <w:pPr>
        <w:pStyle w:val="CommentText"/>
      </w:pPr>
      <w:r>
        <w:rPr>
          <w:rStyle w:val="CommentReference"/>
        </w:rPr>
        <w:annotationRef/>
      </w:r>
      <w:r>
        <w:t>After considering history effect, the baseline is just 160 Hz now.</w:t>
      </w:r>
    </w:p>
    <w:p w14:paraId="77FB6869" w14:textId="2B3FDBCE" w:rsidR="00690A9E" w:rsidRDefault="00690A9E">
      <w:pPr>
        <w:pStyle w:val="CommentText"/>
      </w:pPr>
    </w:p>
    <w:p w14:paraId="4BE0486D" w14:textId="5F940E50" w:rsidR="00690A9E" w:rsidRDefault="00690A9E">
      <w:pPr>
        <w:pStyle w:val="CommentText"/>
      </w:pPr>
      <w:r>
        <w:t>History effect:</w:t>
      </w:r>
    </w:p>
    <w:p w14:paraId="685D678C" w14:textId="77777777" w:rsidR="00690A9E" w:rsidRDefault="00690A9E" w:rsidP="00702B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sim.hist_tau = .005;</w:t>
      </w:r>
    </w:p>
    <w:p w14:paraId="4DF5F538" w14:textId="3B4915B2" w:rsidR="00690A9E" w:rsidRPr="00702BD7" w:rsidRDefault="00690A9E" w:rsidP="00702B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sim.hist_beta = -1;</w:t>
      </w:r>
    </w:p>
    <w:p w14:paraId="2BAC1947" w14:textId="77777777" w:rsidR="00690A9E" w:rsidRDefault="00690A9E">
      <w:pPr>
        <w:pStyle w:val="CommentText"/>
      </w:pPr>
    </w:p>
    <w:p w14:paraId="5790F41C" w14:textId="22E7F6AF" w:rsidR="00690A9E" w:rsidRDefault="00690A9E">
      <w:pPr>
        <w:pStyle w:val="CommentText"/>
      </w:pPr>
      <w:r w:rsidRPr="00702BD7">
        <w:rPr>
          <w:noProof/>
        </w:rPr>
        <w:drawing>
          <wp:inline distT="0" distB="0" distL="0" distR="0" wp14:anchorId="3057E905" wp14:editId="7A2A63DF">
            <wp:extent cx="2147581" cy="1609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5579" cy="1615720"/>
                    </a:xfrm>
                    <a:prstGeom prst="rect">
                      <a:avLst/>
                    </a:prstGeom>
                    <a:noFill/>
                    <a:ln>
                      <a:noFill/>
                    </a:ln>
                  </pic:spPr>
                </pic:pic>
              </a:graphicData>
            </a:graphic>
          </wp:inline>
        </w:drawing>
      </w:r>
    </w:p>
    <w:p w14:paraId="5464A919" w14:textId="174F482F" w:rsidR="00690A9E" w:rsidRDefault="00690A9E">
      <w:pPr>
        <w:pStyle w:val="CommentText"/>
      </w:pPr>
    </w:p>
  </w:comment>
  <w:comment w:id="483" w:author="Stevenson, Ian" w:date="2021-01-05T10:04:00Z" w:initials="IS">
    <w:p w14:paraId="0A494C4F" w14:textId="66CB27D2" w:rsidR="00690A9E" w:rsidRDefault="00690A9E">
      <w:pPr>
        <w:pStyle w:val="CommentText"/>
      </w:pPr>
      <w:r>
        <w:rPr>
          <w:rStyle w:val="CommentReference"/>
        </w:rPr>
        <w:annotationRef/>
      </w:r>
      <w:r>
        <w:t>It looks like it’s set to 30 from the figure?</w:t>
      </w:r>
    </w:p>
  </w:comment>
  <w:comment w:id="484" w:author="Ganchao Wei" w:date="2021-01-17T09:08:00Z" w:initials="GW">
    <w:p w14:paraId="713B9592" w14:textId="029CA847" w:rsidR="00690A9E" w:rsidRDefault="00690A9E">
      <w:pPr>
        <w:pStyle w:val="CommentText"/>
      </w:pPr>
      <w:r>
        <w:rPr>
          <w:rStyle w:val="CommentReference"/>
        </w:rPr>
        <w:annotationRef/>
      </w:r>
      <w:r>
        <w:t>The baseline is set as exp(4) = 55Hz. However, because of the large history effect (), the baseline is reduced to around 30Hz</w:t>
      </w:r>
    </w:p>
    <w:p w14:paraId="334E74EE" w14:textId="4784974F" w:rsidR="00690A9E" w:rsidRDefault="00690A9E">
      <w:pPr>
        <w:pStyle w:val="CommentText"/>
      </w:pPr>
    </w:p>
    <w:p w14:paraId="5738C597" w14:textId="77777777" w:rsidR="00690A9E" w:rsidRDefault="00690A9E" w:rsidP="00857C9E">
      <w:pPr>
        <w:pStyle w:val="CommentText"/>
      </w:pPr>
      <w:r>
        <w:t>sim.hist_tau = .005;</w:t>
      </w:r>
    </w:p>
    <w:p w14:paraId="44AD8CE3" w14:textId="38010ED8" w:rsidR="00690A9E" w:rsidRDefault="00690A9E" w:rsidP="00857C9E">
      <w:pPr>
        <w:pStyle w:val="CommentText"/>
      </w:pPr>
      <w:r>
        <w:t>sim.hist_beta = -10;</w:t>
      </w:r>
    </w:p>
    <w:p w14:paraId="39832DDE" w14:textId="43642CF9" w:rsidR="00690A9E" w:rsidRDefault="00690A9E">
      <w:pPr>
        <w:pStyle w:val="CommentText"/>
      </w:pPr>
    </w:p>
    <w:p w14:paraId="0EFC7854" w14:textId="77777777" w:rsidR="00690A9E" w:rsidRPr="006E7F80" w:rsidRDefault="00690A9E" w:rsidP="006E7F80">
      <w:pPr>
        <w:pStyle w:val="CommentText"/>
        <w:rPr>
          <w:color w:val="FF0000"/>
        </w:rPr>
      </w:pPr>
      <w:r w:rsidRPr="006E7F80">
        <w:rPr>
          <w:color w:val="FF0000"/>
        </w:rPr>
        <w:t>lam = exp(fit.beta0 + fit.wt_long.*fit.wt_short.*fit.Xc +...</w:t>
      </w:r>
    </w:p>
    <w:p w14:paraId="06A0E524" w14:textId="194FDF52" w:rsidR="00690A9E" w:rsidRDefault="00690A9E" w:rsidP="006E7F80">
      <w:pPr>
        <w:pStyle w:val="CommentText"/>
        <w:ind w:firstLine="276"/>
      </w:pPr>
      <w:r w:rsidRPr="006E7F80">
        <w:rPr>
          <w:color w:val="FF0000"/>
        </w:rPr>
        <w:t>fit.hist*fit.hist_beta)*data.dt;</w:t>
      </w:r>
    </w:p>
    <w:p w14:paraId="5317210D" w14:textId="77777777" w:rsidR="00690A9E" w:rsidRDefault="00690A9E" w:rsidP="006E7F80">
      <w:pPr>
        <w:pStyle w:val="CommentText"/>
        <w:ind w:firstLine="276"/>
      </w:pPr>
    </w:p>
    <w:p w14:paraId="0064399B" w14:textId="06803893" w:rsidR="00690A9E" w:rsidRDefault="00690A9E" w:rsidP="006E7F80">
      <w:pPr>
        <w:pStyle w:val="CommentText"/>
        <w:rPr>
          <w:color w:val="0070C0"/>
        </w:rPr>
      </w:pPr>
      <w:r w:rsidRPr="006E7F80">
        <w:rPr>
          <w:color w:val="0070C0"/>
        </w:rPr>
        <w:t>lam2 = exp(fit.beta0 + fit.hist*fit.hist_beta)*data.dt;</w:t>
      </w:r>
    </w:p>
    <w:p w14:paraId="00070E76" w14:textId="77777777" w:rsidR="00690A9E" w:rsidRPr="006E7F80" w:rsidRDefault="00690A9E" w:rsidP="006E7F80">
      <w:pPr>
        <w:pStyle w:val="CommentText"/>
        <w:rPr>
          <w:color w:val="0070C0"/>
        </w:rPr>
      </w:pPr>
    </w:p>
    <w:p w14:paraId="751E3534" w14:textId="7B0DE2B5" w:rsidR="00690A9E" w:rsidRPr="006E7F80" w:rsidRDefault="00690A9E" w:rsidP="006E7F80">
      <w:pPr>
        <w:pStyle w:val="CommentText"/>
        <w:rPr>
          <w:color w:val="92D050"/>
        </w:rPr>
      </w:pPr>
      <w:r w:rsidRPr="006E7F80">
        <w:rPr>
          <w:color w:val="92D050"/>
        </w:rPr>
        <w:t>lam3 = exp(fit.beta0)*data.dt;</w:t>
      </w:r>
    </w:p>
    <w:p w14:paraId="321C4B47" w14:textId="77777777" w:rsidR="00690A9E" w:rsidRDefault="00690A9E">
      <w:pPr>
        <w:pStyle w:val="CommentText"/>
      </w:pPr>
    </w:p>
    <w:p w14:paraId="1CEEA5C3" w14:textId="55FA28CD" w:rsidR="00690A9E" w:rsidRDefault="00690A9E">
      <w:pPr>
        <w:pStyle w:val="CommentText"/>
      </w:pPr>
      <w:r w:rsidRPr="006E7F80">
        <w:rPr>
          <w:noProof/>
        </w:rPr>
        <w:drawing>
          <wp:inline distT="0" distB="0" distL="0" distR="0" wp14:anchorId="5460C4DA" wp14:editId="55C5C3F5">
            <wp:extent cx="2019300" cy="1513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4434" cy="1525073"/>
                    </a:xfrm>
                    <a:prstGeom prst="rect">
                      <a:avLst/>
                    </a:prstGeom>
                    <a:noFill/>
                    <a:ln>
                      <a:noFill/>
                    </a:ln>
                  </pic:spPr>
                </pic:pic>
              </a:graphicData>
            </a:graphic>
          </wp:inline>
        </w:drawing>
      </w:r>
    </w:p>
    <w:p w14:paraId="60215555" w14:textId="0280A961" w:rsidR="00690A9E" w:rsidRDefault="00690A9E">
      <w:pPr>
        <w:pStyle w:val="CommentText"/>
      </w:pPr>
    </w:p>
  </w:comment>
  <w:comment w:id="529" w:author="ian" w:date="2020-12-15T12:23:00Z" w:initials="i">
    <w:p w14:paraId="5183626B" w14:textId="1C892E3F" w:rsidR="00690A9E" w:rsidRDefault="00690A9E">
      <w:pPr>
        <w:pStyle w:val="CommentText"/>
      </w:pPr>
      <w:r>
        <w:rPr>
          <w:rStyle w:val="CommentReference"/>
        </w:rPr>
        <w:annotationRef/>
      </w:r>
      <w:r>
        <w:t>Still needs a better ending</w:t>
      </w:r>
    </w:p>
  </w:comment>
  <w:comment w:id="530" w:author="ian" w:date="2020-12-15T12:31:00Z" w:initials="i">
    <w:p w14:paraId="7ACA5019" w14:textId="14BD9F19" w:rsidR="00690A9E" w:rsidRDefault="00690A9E">
      <w:pPr>
        <w:pStyle w:val="CommentText"/>
      </w:pPr>
      <w:r>
        <w:rPr>
          <w:rStyle w:val="CommentReference"/>
        </w:rPr>
        <w:annotationRef/>
      </w:r>
      <w:r>
        <w:t>We had this in the figure at some point. Can decide if we want to add it back...</w:t>
      </w:r>
    </w:p>
  </w:comment>
  <w:comment w:id="531" w:author="Ganchao Wei" w:date="2020-12-20T10:19:00Z" w:initials="GW">
    <w:p w14:paraId="4833CFE4" w14:textId="22B13A2B" w:rsidR="00690A9E" w:rsidRDefault="00690A9E">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690A9E" w:rsidRDefault="00690A9E">
      <w:pPr>
        <w:pStyle w:val="CommentText"/>
      </w:pPr>
    </w:p>
    <w:p w14:paraId="79A70A7C" w14:textId="4B4CE3D1" w:rsidR="00690A9E" w:rsidRDefault="00690A9E">
      <w:pPr>
        <w:pStyle w:val="CommentText"/>
      </w:pPr>
      <w:r>
        <w:t>Since now baseline is changing somewhat faster, split by quartiles of T is not enough.</w:t>
      </w:r>
    </w:p>
  </w:comment>
  <w:comment w:id="541" w:author="Wei, Ganchao" w:date="2021-01-20T08:27:00Z" w:initials="WG">
    <w:p w14:paraId="5724C0CA" w14:textId="788BCAA9" w:rsidR="00C93C31" w:rsidRDefault="00C93C31">
      <w:pPr>
        <w:pStyle w:val="CommentText"/>
      </w:pPr>
      <w:r>
        <w:rPr>
          <w:rStyle w:val="CommentReference"/>
        </w:rPr>
        <w:annotationRef/>
      </w:r>
      <w:r>
        <w:t>Nearly no change after history</w:t>
      </w:r>
    </w:p>
  </w:comment>
  <w:comment w:id="600" w:author="Stevenson, Ian" w:date="2021-01-05T10:14:00Z" w:initials="IS">
    <w:p w14:paraId="5359FF5B" w14:textId="6D43BE58" w:rsidR="00690A9E" w:rsidRDefault="00690A9E">
      <w:pPr>
        <w:pStyle w:val="CommentText"/>
      </w:pPr>
      <w:r>
        <w:t>I haven’t really heard the phrase “</w:t>
      </w:r>
      <w:r>
        <w:rPr>
          <w:rStyle w:val="CommentReference"/>
        </w:rPr>
        <w:annotationRef/>
      </w:r>
      <w:r>
        <w:t>miss to estimate”, but “misestimated” is a word.</w:t>
      </w:r>
    </w:p>
  </w:comment>
  <w:comment w:id="629" w:author="Stevenson, Ian" w:date="2021-01-05T10:22:00Z" w:initials="IS">
    <w:p w14:paraId="67C742D1" w14:textId="57904339" w:rsidR="00690A9E" w:rsidRDefault="00690A9E">
      <w:pPr>
        <w:pStyle w:val="CommentText"/>
      </w:pPr>
      <w:r>
        <w:rPr>
          <w:rStyle w:val="CommentReference"/>
        </w:rPr>
        <w:annotationRef/>
      </w:r>
      <w:r>
        <w:t>?</w:t>
      </w:r>
    </w:p>
  </w:comment>
  <w:comment w:id="630" w:author="Ganchao Wei" w:date="2021-01-17T10:48:00Z" w:initials="GW">
    <w:p w14:paraId="44DCCC88" w14:textId="77777777" w:rsidR="00690A9E" w:rsidRDefault="00690A9E">
      <w:pPr>
        <w:pStyle w:val="CommentText"/>
        <w:rPr>
          <w:lang w:eastAsia="zh-CN"/>
        </w:rPr>
      </w:pPr>
      <w:r>
        <w:rPr>
          <w:rStyle w:val="CommentReference"/>
        </w:rPr>
        <w:annotationRef/>
      </w:r>
      <w:r>
        <w:t xml:space="preserve">Figure 7 shows a ‘vice versa’ case, i.e. how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affects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When omitting baseline (equivalent to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=0</m:t>
        </m:r>
      </m:oMath>
      <w:r>
        <w:rPr>
          <w:lang w:eastAsia="zh-CN"/>
        </w:rPr>
        <w:t>), the variation in LTP is enlarged.</w:t>
      </w:r>
    </w:p>
    <w:p w14:paraId="36AB9501" w14:textId="77777777" w:rsidR="00690A9E" w:rsidRDefault="00690A9E">
      <w:pPr>
        <w:pStyle w:val="CommentText"/>
        <w:rPr>
          <w:lang w:eastAsia="zh-CN"/>
        </w:rPr>
      </w:pPr>
    </w:p>
    <w:p w14:paraId="4BAE1860" w14:textId="4B576B80" w:rsidR="00690A9E" w:rsidRDefault="00690A9E">
      <w:pPr>
        <w:pStyle w:val="CommentText"/>
      </w:pPr>
      <w:r>
        <w:rPr>
          <w:lang w:eastAsia="zh-CN"/>
        </w:rPr>
        <w:t>If too confusing, may delete.</w:t>
      </w:r>
    </w:p>
  </w:comment>
  <w:comment w:id="627" w:author="Ganchao Wei" w:date="2020-12-20T10:45:00Z" w:initials="GW">
    <w:p w14:paraId="5BAB0C29" w14:textId="3DFC1900" w:rsidR="00690A9E" w:rsidRDefault="00690A9E">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671" w:author="ian" w:date="2020-12-15T15:06:00Z" w:initials="i">
    <w:p w14:paraId="764B3790" w14:textId="3E9F766A" w:rsidR="00690A9E" w:rsidRDefault="00690A9E">
      <w:pPr>
        <w:pStyle w:val="CommentText"/>
      </w:pPr>
      <w:r>
        <w:rPr>
          <w:rStyle w:val="CommentReference"/>
        </w:rPr>
        <w:annotationRef/>
      </w:r>
    </w:p>
  </w:comment>
  <w:comment w:id="685" w:author="Stevenson, Ian" w:date="2021-01-05T10:25:00Z" w:initials="IS">
    <w:p w14:paraId="7C3343C9" w14:textId="0AC043BB" w:rsidR="00690A9E" w:rsidRDefault="00690A9E">
      <w:pPr>
        <w:pStyle w:val="CommentText"/>
      </w:pPr>
      <w:r>
        <w:rPr>
          <w:rStyle w:val="CommentReference"/>
        </w:rPr>
        <w:annotationRef/>
      </w:r>
      <w:r>
        <w:rPr>
          <w:rStyle w:val="CommentReference"/>
        </w:rPr>
        <w:t>Double check. This was just my guess.</w:t>
      </w:r>
    </w:p>
  </w:comment>
  <w:comment w:id="686" w:author="Ganchao Wei" w:date="2021-01-17T10:53:00Z" w:initials="GW">
    <w:p w14:paraId="1CE6A4F3" w14:textId="4ECD3285" w:rsidR="00690A9E" w:rsidRDefault="00690A9E">
      <w:pPr>
        <w:pStyle w:val="CommentText"/>
      </w:pPr>
      <w:r>
        <w:rPr>
          <w:rStyle w:val="CommentReference"/>
        </w:rPr>
        <w:annotationRef/>
      </w:r>
      <w:r>
        <w:t>Yes, depression.</w:t>
      </w:r>
    </w:p>
  </w:comment>
  <w:comment w:id="815" w:author="Ganchao Wei" w:date="2021-01-17T11:52:00Z" w:initials="GW">
    <w:p w14:paraId="0F48BD63" w14:textId="15D4AB74" w:rsidR="00690A9E" w:rsidRDefault="00690A9E">
      <w:pPr>
        <w:pStyle w:val="CommentText"/>
      </w:pPr>
      <w:r>
        <w:rPr>
          <w:rStyle w:val="CommentReference"/>
        </w:rPr>
        <w:annotationRef/>
      </w:r>
      <w:r>
        <w:t>This one?</w:t>
      </w:r>
    </w:p>
    <w:p w14:paraId="11DBFE1F" w14:textId="23585885" w:rsidR="00690A9E" w:rsidRDefault="00690A9E">
      <w:pPr>
        <w:pStyle w:val="CommentText"/>
      </w:pPr>
      <w:r w:rsidRPr="0047450A">
        <w:t>Neural characterization in partially observed populations of spiking neurons</w:t>
      </w:r>
    </w:p>
  </w:comment>
  <w:comment w:id="1013" w:author="Ganchao Wei" w:date="2021-01-18T20:31:00Z" w:initials="GW">
    <w:p w14:paraId="154D8B2C" w14:textId="4F03D072" w:rsidR="00690A9E" w:rsidRDefault="00690A9E">
      <w:pPr>
        <w:pStyle w:val="CommentText"/>
      </w:pPr>
      <w:r>
        <w:rPr>
          <w:rStyle w:val="CommentReference"/>
        </w:rPr>
        <w:annotationRef/>
      </w:r>
      <w:r>
        <w:t>(CITE Linderman/Stevenson).</w:t>
      </w:r>
    </w:p>
  </w:comment>
  <w:comment w:id="1044" w:author="Ganchao Wei" w:date="2020-12-20T14:38:00Z" w:initials="GW">
    <w:p w14:paraId="5F4071C1" w14:textId="77777777" w:rsidR="00690A9E" w:rsidRDefault="00690A9E" w:rsidP="007D452E">
      <w:pPr>
        <w:jc w:val="both"/>
      </w:pPr>
      <w:r>
        <w:rPr>
          <w:rStyle w:val="CommentReference"/>
        </w:rPr>
        <w:annotationRef/>
      </w:r>
      <w:r>
        <w:t>[Limitations of the model]</w:t>
      </w:r>
    </w:p>
    <w:p w14:paraId="4658E6D9" w14:textId="77777777" w:rsidR="00690A9E" w:rsidRDefault="00690A9E" w:rsidP="007D452E">
      <w:pPr>
        <w:jc w:val="both"/>
      </w:pPr>
      <w:r>
        <w:t>[Possible extensions of the model]</w:t>
      </w:r>
    </w:p>
    <w:p w14:paraId="63524404" w14:textId="5B9CDA03" w:rsidR="00690A9E" w:rsidRDefault="00690A9E" w:rsidP="007D452E">
      <w:pPr>
        <w:pStyle w:val="CommentText"/>
      </w:pPr>
      <w:r>
        <w:t>[Prospects for real data…]</w:t>
      </w:r>
    </w:p>
  </w:comment>
  <w:comment w:id="1065" w:author="Ganchao Wei" w:date="2020-12-20T14:38:00Z" w:initials="GW">
    <w:p w14:paraId="60266280" w14:textId="437F7C2E" w:rsidR="00690A9E" w:rsidRDefault="00690A9E">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323A20" w15:done="0"/>
  <w15:commentEx w15:paraId="78A10A99" w15:done="0"/>
  <w15:commentEx w15:paraId="346B2A65" w15:done="0"/>
  <w15:commentEx w15:paraId="3794A909" w15:paraIdParent="346B2A65" w15:done="0"/>
  <w15:commentEx w15:paraId="6756882C" w15:done="0"/>
  <w15:commentEx w15:paraId="670807F9" w15:done="0"/>
  <w15:commentEx w15:paraId="3A0D47D4" w15:paraIdParent="670807F9" w15:done="0"/>
  <w15:commentEx w15:paraId="2D7FA770" w15:done="0"/>
  <w15:commentEx w15:paraId="13ADC8C5" w15:done="0"/>
  <w15:commentEx w15:paraId="56061B64" w15:done="0"/>
  <w15:commentEx w15:paraId="48EE7C90" w15:paraIdParent="56061B64" w15:done="0"/>
  <w15:commentEx w15:paraId="195C2371" w15:done="0"/>
  <w15:commentEx w15:paraId="5464A919" w15:paraIdParent="195C2371" w15:done="0"/>
  <w15:commentEx w15:paraId="0A494C4F" w15:done="0"/>
  <w15:commentEx w15:paraId="60215555" w15:paraIdParent="0A494C4F" w15:done="0"/>
  <w15:commentEx w15:paraId="5183626B" w15:done="0"/>
  <w15:commentEx w15:paraId="7ACA5019" w15:done="0"/>
  <w15:commentEx w15:paraId="79A70A7C" w15:paraIdParent="7ACA5019" w15:done="0"/>
  <w15:commentEx w15:paraId="5724C0CA" w15:done="0"/>
  <w15:commentEx w15:paraId="5359FF5B" w15:done="0"/>
  <w15:commentEx w15:paraId="67C742D1" w15:done="0"/>
  <w15:commentEx w15:paraId="4BAE1860" w15:paraIdParent="67C742D1" w15:done="0"/>
  <w15:commentEx w15:paraId="5BAB0C29" w15:done="0"/>
  <w15:commentEx w15:paraId="764B3790" w15:done="0"/>
  <w15:commentEx w15:paraId="7C3343C9" w15:done="0"/>
  <w15:commentEx w15:paraId="1CE6A4F3" w15:paraIdParent="7C3343C9" w15:done="0"/>
  <w15:commentEx w15:paraId="11DBFE1F" w15:done="0"/>
  <w15:commentEx w15:paraId="154D8B2C"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26344" w16cex:dateUtc="2021-01-20T13:07:00Z"/>
  <w16cex:commentExtensible w16cex:durableId="23B25F53" w16cex:dateUtc="2021-01-20T12:50:00Z"/>
  <w16cex:commentExtensible w16cex:durableId="239EB845" w16cex:dateUtc="2021-01-05T15:04:00Z"/>
  <w16cex:commentExtensible w16cex:durableId="23832933" w16cex:dateUtc="2020-12-15T17:23:00Z"/>
  <w16cex:commentExtensible w16cex:durableId="23832B39" w16cex:dateUtc="2020-12-15T17:31:00Z"/>
  <w16cex:commentExtensible w16cex:durableId="23B267F5" w16cex:dateUtc="2021-01-20T13:27:00Z"/>
  <w16cex:commentExtensible w16cex:durableId="239EBA75" w16cex:dateUtc="2021-01-05T15:14:00Z"/>
  <w16cex:commentExtensible w16cex:durableId="239EBC77" w16cex:dateUtc="2021-01-05T15:22:00Z"/>
  <w16cex:commentExtensible w16cex:durableId="23834F90" w16cex:dateUtc="2020-12-15T20:06:00Z"/>
  <w16cex:commentExtensible w16cex:durableId="239EBD06" w16cex:dateUtc="2021-01-05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323A20" w16cid:durableId="2389E83D"/>
  <w16cid:commentId w16cid:paraId="78A10A99" w16cid:durableId="23B06F8C"/>
  <w16cid:commentId w16cid:paraId="346B2A65" w16cid:durableId="239EB15B"/>
  <w16cid:commentId w16cid:paraId="3794A909" w16cid:durableId="23B06F2B"/>
  <w16cid:commentId w16cid:paraId="6756882C" w16cid:durableId="23805AE6"/>
  <w16cid:commentId w16cid:paraId="670807F9" w16cid:durableId="239EB164"/>
  <w16cid:commentId w16cid:paraId="3A0D47D4" w16cid:durableId="23AE8D82"/>
  <w16cid:commentId w16cid:paraId="2D7FA770" w16cid:durableId="2381A7DC"/>
  <w16cid:commentId w16cid:paraId="13ADC8C5" w16cid:durableId="23B26344"/>
  <w16cid:commentId w16cid:paraId="56061B64" w16cid:durableId="239EB168"/>
  <w16cid:commentId w16cid:paraId="48EE7C90" w16cid:durableId="23AE9033"/>
  <w16cid:commentId w16cid:paraId="195C2371" w16cid:durableId="2384EE17"/>
  <w16cid:commentId w16cid:paraId="5464A919" w16cid:durableId="23B25F53"/>
  <w16cid:commentId w16cid:paraId="0A494C4F" w16cid:durableId="239EB845"/>
  <w16cid:commentId w16cid:paraId="60215555" w16cid:durableId="23AE7D23"/>
  <w16cid:commentId w16cid:paraId="5183626B" w16cid:durableId="23832933"/>
  <w16cid:commentId w16cid:paraId="7ACA5019" w16cid:durableId="23832B39"/>
  <w16cid:commentId w16cid:paraId="79A70A7C" w16cid:durableId="2389A3C8"/>
  <w16cid:commentId w16cid:paraId="5724C0CA" w16cid:durableId="23B267F5"/>
  <w16cid:commentId w16cid:paraId="5359FF5B" w16cid:durableId="239EBA75"/>
  <w16cid:commentId w16cid:paraId="67C742D1" w16cid:durableId="239EBC77"/>
  <w16cid:commentId w16cid:paraId="4BAE1860" w16cid:durableId="23AE9480"/>
  <w16cid:commentId w16cid:paraId="5BAB0C29" w16cid:durableId="2389A9B2"/>
  <w16cid:commentId w16cid:paraId="764B3790" w16cid:durableId="23834F90"/>
  <w16cid:commentId w16cid:paraId="7C3343C9" w16cid:durableId="239EBD06"/>
  <w16cid:commentId w16cid:paraId="1CE6A4F3" w16cid:durableId="23AE95BC"/>
  <w16cid:commentId w16cid:paraId="11DBFE1F" w16cid:durableId="23AEA36D"/>
  <w16cid:commentId w16cid:paraId="154D8B2C" w16cid:durableId="23B06E8B"/>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96833" w14:textId="77777777" w:rsidR="00636939" w:rsidRDefault="00636939" w:rsidP="00781D79">
      <w:pPr>
        <w:spacing w:after="0" w:line="240" w:lineRule="auto"/>
      </w:pPr>
      <w:r>
        <w:separator/>
      </w:r>
    </w:p>
  </w:endnote>
  <w:endnote w:type="continuationSeparator" w:id="0">
    <w:p w14:paraId="023A1CC0" w14:textId="77777777" w:rsidR="00636939" w:rsidRDefault="00636939"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690A9E" w:rsidRPr="00072DFF" w:rsidRDefault="00690A9E">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690A9E" w:rsidRPr="00072DFF" w:rsidRDefault="00690A9E">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07D77" w14:textId="77777777" w:rsidR="00636939" w:rsidRDefault="00636939" w:rsidP="00781D79">
      <w:pPr>
        <w:spacing w:after="0" w:line="240" w:lineRule="auto"/>
      </w:pPr>
      <w:r>
        <w:separator/>
      </w:r>
    </w:p>
  </w:footnote>
  <w:footnote w:type="continuationSeparator" w:id="0">
    <w:p w14:paraId="7AAF9EED" w14:textId="77777777" w:rsidR="00636939" w:rsidRDefault="00636939"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Stevenson">
    <w15:presenceInfo w15:providerId="None" w15:userId="Ian Stevenson"/>
  </w15:person>
  <w15:person w15:author="Stevenson, Ian">
    <w15:presenceInfo w15:providerId="AD" w15:userId="S::ian.stevenson@uconn.edu::30ee5e27-584b-4064-bb15-2919848031ce"/>
  </w15:person>
  <w15:person w15:author="Ganchao Wei">
    <w15:presenceInfo w15:providerId="None" w15:userId="Ganchao Wei"/>
  </w15:person>
  <w15:person w15:author="Wei, Ganchao">
    <w15:presenceInfo w15:providerId="None" w15:userId="Wei, Ganchao"/>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6D16"/>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41F3"/>
    <w:rsid w:val="00577EC8"/>
    <w:rsid w:val="005807AC"/>
    <w:rsid w:val="00584533"/>
    <w:rsid w:val="005846B1"/>
    <w:rsid w:val="00585015"/>
    <w:rsid w:val="00585B5F"/>
    <w:rsid w:val="00585EAF"/>
    <w:rsid w:val="005861C4"/>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445B"/>
    <w:rsid w:val="006B12F4"/>
    <w:rsid w:val="006B29B9"/>
    <w:rsid w:val="006C214C"/>
    <w:rsid w:val="006C71BA"/>
    <w:rsid w:val="006C7FAB"/>
    <w:rsid w:val="006D016F"/>
    <w:rsid w:val="006D093A"/>
    <w:rsid w:val="006D12CB"/>
    <w:rsid w:val="006D4D7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215"/>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 Id="rId5" Type="http://schemas.openxmlformats.org/officeDocument/2006/relationships/image" Target="media/image9.emf"/><Relationship Id="rId4" Type="http://schemas.openxmlformats.org/officeDocument/2006/relationships/image" Target="media/image6.em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A15E1551-2159-4C41-89D8-3FE5FCEA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25</Pages>
  <Words>35722</Words>
  <Characters>203616</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238861</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Wei, Ganchao</cp:lastModifiedBy>
  <cp:revision>14</cp:revision>
  <cp:lastPrinted>2020-12-15T15:17:00Z</cp:lastPrinted>
  <dcterms:created xsi:type="dcterms:W3CDTF">2021-01-17T14:09:00Z</dcterms:created>
  <dcterms:modified xsi:type="dcterms:W3CDTF">2021-01-20T13:27:00Z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