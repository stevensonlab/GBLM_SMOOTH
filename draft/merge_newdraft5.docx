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Pr="000C7168" w:rsidRDefault="000C7168" w:rsidP="000C7168">
      <w:pPr>
        <w:spacing w:after="0"/>
      </w:pPr>
      <w:r w:rsidRPr="000C7168">
        <w:rPr>
          <w:vertAlign w:val="superscript"/>
        </w:rPr>
        <w:t>*</w:t>
      </w:r>
      <w:r>
        <w:t>Corresponding Author: ganchao.wei@uconn.edu</w:t>
      </w:r>
    </w:p>
    <w:p w14:paraId="50B6D751" w14:textId="3ACF6AD2"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1B3E170" w14:textId="19CBD015" w:rsidR="00CB60F1" w:rsidRDefault="00997E3F" w:rsidP="000C7168">
      <w:pPr>
        <w:jc w:val="both"/>
      </w:pPr>
      <w:r>
        <w:rPr>
          <w:lang w:eastAsia="zh-CN"/>
        </w:rPr>
        <w:t>Synapses</w:t>
      </w:r>
      <w:r w:rsidR="00585015">
        <w:rPr>
          <w:lang w:eastAsia="zh-CN"/>
        </w:rPr>
        <w:t xml:space="preserve"> play an important role in neurophysiology, although d</w:t>
      </w:r>
      <w:r w:rsidR="00585015" w:rsidRPr="00585015">
        <w:rPr>
          <w:lang w:eastAsia="zh-CN"/>
        </w:rPr>
        <w:t xml:space="preserve">etecting and characterizing these synapses </w:t>
      </w:r>
      <w:r w:rsidR="00585015">
        <w:rPr>
          <w:lang w:eastAsia="zh-CN"/>
        </w:rPr>
        <w:t xml:space="preserve">is not easy. </w:t>
      </w:r>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r w:rsidR="00851C98">
        <w:fldChar w:fldCharType="begin" w:fldLock="1"/>
      </w:r>
      <w:r>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Pr>
          <w:rFonts w:ascii="Cambria Math" w:hAnsi="Cambria Math" w:cs="Cambria Math"/>
        </w:rPr>
        <w:instrText>∼</w:instrText>
      </w:r>
      <w:r>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lt;sup&gt;1,2&lt;/sup&gt;","plainTextFormattedCitation":"1,2","previouslyFormattedCitation":"&lt;sup&gt;1,2&lt;/sup&gt;"},"properties":{"noteIndex":0},"schema":"https://github.com/citation-style-language/schema/raw/master/csl-citation.json"}</w:instrText>
      </w:r>
      <w:r w:rsidR="00851C98">
        <w:fldChar w:fldCharType="separate"/>
      </w:r>
      <w:r w:rsidR="00851C98" w:rsidRPr="00851C98">
        <w:rPr>
          <w:noProof/>
          <w:vertAlign w:val="superscript"/>
        </w:rPr>
        <w:t>1,2</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post-synaptic neurons</w:t>
      </w:r>
      <w:r w:rsidR="00851C98">
        <w:fldChar w:fldCharType="begin" w:fldLock="1"/>
      </w:r>
      <w:r w:rsidR="000B134B">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lt;sup&gt;3&lt;/sup&gt;","plainTextFormattedCitation":"3","previouslyFormattedCitation":"&lt;sup&gt;3&lt;/sup&gt;"},"properties":{"noteIndex":0},"schema":"https://github.com/citation-style-language/schema/raw/master/csl-citation.json"}</w:instrText>
      </w:r>
      <w:r w:rsidR="00851C98">
        <w:fldChar w:fldCharType="separate"/>
      </w:r>
      <w:r w:rsidR="00851C98" w:rsidRPr="00851C98">
        <w:rPr>
          <w:noProof/>
          <w:vertAlign w:val="superscript"/>
        </w:rPr>
        <w:t>3</w:t>
      </w:r>
      <w:r w:rsidR="00851C98">
        <w:fldChar w:fldCharType="end"/>
      </w:r>
      <w:r w:rsidR="00717A9D">
        <w:t>.</w:t>
      </w:r>
      <w:r w:rsidR="005367F1">
        <w:t xml:space="preserve"> </w:t>
      </w:r>
      <w:r w:rsidR="00940128">
        <w:t>When a monosynaptic occurs, the postsynaptic spiking probability will often increase or decrease after a presynaptic spike, for</w:t>
      </w:r>
      <w:r w:rsidR="004B57B8">
        <w:t xml:space="preserve"> an</w:t>
      </w:r>
      <w:r w:rsidR="00940128">
        <w:t xml:space="preserve"> excitatory or inhibitory synapse.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r w:rsidR="00CB60F1">
        <w:fldChar w:fldCharType="begin" w:fldLock="1"/>
      </w:r>
      <w:r w:rsidR="00CB60F1">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lt;sup&gt;4,5&lt;/sup&gt;","plainTextFormattedCitation":"4,5","previouslyFormattedCitation":"&lt;sup&gt;4,5&lt;/sup&gt;"},"properties":{"noteIndex":0},"schema":"https://github.com/citation-style-language/schema/raw/master/csl-citation.json"}</w:instrText>
      </w:r>
      <w:r w:rsidR="00CB60F1">
        <w:fldChar w:fldCharType="separate"/>
      </w:r>
      <w:r w:rsidR="00CB60F1" w:rsidRPr="000B134B">
        <w:rPr>
          <w:noProof/>
          <w:vertAlign w:val="superscript"/>
        </w:rPr>
        <w:t>4,5</w:t>
      </w:r>
      <w:r w:rsidR="00CB60F1">
        <w:fldChar w:fldCharType="end"/>
      </w:r>
      <w:r w:rsidR="00CB60F1">
        <w:t>.</w:t>
      </w:r>
    </w:p>
    <w:p w14:paraId="3B9D741B" w14:textId="6D06D3CF" w:rsidR="001073DA" w:rsidRDefault="001073DA" w:rsidP="000C7168">
      <w:pPr>
        <w:jc w:val="both"/>
      </w:pPr>
    </w:p>
    <w:p w14:paraId="6DB9F0EE" w14:textId="488E28AF" w:rsidR="00FE4BC2" w:rsidRDefault="00CB60F1" w:rsidP="000C7168">
      <w:pPr>
        <w:jc w:val="both"/>
      </w:pPr>
      <w:r>
        <w:t>In cases where synapses can be reliably identified from spikes, one possibility is that these recordings can be used to examine changes in synaptic strength over time.</w:t>
      </w:r>
      <w:r w:rsidR="008D5758">
        <w:t xml:space="preserve"> Changes in synaptic strength occur </w:t>
      </w:r>
      <w:r w:rsidR="008D5758">
        <w:lastRenderedPageBreak/>
        <w:t>over multiple timescales and due to different biophysical mechanisms</w:t>
      </w:r>
      <w:r w:rsidR="008D5758">
        <w:fldChar w:fldCharType="begin" w:fldLock="1"/>
      </w:r>
      <w:r w:rsidR="002735D8">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lt;sup&gt;6&lt;/sup&gt;","plainTextFormattedCitation":"6","previouslyFormattedCitation":"&lt;sup&gt;6&lt;/sup&gt;"},"properties":{"noteIndex":0},"schema":"https://github.com/citation-style-language/schema/raw/master/csl-citation.json"}</w:instrText>
      </w:r>
      <w:r w:rsidR="008D5758">
        <w:fldChar w:fldCharType="separate"/>
      </w:r>
      <w:r w:rsidR="00CF12B4" w:rsidRPr="00CF12B4">
        <w:rPr>
          <w:noProof/>
          <w:vertAlign w:val="superscript"/>
        </w:rPr>
        <w:t>6</w:t>
      </w:r>
      <w:r w:rsidR="008D5758">
        <w:fldChar w:fldCharType="end"/>
      </w:r>
      <w:r w:rsidR="008D5758">
        <w:t>. For 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r w:rsidR="00CF12B4">
        <w:fldChar w:fldCharType="begin" w:fldLock="1"/>
      </w:r>
      <w:r w:rsidR="002735D8">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lt;sup&gt;7&lt;/sup&gt;","plainTextFormattedCitation":"7","previouslyFormattedCitation":"&lt;sup&gt;7&lt;/sup&gt;"},"properties":{"noteIndex":0},"schema":"https://github.com/citation-style-language/schema/raw/master/csl-citation.json"}</w:instrText>
      </w:r>
      <w:r w:rsidR="00CF12B4">
        <w:fldChar w:fldCharType="separate"/>
      </w:r>
      <w:r w:rsidR="00CF12B4" w:rsidRPr="00CF12B4">
        <w:rPr>
          <w:noProof/>
          <w:vertAlign w:val="superscript"/>
        </w:rPr>
        <w:t>7</w:t>
      </w:r>
      <w:r w:rsidR="00CF12B4">
        <w:fldChar w:fldCharType="end"/>
      </w:r>
      <w:r w:rsidR="00CF12B4">
        <w:t>.</w:t>
      </w:r>
    </w:p>
    <w:p w14:paraId="7537E001" w14:textId="77777777" w:rsidR="00CF12B4" w:rsidRDefault="00CF12B4" w:rsidP="000C7168">
      <w:pPr>
        <w:jc w:val="both"/>
      </w:pPr>
    </w:p>
    <w:p w14:paraId="0CDC456B" w14:textId="11AE2910" w:rsidR="005367F1" w:rsidRDefault="00CF12B4" w:rsidP="000C7168">
      <w:pPr>
        <w:jc w:val="both"/>
      </w:pPr>
      <w:r>
        <w:t>The short- and long-term dynamics in synapses can be</w:t>
      </w:r>
      <w:r w:rsidR="002735D8">
        <w:t xml:space="preserve"> roughly</w:t>
      </w:r>
      <w:r>
        <w:t xml:space="preserve"> studied by investigating the cross-correlations or postsynaptic spiking probability, under different presynaptic inter-spike interval (ISI)</w:t>
      </w:r>
      <w:r>
        <w:fldChar w:fldCharType="begin" w:fldLock="1"/>
      </w:r>
      <w:r w:rsidR="002735D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mendeley":{"formattedCitation":"&lt;sup&gt;7,8&lt;/sup&gt;","plainTextFormattedCitation":"7,8","previouslyFormattedCitation":"&lt;sup&gt;7,8&lt;/sup&gt;"},"properties":{"noteIndex":0},"schema":"https://github.com/citation-style-language/schema/raw/master/csl-citation.json"}</w:instrText>
      </w:r>
      <w:r>
        <w:fldChar w:fldCharType="separate"/>
      </w:r>
      <w:r w:rsidRPr="00CF12B4">
        <w:rPr>
          <w:noProof/>
          <w:vertAlign w:val="superscript"/>
        </w:rPr>
        <w:t>7,8</w:t>
      </w:r>
      <w:r>
        <w:fldChar w:fldCharType="end"/>
      </w:r>
      <w:r>
        <w:t xml:space="preserve"> and different recording time respectively.</w:t>
      </w:r>
      <w:r w:rsidR="002735D8">
        <w:t xml:space="preserve"> </w:t>
      </w:r>
      <w:r w:rsidR="000C7168">
        <w:t>Several authors have proposed models for estimating</w:t>
      </w:r>
      <w:r w:rsidR="00E94301">
        <w:t xml:space="preserve"> either</w:t>
      </w:r>
      <w:r w:rsidR="000C7168">
        <w:t xml:space="preserve"> long-term</w:t>
      </w:r>
      <w:r w:rsidR="000B134B">
        <w:fldChar w:fldCharType="begin" w:fldLock="1"/>
      </w:r>
      <w:r w:rsidR="002E04FB">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t;sup&gt;9,10&lt;/sup&gt;","plainTextFormattedCitation":"9,10","previouslyFormattedCitation":"&lt;sup&gt;9,10&lt;/sup&gt;"},"properties":{"noteIndex":0},"schema":"https://github.com/citation-style-language/schema/raw/master/csl-citation.json"}</w:instrText>
      </w:r>
      <w:r w:rsidR="000B134B">
        <w:fldChar w:fldCharType="separate"/>
      </w:r>
      <w:r w:rsidR="000B134B" w:rsidRPr="000B134B">
        <w:rPr>
          <w:noProof/>
          <w:vertAlign w:val="superscript"/>
        </w:rPr>
        <w:t>9,10</w:t>
      </w:r>
      <w:r w:rsidR="000B134B">
        <w:fldChar w:fldCharType="end"/>
      </w:r>
      <w:r w:rsidR="000C7168">
        <w:t xml:space="preserve"> </w:t>
      </w:r>
      <w:r w:rsidR="00E94301">
        <w:t xml:space="preserve">or </w:t>
      </w:r>
      <w:r w:rsidR="000C7168">
        <w:t>short-term</w:t>
      </w:r>
      <w:r w:rsidR="000B134B">
        <w:fldChar w:fldCharType="begin" w:fldLock="1"/>
      </w:r>
      <w:r w:rsidR="002E04FB">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lt;sup&gt;11–13&lt;/sup&gt;","plainTextFormattedCitation":"11–13","previouslyFormattedCitation":"&lt;sup&gt;11–13&lt;/sup&gt;"},"properties":{"noteIndex":0},"schema":"https://github.com/citation-style-language/schema/raw/master/csl-citation.json"}</w:instrText>
      </w:r>
      <w:r w:rsidR="000B134B">
        <w:fldChar w:fldCharType="separate"/>
      </w:r>
      <w:r w:rsidR="000B134B" w:rsidRPr="000B134B">
        <w:rPr>
          <w:noProof/>
          <w:vertAlign w:val="superscript"/>
        </w:rPr>
        <w:t>11–13</w:t>
      </w:r>
      <w:r w:rsidR="000B134B">
        <w:fldChar w:fldCharType="end"/>
      </w:r>
      <w:r w:rsidR="00B40E11">
        <w:t xml:space="preserve"> changes in synaptic weights. </w:t>
      </w:r>
      <w:r w:rsidR="00AA5248">
        <w:t xml:space="preserve">Unlike </w:t>
      </w:r>
      <w:r w:rsidR="00636E45">
        <w:t>English et al.</w:t>
      </w:r>
      <w:r w:rsidR="00636E45">
        <w:fldChar w:fldCharType="begin" w:fldLock="1"/>
      </w:r>
      <w:r w:rsidR="00636E45">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lt;sup&gt;12&lt;/sup&gt;","plainTextFormattedCitation":"12","previouslyFormattedCitation":"&lt;sup&gt;12&lt;/sup&gt;"},"properties":{"noteIndex":0},"schema":"https://github.com/citation-style-language/schema/raw/master/csl-citation.json"}</w:instrText>
      </w:r>
      <w:r w:rsidR="00636E45">
        <w:fldChar w:fldCharType="separate"/>
      </w:r>
      <w:r w:rsidR="00636E45" w:rsidRPr="000B134B">
        <w:rPr>
          <w:noProof/>
          <w:vertAlign w:val="superscript"/>
        </w:rPr>
        <w:t>12</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w:t>
      </w:r>
      <w:proofErr w:type="spellStart"/>
      <w:r w:rsidR="00636E45">
        <w:t>Ghanbari</w:t>
      </w:r>
      <w:proofErr w:type="spellEnd"/>
      <w:r w:rsidR="00636E45">
        <w:t xml:space="preserve"> et al.</w:t>
      </w:r>
      <w:r w:rsidR="00636E45">
        <w:fldChar w:fldCharType="begin" w:fldLock="1"/>
      </w:r>
      <w:r w:rsidR="00636E45">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lt;sup&gt;14&lt;/sup&gt;","plainTextFormattedCitation":"14","previouslyFormattedCitation":"&lt;sup&gt;14&lt;/sup&gt;"},"properties":{"noteIndex":0},"schema":"https://github.com/citation-style-language/schema/raw/master/csl-citation.json"}</w:instrText>
      </w:r>
      <w:r w:rsidR="00636E45">
        <w:fldChar w:fldCharType="separate"/>
      </w:r>
      <w:r w:rsidR="00636E45" w:rsidRPr="00453839">
        <w:rPr>
          <w:noProof/>
          <w:vertAlign w:val="superscript"/>
        </w:rPr>
        <w:t>14</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r w:rsidR="00D42487">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D42487">
        <w:fldChar w:fldCharType="separate"/>
      </w:r>
      <w:r w:rsidR="00D42487" w:rsidRPr="00D42487">
        <w:rPr>
          <w:noProof/>
          <w:vertAlign w:val="superscript"/>
        </w:rPr>
        <w:t>15</w:t>
      </w:r>
      <w:r w:rsidR="00D42487">
        <w:fldChar w:fldCharType="end"/>
      </w:r>
      <w:r w:rsidR="00D42487">
        <w:t>, while the short-term plasticity is modeled by additive effects that depend on the presynaptic spike timing</w:t>
      </w:r>
      <w:r w:rsidR="00D42487">
        <w:fldChar w:fldCharType="begin" w:fldLock="1"/>
      </w:r>
      <w:r w:rsidR="00D42487">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D42487">
        <w:fldChar w:fldCharType="separate"/>
      </w:r>
      <w:r w:rsidR="00D42487" w:rsidRPr="00D42487">
        <w:rPr>
          <w:noProof/>
          <w:vertAlign w:val="superscript"/>
        </w:rPr>
        <w:t>10</w:t>
      </w:r>
      <w:r w:rsidR="00D42487">
        <w:fldChar w:fldCharType="end"/>
      </w:r>
      <w:r w:rsidR="00D42487">
        <w:t xml:space="preserve">. </w:t>
      </w:r>
      <w:r w:rsidR="005367F1">
        <w:t>By several simulations, we show that this model provides a flexible framework for tracking short- and long-term variation in spike transmission, and it’s necessary to estimate both long-term and short-term effects simultaneously.</w:t>
      </w:r>
    </w:p>
    <w:p w14:paraId="18946CDA" w14:textId="3387A26E" w:rsidR="0012409E" w:rsidRPr="0012409E" w:rsidRDefault="00C4225E" w:rsidP="000C7168">
      <w:pPr>
        <w:pStyle w:val="Heading1"/>
        <w:jc w:val="both"/>
      </w:pPr>
      <w:r>
        <w:t xml:space="preserve">2 </w:t>
      </w:r>
      <w:r w:rsidR="0012409E">
        <w:t>Methods</w:t>
      </w:r>
    </w:p>
    <w:p w14:paraId="1120A40A" w14:textId="39CDC673"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A25235">
        <w:fldChar w:fldCharType="begin" w:fldLock="1"/>
      </w:r>
      <w:r w:rsidR="002E04FB">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mendeley":{"formattedCitation":"&lt;sup&gt;16,17&lt;/sup&gt;","plainTextFormattedCitation":"16,17","previouslyFormattedCitation":"&lt;sup&gt;16,17&lt;/sup&gt;"},"properties":{"noteIndex":0},"schema":"https://github.com/citation-style-language/schema/raw/master/csl-citation.json"}</w:instrText>
      </w:r>
      <w:r w:rsidR="00A25235">
        <w:fldChar w:fldCharType="separate"/>
      </w:r>
      <w:r w:rsidR="002735D8" w:rsidRPr="002735D8">
        <w:rPr>
          <w:noProof/>
          <w:vertAlign w:val="superscript"/>
        </w:rPr>
        <w:t>16,17</w:t>
      </w:r>
      <w:r w:rsidR="00A25235">
        <w:fldChar w:fldCharType="end"/>
      </w:r>
      <w:r w:rsidR="00A25235">
        <w:t>.</w:t>
      </w:r>
      <w:r>
        <w:t xml:space="preserve"> </w:t>
      </w:r>
      <w:r w:rsidR="00A25235">
        <w:t>While many previous studies</w:t>
      </w:r>
      <w:r w:rsidR="002E04FB">
        <w:fldChar w:fldCharType="begin" w:fldLock="1"/>
      </w:r>
      <w:r w:rsidR="00FB3229">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data","type":"paper-conference","volume":"24"},"uris":["http://www.mendeley.com/documents/?uuid=ee987b49-b7a1-46a3-a9f6-fb4abf53275a"]},{"id":"ITEM-3","itemData":{"DOI":"10.1016/j.neuron.2017.09.033","ISSN":"10974199","PMID":"29024669","abstract":"Excitatory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-3","issue":"2","issued":{"date-parts":[["2017","10","11"]]},"page":"505-520.e7","publisher":"Cell Press","title":"Pyramidal Cell-Interneuron Circuit Architecture and Dynamics in Hippocampal Networks","type":"article-journal","volume":"96"},"uris":["http://www.mendeley.com/documents/?uuid=d0b83438-e791-3179-995d-d2b7201e2cb2"]},{"id":"ITEM-4","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Conference","id":"ITEM-4","issued":{"date-parts":[["2008"]]},"page":"4996-4999","title":"Tracking temporal evolution of nonlinear dynamics in hippocampus using time-varying volterra kernels.","type":"paper-conference","volume":"2008"},"uris":["http://www.mendeley.com/documents/?uuid=f8fbb98d-a45d-48a7-9bb9-1c1c852a583f"]},{"id":"ITEM-5","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Biology","id":"ITEM-5","issue":"9","issued":{"date-parts":[["2017","9"]]},"page":"e1005738","publisher":"Public Library of Science","title":"Estimating short-term synaptic plasticity from pre- and postsynaptic spiking","type":"article-journal","volume":"13"},"uris":["http://www.mendeley.com/documents/?uuid=ae39d6b0-2ea6-42e1-9333-eb865e039fe5"]}],"mendeley":{"formattedCitation":"&lt;sup&gt;9–13&lt;/sup&gt;","plainTextFormattedCitation":"9–13","previouslyFormattedCitation":"&lt;sup&gt;9–13&lt;/sup&gt;"},"properties":{"noteIndex":0},"schema":"https://github.com/citation-style-language/schema/raw/master/csl-citation.json"}</w:instrText>
      </w:r>
      <w:r w:rsidR="002E04FB">
        <w:fldChar w:fldCharType="separate"/>
      </w:r>
      <w:r w:rsidR="002E04FB" w:rsidRPr="002E04FB">
        <w:rPr>
          <w:noProof/>
          <w:vertAlign w:val="superscript"/>
        </w:rPr>
        <w:t>9–13</w:t>
      </w:r>
      <w:r w:rsidR="002E04FB">
        <w:fldChar w:fldCharType="end"/>
      </w:r>
      <w:r w:rsidR="00A25235">
        <w:t xml:space="preserve"> have modeled static coupling between neurons, our goal here is to </w:t>
      </w:r>
      <w:r>
        <w:t xml:space="preserve">describe </w:t>
      </w:r>
      <w:r w:rsidR="00A25235">
        <w:t xml:space="preserve">a time-varying synaptic strength with </w:t>
      </w:r>
      <w:r>
        <w:t>both short- and long-term changes.</w:t>
      </w:r>
    </w:p>
    <w:p w14:paraId="0ACE6805" w14:textId="220DC54B"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46DDC377" w:rsidR="00A23AF4" w:rsidRDefault="00A23AF4" w:rsidP="000C7168">
      <w:pPr>
        <w:jc w:val="both"/>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tbl>
      <w:tblPr>
        <w:tblStyle w:val="TableGrid"/>
        <w:tblW w:w="5000" w:type="pct"/>
        <w:jc w:val="center"/>
        <w:tblLook w:val="04A0" w:firstRow="1" w:lastRow="0" w:firstColumn="1" w:lastColumn="0" w:noHBand="0" w:noVBand="1"/>
      </w:tblPr>
      <w:tblGrid>
        <w:gridCol w:w="695"/>
        <w:gridCol w:w="8536"/>
        <w:gridCol w:w="695"/>
      </w:tblGrid>
      <w:tr w:rsidR="00C4225E" w14:paraId="46E072E5" w14:textId="77777777" w:rsidTr="00C809D9">
        <w:trPr>
          <w:jc w:val="center"/>
        </w:trPr>
        <w:tc>
          <w:tcPr>
            <w:tcW w:w="350" w:type="pct"/>
          </w:tcPr>
          <w:p w14:paraId="23EC6FFE" w14:textId="77777777" w:rsidR="00C4225E" w:rsidRDefault="00C4225E" w:rsidP="00C809D9">
            <w:pPr>
              <w:jc w:val="both"/>
            </w:pPr>
          </w:p>
        </w:tc>
        <w:tc>
          <w:tcPr>
            <w:tcW w:w="4300" w:type="pct"/>
          </w:tcPr>
          <w:p w14:paraId="40912237" w14:textId="5617E10A" w:rsidR="00C4225E" w:rsidRPr="000137D3" w:rsidRDefault="00B6390B" w:rsidP="00C4225E">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m:oMathPara>
          </w:p>
        </w:tc>
        <w:tc>
          <w:tcPr>
            <w:tcW w:w="350" w:type="pct"/>
          </w:tcPr>
          <w:p w14:paraId="1ADA61A3" w14:textId="74883567" w:rsidR="00C4225E" w:rsidRDefault="00C4225E" w:rsidP="00C809D9">
            <w:pPr>
              <w:jc w:val="both"/>
            </w:pPr>
            <w:r>
              <w:t>(2.1)</w:t>
            </w:r>
          </w:p>
        </w:tc>
      </w:tr>
      <w:tr w:rsidR="00C4225E" w14:paraId="3DA118A1" w14:textId="77777777" w:rsidTr="00C809D9">
        <w:trPr>
          <w:jc w:val="center"/>
        </w:trPr>
        <w:tc>
          <w:tcPr>
            <w:tcW w:w="350" w:type="pct"/>
          </w:tcPr>
          <w:p w14:paraId="2BA49C60" w14:textId="77777777" w:rsidR="00C4225E" w:rsidRDefault="00C4225E" w:rsidP="00C809D9">
            <w:pPr>
              <w:jc w:val="both"/>
            </w:pPr>
          </w:p>
        </w:tc>
        <w:tc>
          <w:tcPr>
            <w:tcW w:w="4300" w:type="pct"/>
          </w:tcPr>
          <w:p w14:paraId="650FD8E7" w14:textId="4FE05422" w:rsidR="00C4225E" w:rsidRPr="000137D3" w:rsidRDefault="00B6390B" w:rsidP="00C4225E">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m:oMathPara>
          </w:p>
        </w:tc>
        <w:tc>
          <w:tcPr>
            <w:tcW w:w="350" w:type="pct"/>
          </w:tcPr>
          <w:p w14:paraId="2C010171" w14:textId="3CB98C81" w:rsidR="00C4225E" w:rsidRDefault="00C4225E" w:rsidP="00C809D9">
            <w:pPr>
              <w:jc w:val="both"/>
            </w:pPr>
            <w:r>
              <w:t>(2.2)</w:t>
            </w:r>
          </w:p>
        </w:tc>
      </w:tr>
    </w:tbl>
    <w:p w14:paraId="0AD6B997" w14:textId="77777777" w:rsidR="00856F1E" w:rsidRDefault="00856F1E" w:rsidP="000C7168">
      <w:pPr>
        <w:jc w:val="both"/>
      </w:pPr>
    </w:p>
    <w:p w14:paraId="068D7161" w14:textId="3CE91EC2"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of 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w:commentRangeStart w:id="0"/>
      <m:oMath>
        <m:r>
          <w:rPr>
            <w:rFonts w:ascii="Cambria Math" w:hAnsi="Cambria Math"/>
          </w:rPr>
          <m:t>h</m:t>
        </m:r>
      </m:oMath>
      <w:r w:rsidR="009419EC">
        <w:t xml:space="preserve"> steps into the past</w:t>
      </w:r>
      <w:commentRangeEnd w:id="0"/>
      <w:r w:rsidR="006F40FE">
        <w:rPr>
          <w:rStyle w:val="CommentReference"/>
        </w:rPr>
        <w:commentReference w:id="0"/>
      </w:r>
      <w:r w:rsidR="009419EC">
        <w:t xml:space="preserve">. For the model </w:t>
      </w:r>
      <w:r w:rsidR="009419EC">
        <w:lastRenderedPageBreak/>
        <w:t xml:space="preserve">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41E2E984" w:rsidR="0012409E" w:rsidRDefault="001872A6" w:rsidP="000C7168">
      <w:pPr>
        <w:jc w:val="both"/>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tbl>
      <w:tblPr>
        <w:tblStyle w:val="TableGrid"/>
        <w:tblW w:w="5000" w:type="pct"/>
        <w:jc w:val="center"/>
        <w:tblLook w:val="04A0" w:firstRow="1" w:lastRow="0" w:firstColumn="1" w:lastColumn="0" w:noHBand="0" w:noVBand="1"/>
      </w:tblPr>
      <w:tblGrid>
        <w:gridCol w:w="695"/>
        <w:gridCol w:w="8536"/>
        <w:gridCol w:w="695"/>
      </w:tblGrid>
      <w:tr w:rsidR="0012409E" w14:paraId="5D4BB11B" w14:textId="77777777" w:rsidTr="00C4225E">
        <w:trPr>
          <w:jc w:val="center"/>
        </w:trPr>
        <w:tc>
          <w:tcPr>
            <w:tcW w:w="350" w:type="pct"/>
          </w:tcPr>
          <w:p w14:paraId="4236F252" w14:textId="77777777" w:rsidR="0012409E" w:rsidRDefault="0012409E" w:rsidP="000C7168">
            <w:pPr>
              <w:jc w:val="both"/>
            </w:pPr>
          </w:p>
        </w:tc>
        <w:tc>
          <w:tcPr>
            <w:tcW w:w="4300" w:type="pct"/>
          </w:tcPr>
          <w:p w14:paraId="50FB016A" w14:textId="5BB53924" w:rsidR="0012409E" w:rsidRPr="000137D3" w:rsidRDefault="00B6390B"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3A9D2E8D" w:rsidR="0012409E" w:rsidRDefault="0012409E" w:rsidP="000C7168">
            <w:pPr>
              <w:jc w:val="both"/>
            </w:pPr>
            <w:r>
              <w:t>(</w:t>
            </w:r>
            <w:r w:rsidR="00C4225E">
              <w:t>2</w:t>
            </w:r>
            <w:r>
              <w:t>.</w:t>
            </w:r>
            <w:r w:rsidR="00C4225E">
              <w:t>5</w:t>
            </w:r>
            <w:r>
              <w:t>)</w:t>
            </w:r>
          </w:p>
        </w:tc>
      </w:tr>
      <w:tr w:rsidR="0012409E" w14:paraId="11D8D3CB" w14:textId="77777777" w:rsidTr="00C4225E">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3BF561BE" w:rsidR="0012409E" w:rsidRDefault="0012409E" w:rsidP="000C7168">
            <w:pPr>
              <w:jc w:val="both"/>
            </w:pPr>
            <w:r>
              <w:t>(</w:t>
            </w:r>
            <w:r w:rsidR="00C4225E">
              <w:t>2</w:t>
            </w:r>
            <w:r>
              <w:t>.</w:t>
            </w:r>
            <w:r w:rsidR="00C4225E">
              <w:t>6</w:t>
            </w:r>
            <w:r>
              <w:t>)</w:t>
            </w:r>
          </w:p>
        </w:tc>
      </w:tr>
    </w:tbl>
    <w:p w14:paraId="5EDA8914" w14:textId="5AD66523" w:rsidR="001677AA" w:rsidDel="00792FC2" w:rsidRDefault="001677AA" w:rsidP="00923D2E">
      <w:pPr>
        <w:jc w:val="both"/>
        <w:rPr>
          <w:del w:id="1" w:author="Ganchao Wei" w:date="2020-12-13T09:26:00Z"/>
        </w:rPr>
      </w:pPr>
    </w:p>
    <w:p w14:paraId="6182CCEF" w14:textId="77777777" w:rsidR="006F40FE" w:rsidRDefault="006F40FE" w:rsidP="00923D2E">
      <w:pPr>
        <w:jc w:val="both"/>
        <w:rPr>
          <w:ins w:id="2" w:author="Ganchao Wei" w:date="2020-12-13T09:22:00Z"/>
        </w:rPr>
      </w:pPr>
    </w:p>
    <w:p w14:paraId="5B33B924" w14:textId="06D207FE" w:rsidR="00A23AF4" w:rsidRDefault="00441431" w:rsidP="00923D2E">
      <w:pPr>
        <w:jc w:val="both"/>
      </w:pPr>
      <w:r>
        <w:t>In our model,</w:t>
      </w:r>
      <w:del w:id="3" w:author="Ganchao Wei" w:date="2020-12-13T09:25:00Z">
        <w:r w:rsidDel="00792FC2">
          <w:delText xml:space="preserve"> </w:delText>
        </w:r>
        <w:commentRangeStart w:id="4"/>
        <w:r w:rsidR="00FB3229" w:rsidDel="00792FC2">
          <w:delText xml:space="preserve">we don’t include </w:delText>
        </w:r>
        <w:r w:rsidDel="00792FC2">
          <w:delText>the spike history of postsynaptic neuron</w:delText>
        </w:r>
        <w:r w:rsidR="001677AA" w:rsidDel="00792FC2">
          <w:delText xml:space="preserve"> explicitly</w:delText>
        </w:r>
      </w:del>
      <w:r>
        <w:t xml:space="preserve"> </w:t>
      </w:r>
      <w:commentRangeEnd w:id="4"/>
      <w:r w:rsidR="0061512B">
        <w:rPr>
          <w:rStyle w:val="CommentReference"/>
        </w:rPr>
        <w:commentReference w:id="4"/>
      </w:r>
      <w:del w:id="5" w:author="Ganchao Wei" w:date="2020-12-13T09:25:00Z">
        <w:r w:rsidR="00FB3229" w:rsidDel="00792FC2">
          <w:delText xml:space="preserve">and </w:delText>
        </w:r>
      </w:del>
      <w:r w:rsidR="00FB3229">
        <w:t xml:space="preserve">the </w:t>
      </w:r>
      <w:ins w:id="6" w:author="Ganchao Wei" w:date="2020-12-13T09:26:00Z">
        <w:r w:rsidR="00792FC2">
          <w:t>spiking history of postsynaptic</w:t>
        </w:r>
      </w:ins>
      <w:ins w:id="7" w:author="Ganchao Wei" w:date="2020-12-13T09:27:00Z">
        <w:r w:rsidR="00792FC2">
          <w:t xml:space="preserve"> neuron</w:t>
        </w:r>
      </w:ins>
      <w:del w:id="8" w:author="Ganchao Wei" w:date="2020-12-13T09:26:00Z">
        <w:r w:rsidR="00FB3229" w:rsidDel="00792FC2">
          <w:delText>effect</w:delText>
        </w:r>
      </w:del>
      <w:r w:rsidR="00FB3229">
        <w:t xml:space="preserve"> is captured by the</w:t>
      </w:r>
      <w:r w:rsidR="001677AA">
        <w:t xml:space="preserve"> 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del w:id="9" w:author="Ganchao Wei" w:date="2020-12-13T09:27:00Z">
        <w:r w:rsidR="00FB3229" w:rsidDel="00792FC2">
          <w:delText xml:space="preserve"> to avoid biased inference</w:delText>
        </w:r>
        <w:r w:rsidR="00FB3229" w:rsidDel="00792FC2">
          <w:fldChar w:fldCharType="begin" w:fldLock="1"/>
        </w:r>
        <w:r w:rsidR="006D79F1" w:rsidDel="00792FC2">
          <w:del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18&lt;/sup&gt;","plainTextFormattedCitation":"18","previouslyFormattedCitation":"&lt;sup&gt;18&lt;/sup&gt;"},"properties":{"noteIndex":0},"schema":"https://github.com/citation-style-language/schema/raw/master/csl-citation.json"}</w:delInstrText>
        </w:r>
        <w:r w:rsidR="00FB3229" w:rsidDel="00792FC2">
          <w:fldChar w:fldCharType="separate"/>
        </w:r>
        <w:r w:rsidR="00FB3229" w:rsidRPr="00FB3229" w:rsidDel="00792FC2">
          <w:rPr>
            <w:noProof/>
            <w:vertAlign w:val="superscript"/>
          </w:rPr>
          <w:delText>18</w:delText>
        </w:r>
        <w:r w:rsidR="00FB3229" w:rsidDel="00792FC2">
          <w:fldChar w:fldCharType="end"/>
        </w:r>
      </w:del>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4988A650"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2E74FA">
        <w:fldChar w:fldCharType="begin" w:fldLock="1"/>
      </w:r>
      <w:r w:rsidR="00766EDC">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lt;sup&gt;4&lt;/sup&gt;","plainTextFormattedCitation":"4","previouslyFormattedCitation":"&lt;sup&gt;4&lt;/sup&gt;"},"properties":{"noteIndex":0},"schema":"https://github.com/citation-style-language/schema/raw/master/csl-citation.json"}</w:instrText>
      </w:r>
      <w:r w:rsidR="002E74FA">
        <w:fldChar w:fldCharType="separate"/>
      </w:r>
      <w:r w:rsidR="002E74FA" w:rsidRPr="002E74FA">
        <w:rPr>
          <w:noProof/>
          <w:vertAlign w:val="superscript"/>
        </w:rPr>
        <w:t>4</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tbl>
      <w:tblPr>
        <w:tblStyle w:val="TableGrid"/>
        <w:tblW w:w="5000" w:type="pct"/>
        <w:jc w:val="center"/>
        <w:tblLook w:val="04A0" w:firstRow="1" w:lastRow="0" w:firstColumn="1" w:lastColumn="0" w:noHBand="0" w:noVBand="1"/>
      </w:tblPr>
      <w:tblGrid>
        <w:gridCol w:w="695"/>
        <w:gridCol w:w="8536"/>
        <w:gridCol w:w="695"/>
      </w:tblGrid>
      <w:tr w:rsidR="00C4225E" w14:paraId="4540EAC6" w14:textId="77777777" w:rsidTr="00C809D9">
        <w:trPr>
          <w:jc w:val="center"/>
        </w:trPr>
        <w:tc>
          <w:tcPr>
            <w:tcW w:w="350" w:type="pct"/>
          </w:tcPr>
          <w:p w14:paraId="49991354" w14:textId="77777777" w:rsidR="00C4225E" w:rsidRDefault="00C4225E" w:rsidP="00C809D9">
            <w:pPr>
              <w:jc w:val="both"/>
            </w:pPr>
          </w:p>
        </w:tc>
        <w:tc>
          <w:tcPr>
            <w:tcW w:w="4300" w:type="pct"/>
          </w:tcPr>
          <w:p w14:paraId="108752F0" w14:textId="1B85894C" w:rsidR="00C4225E" w:rsidRPr="000137D3" w:rsidRDefault="00B6390B"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del w:id="10" w:author="Ganchao Wei" w:date="2020-12-13T09:34:00Z">
                                <w:rPr>
                                  <w:rFonts w:ascii="Cambria Math" w:hAnsi="Cambria Math" w:cs="Arial"/>
                                </w:rPr>
                                <m:t>m,</m:t>
                              </w:del>
                            </m:r>
                            <m:r>
                              <w:rPr>
                                <w:rFonts w:ascii="Cambria Math" w:hAnsi="Cambria Math" w:cs="Arial"/>
                              </w:rPr>
                              <m:t>c</m:t>
                            </m:r>
                            <m:r>
                              <w:ins w:id="11" w:author="Ganchao Wei" w:date="2020-12-13T09:34:00Z">
                                <w:rPr>
                                  <w:rFonts w:ascii="Cambria Math" w:hAnsi="Cambria Math" w:cs="Arial"/>
                                </w:rPr>
                                <m:t>,m</m:t>
                              </w:ins>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0DAB3C3E" w:rsidR="00C4225E" w:rsidRDefault="00C4225E" w:rsidP="00C809D9">
            <w:pPr>
              <w:jc w:val="both"/>
            </w:pPr>
            <w:r>
              <w:t>(2.7)</w:t>
            </w:r>
          </w:p>
        </w:tc>
      </w:tr>
      <w:tr w:rsidR="0021043E" w14:paraId="6C5DA94D" w14:textId="77777777" w:rsidTr="00C809D9">
        <w:trPr>
          <w:jc w:val="center"/>
        </w:trPr>
        <w:tc>
          <w:tcPr>
            <w:tcW w:w="350" w:type="pct"/>
          </w:tcPr>
          <w:p w14:paraId="26CB5074" w14:textId="77777777" w:rsidR="0021043E" w:rsidRDefault="0021043E" w:rsidP="00C809D9">
            <w:pPr>
              <w:jc w:val="both"/>
            </w:pPr>
          </w:p>
        </w:tc>
        <w:tc>
          <w:tcPr>
            <w:tcW w:w="4300" w:type="pct"/>
          </w:tcPr>
          <w:p w14:paraId="60DA276A" w14:textId="31F68A92" w:rsidR="0021043E" w:rsidRDefault="00B6390B" w:rsidP="00C4225E">
            <w:pPr>
              <w:jc w:val="center"/>
              <w:rPr>
                <w:rFonts w:eastAsia="等线" w:cs="Times New Roman"/>
                <w:iCs/>
                <w:kern w:val="2"/>
              </w:rPr>
            </w:pPr>
            <m:oMathPara>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ins w:id="12" w:author="Ganchao Wei" w:date="2020-12-13T09:33:00Z">
                        <w:rPr>
                          <w:rFonts w:ascii="Cambria Math" w:eastAsia="等线" w:hAnsi="Cambria Math" w:cs="Times New Roman"/>
                          <w:kern w:val="2"/>
                        </w:rPr>
                        <m:t>c,</m:t>
                      </w:ins>
                    </m:r>
                    <m:r>
                      <w:rPr>
                        <w:rFonts w:ascii="Cambria Math" w:eastAsia="等线" w:hAnsi="Cambria Math" w:cs="Times New Roman"/>
                        <w:kern w:val="2"/>
                      </w:rPr>
                      <m:t>m</m:t>
                    </m:r>
                  </m:sub>
                </m:sSub>
                <m:r>
                  <w:rPr>
                    <w:rFonts w:ascii="Cambria Math" w:eastAsia="等线" w:hAnsi="Cambria Math" w:cs="Times New Roman"/>
                    <w:kern w:val="2"/>
                  </w:rPr>
                  <m:t>~Poisson(</m:t>
                </m:r>
                <m:sSub>
                  <m:sSubPr>
                    <m:ctrlPr>
                      <w:rPr>
                        <w:rFonts w:ascii="Cambria Math" w:eastAsia="等线" w:hAnsi="Cambria Math" w:cs="Times New Roman"/>
                        <w:i/>
                        <w:iCs/>
                        <w:kern w:val="2"/>
                      </w:rPr>
                    </m:ctrlPr>
                  </m:sSubPr>
                  <m:e>
                    <m:r>
                      <w:rPr>
                        <w:rFonts w:ascii="Cambria Math" w:eastAsia="等线" w:hAnsi="Cambria Math" w:cs="Times New Roman"/>
                        <w:kern w:val="2"/>
                      </w:rPr>
                      <m:t>λ</m:t>
                    </m:r>
                  </m:e>
                  <m:sub>
                    <m:r>
                      <w:rPr>
                        <w:rFonts w:ascii="Cambria Math" w:eastAsia="等线" w:hAnsi="Cambria Math" w:cs="Times New Roman"/>
                        <w:kern w:val="2"/>
                      </w:rPr>
                      <m:t>cross,m</m:t>
                    </m:r>
                  </m:sub>
                </m:sSub>
                <m:r>
                  <w:rPr>
                    <w:rFonts w:ascii="Cambria Math" w:eastAsia="等线" w:hAnsi="Cambria Math" w:cs="Times New Roman"/>
                    <w:kern w:val="2"/>
                  </w:rPr>
                  <m:t>)</m:t>
                </m:r>
              </m:oMath>
            </m:oMathPara>
          </w:p>
        </w:tc>
        <w:tc>
          <w:tcPr>
            <w:tcW w:w="350" w:type="pct"/>
          </w:tcPr>
          <w:p w14:paraId="2C26ECF8" w14:textId="2C167C54" w:rsidR="0021043E" w:rsidRDefault="004655A6" w:rsidP="00C809D9">
            <w:pPr>
              <w:jc w:val="both"/>
            </w:pPr>
            <w:ins w:id="13" w:author="Ganchao Wei" w:date="2020-12-13T10:09:00Z">
              <w:r>
                <w:t>(2.8)</w:t>
              </w:r>
            </w:ins>
          </w:p>
        </w:tc>
      </w:tr>
      <w:tr w:rsidR="0021043E" w14:paraId="35372923" w14:textId="77777777" w:rsidTr="00C809D9">
        <w:trPr>
          <w:jc w:val="center"/>
        </w:trPr>
        <w:tc>
          <w:tcPr>
            <w:tcW w:w="350" w:type="pct"/>
          </w:tcPr>
          <w:p w14:paraId="488C8E00" w14:textId="77777777" w:rsidR="0021043E" w:rsidRDefault="0021043E" w:rsidP="00C809D9">
            <w:pPr>
              <w:jc w:val="both"/>
            </w:pPr>
          </w:p>
        </w:tc>
        <w:tc>
          <w:tcPr>
            <w:tcW w:w="4300" w:type="pct"/>
          </w:tcPr>
          <w:p w14:paraId="53307036" w14:textId="053A3AB4" w:rsidR="0021043E" w:rsidRDefault="00B6390B" w:rsidP="00C4225E">
            <w:pPr>
              <w:jc w:val="center"/>
              <w:rPr>
                <w:rFonts w:eastAsia="等线" w:cs="Times New Roman"/>
                <w:iCs/>
                <w:kern w:val="2"/>
              </w:rPr>
            </w:pP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ins w:id="14" w:author="Ganchao Wei" w:date="2020-12-13T09:33:00Z">
                      <w:rPr>
                        <w:rFonts w:ascii="Cambria Math" w:eastAsia="等线" w:hAnsi="Cambria Math" w:cs="Times New Roman"/>
                        <w:kern w:val="2"/>
                      </w:rPr>
                      <m:t>c,</m:t>
                    </w:ins>
                  </m:r>
                  <m:r>
                    <w:rPr>
                      <w:rFonts w:ascii="Cambria Math" w:eastAsia="等线" w:hAnsi="Cambria Math" w:cs="Times New Roman"/>
                      <w:kern w:val="2"/>
                    </w:rPr>
                    <m:t>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post</m:t>
                      </m:r>
                    </m:sup>
                  </m:sSubSup>
                </m:e>
              </m:nary>
            </m:oMath>
            <w:r w:rsidR="005A18BC">
              <w:rPr>
                <w:rFonts w:eastAsia="等线" w:cs="Times New Roman"/>
                <w:iCs/>
                <w:kern w:val="2"/>
              </w:rPr>
              <w:t xml:space="preserve"> and </w:t>
            </w:r>
            <m:oMath>
              <m:sSub>
                <m:sSubPr>
                  <m:ctrlPr>
                    <w:rPr>
                      <w:rFonts w:ascii="Cambria Math" w:eastAsia="等线" w:hAnsi="Cambria Math" w:cs="Times New Roman"/>
                      <w:i/>
                      <w:iCs/>
                      <w:kern w:val="2"/>
                    </w:rPr>
                  </m:ctrlPr>
                </m:sSubPr>
                <m:e>
                  <m:r>
                    <w:rPr>
                      <w:rFonts w:ascii="Cambria Math" w:eastAsia="等线" w:hAnsi="Cambria Math" w:cs="Times New Roman"/>
                      <w:kern w:val="2"/>
                    </w:rPr>
                    <m:t>a</m:t>
                  </m:r>
                </m:e>
                <m:sub>
                  <m:r>
                    <w:rPr>
                      <w:rFonts w:ascii="Cambria Math" w:eastAsia="等线" w:hAnsi="Cambria Math" w:cs="Times New Roman"/>
                      <w:kern w:val="2"/>
                    </w:rPr>
                    <m:t>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pre</m:t>
                      </m:r>
                    </m:sup>
                  </m:sSubSup>
                </m:e>
              </m:nary>
            </m:oMath>
          </w:p>
        </w:tc>
        <w:tc>
          <w:tcPr>
            <w:tcW w:w="350" w:type="pct"/>
          </w:tcPr>
          <w:p w14:paraId="044DBC22" w14:textId="776E14FC" w:rsidR="0021043E" w:rsidRDefault="004655A6" w:rsidP="00C809D9">
            <w:pPr>
              <w:jc w:val="both"/>
            </w:pPr>
            <w:ins w:id="15" w:author="Ganchao Wei" w:date="2020-12-13T10:09:00Z">
              <w:r>
                <w:t>(2.9)</w:t>
              </w:r>
            </w:ins>
          </w:p>
        </w:tc>
      </w:tr>
    </w:tbl>
    <w:p w14:paraId="41C47AD0" w14:textId="77777777" w:rsidR="00C4225E" w:rsidRDefault="00C4225E" w:rsidP="000C7168">
      <w:pPr>
        <w:jc w:val="both"/>
      </w:pPr>
    </w:p>
    <w:p w14:paraId="3AF66941" w14:textId="40027112"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r>
              <w:ins w:id="16" w:author="Ganchao Wei" w:date="2020-12-13T09:54:00Z">
                <w:rPr>
                  <w:rFonts w:ascii="Cambria Math" w:hAnsi="Cambria Math" w:cs="Arial"/>
                  <w:kern w:val="2"/>
                </w:rPr>
                <m:t>,m</m:t>
              </w:ins>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r>
              <w:ins w:id="17" w:author="Ganchao Wei" w:date="2020-12-13T09:55:00Z">
                <w:rPr>
                  <w:rFonts w:ascii="Cambria Math" w:hAnsi="Cambria Math" w:cs="Arial"/>
                </w:rPr>
                <m:t>,m</m:t>
              </w:ins>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ins w:id="18" w:author="Ganchao Wei" w:date="2020-12-13T09:55:00Z">
        <w:r w:rsidR="00A2785C">
          <w:rPr>
            <w:iCs/>
            <w:kern w:val="2"/>
          </w:rPr>
          <w:t xml:space="preserve">, at </w:t>
        </w:r>
      </w:ins>
      <w:ins w:id="19" w:author="Ganchao Wei" w:date="2020-12-13T09:56:00Z">
        <w:r w:rsidR="00A2785C">
          <w:rPr>
            <w:iCs/>
            <w:kern w:val="2"/>
          </w:rPr>
          <w:t xml:space="preserve">time bin </w:t>
        </w:r>
        <m:oMath>
          <m:r>
            <w:rPr>
              <w:rFonts w:ascii="Cambria Math" w:hAnsi="Cambria Math"/>
              <w:kern w:val="2"/>
            </w:rPr>
            <m:t>m</m:t>
          </m:r>
        </m:oMath>
      </w:ins>
      <w:r>
        <w:rPr>
          <w:iCs/>
          <w:kern w:val="2"/>
        </w:rPr>
        <w:t xml:space="preserve">. </w:t>
      </w:r>
      <w:bookmarkStart w:id="20"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20"/>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w:t>
      </w:r>
      <w:commentRangeStart w:id="21"/>
      <w:commentRangeStart w:id="22"/>
      <w:r>
        <w:t xml:space="preserve"> </w:t>
      </w:r>
      <w:commentRangeEnd w:id="21"/>
      <w:r w:rsidR="00024461">
        <w:rPr>
          <w:rStyle w:val="CommentReference"/>
        </w:rPr>
        <w:commentReference w:id="21"/>
      </w:r>
      <w:commentRangeEnd w:id="22"/>
      <w:r w:rsidR="00413EDD">
        <w:rPr>
          <w:rStyle w:val="CommentReference"/>
        </w:rPr>
        <w:commentReference w:id="22"/>
      </w:r>
      <w:r w:rsidR="009E321C">
        <w:t>maximizing</w:t>
      </w:r>
      <w:r>
        <w:t xml:space="preserve"> </w:t>
      </w:r>
      <w:del w:id="23" w:author="Ganchao Wei" w:date="2020-12-13T09:43:00Z">
        <w:r w:rsidR="009E321C" w:rsidDel="00E9150A">
          <w:delText>a</w:delText>
        </w:r>
        <w:r w:rsidDel="00E9150A">
          <w:delText xml:space="preserve"> </w:delText>
        </w:r>
        <w:commentRangeStart w:id="24"/>
        <w:commentRangeStart w:id="25"/>
        <w:r w:rsidDel="00E9150A">
          <w:delText>penalized</w:delText>
        </w:r>
      </w:del>
      <w:ins w:id="26" w:author="Ganchao Wei" w:date="2020-12-13T09:43:00Z">
        <w:r w:rsidR="00E9150A">
          <w:t>the</w:t>
        </w:r>
      </w:ins>
      <w:r>
        <w:t xml:space="preserve"> </w:t>
      </w:r>
      <w:commentRangeEnd w:id="24"/>
      <w:r w:rsidR="003C4521">
        <w:rPr>
          <w:rStyle w:val="CommentReference"/>
        </w:rPr>
        <w:commentReference w:id="24"/>
      </w:r>
      <w:commentRangeEnd w:id="25"/>
      <w:r w:rsidR="00E9150A">
        <w:rPr>
          <w:rStyle w:val="CommentReference"/>
        </w:rPr>
        <w:commentReference w:id="25"/>
      </w:r>
      <w:r>
        <w:t>Poisson log-likelihood</w:t>
      </w:r>
      <w:del w:id="27" w:author="Ganchao Wei" w:date="2020-12-13T09:43:00Z">
        <w:r w:rsidR="0021043E" w:rsidDel="00E9150A">
          <w:delText xml:space="preserve"> with</w:delText>
        </w:r>
        <w:r w:rsidR="005A18BC" w:rsidDel="00E9150A">
          <w:delText xml:space="preserve"> an </w:delTex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A18BC" w:rsidDel="00E9150A">
          <w:delText xml:space="preserve"> penalty on </w:delText>
        </w:r>
        <m:oMath>
          <m:sSub>
            <m:sSubPr>
              <m:ctrlPr>
                <w:rPr>
                  <w:rFonts w:ascii="Cambria Math" w:hAnsi="Cambria Math"/>
                  <w:i/>
                </w:rPr>
              </m:ctrlPr>
            </m:sSubPr>
            <m:e>
              <m:r>
                <w:rPr>
                  <w:rFonts w:ascii="Cambria Math" w:hAnsi="Cambria Math"/>
                </w:rPr>
                <m:t>α</m:t>
              </m:r>
            </m:e>
            <m:sub>
              <m:r>
                <w:rPr>
                  <w:rFonts w:ascii="Cambria Math" w:hAnsi="Cambria Math"/>
                </w:rPr>
                <m:t>c</m:t>
              </m:r>
            </m:sub>
          </m:sSub>
        </m:oMath>
      </w:del>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commentRangeStart w:id="28"/>
      <w:commentRangeStart w:id="29"/>
      <w:commentRangeEnd w:id="28"/>
      <w:r w:rsidR="006E3C91">
        <w:rPr>
          <w:rStyle w:val="CommentReference"/>
        </w:rPr>
        <w:commentReference w:id="28"/>
      </w:r>
      <w:commentRangeEnd w:id="29"/>
      <w:r w:rsidR="00D52224">
        <w:rPr>
          <w:rStyle w:val="CommentReference"/>
        </w:rPr>
        <w:commentReference w:id="29"/>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r>
          <w:rPr>
            <w:rFonts w:ascii="Cambria Math" w:hAnsi="Cambria Math"/>
          </w:rPr>
          <w:lastRenderedPageBreak/>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59ED7489"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A5342C">
        <w:fldChar w:fldCharType="begin" w:fldLock="1"/>
      </w:r>
      <w:r w:rsidR="00A5342C">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15,19&lt;/sup&gt;","plainTextFormattedCitation":"15,19","previouslyFormattedCitation":"&lt;sup&gt;15,19&lt;/sup&gt;"},"properties":{"noteIndex":0},"schema":"https://github.com/citation-style-language/schema/raw/master/csl-citation.json"}</w:instrText>
      </w:r>
      <w:r w:rsidR="00A5342C">
        <w:fldChar w:fldCharType="separate"/>
      </w:r>
      <w:r w:rsidR="00A5342C" w:rsidRPr="00FB3229">
        <w:rPr>
          <w:noProof/>
          <w:vertAlign w:val="superscript"/>
        </w:rPr>
        <w:t>15,19</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A5342C">
        <w:fldChar w:fldCharType="begin" w:fldLock="1"/>
      </w:r>
      <w:r w:rsidR="00A5342C">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A5342C">
        <w:fldChar w:fldCharType="separate"/>
      </w:r>
      <w:r w:rsidR="00A5342C" w:rsidRPr="00766EDC">
        <w:rPr>
          <w:noProof/>
          <w:vertAlign w:val="superscript"/>
        </w:rPr>
        <w:t>10</w:t>
      </w:r>
      <w:r w:rsidR="00A5342C">
        <w:fldChar w:fldCharType="end"/>
      </w:r>
      <w:r w:rsidR="00A5342C">
        <w:t xml:space="preserve">. </w:t>
      </w:r>
      <w:r w:rsidR="0012409E">
        <w:t>T</w:t>
      </w:r>
      <w:r w:rsidR="00A5342C">
        <w:t xml:space="preserve">o estimate </w:t>
      </w:r>
      <w:proofErr w:type="gramStart"/>
      <w:r w:rsidR="00A5342C">
        <w:t>all of</w:t>
      </w:r>
      <w:proofErr w:type="gramEnd"/>
      <w:r w:rsidR="00A5342C">
        <w:t xml:space="preserve">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t xml:space="preserve">Estimating </w:t>
      </w:r>
      <w:r w:rsidR="0012409E" w:rsidRPr="008F4FC0">
        <w:rPr>
          <w:u w:val="single"/>
        </w:rPr>
        <w:t>Long-Term Effects</w:t>
      </w:r>
    </w:p>
    <w:p w14:paraId="2727F3D2" w14:textId="7626A76A"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tbl>
      <w:tblPr>
        <w:tblStyle w:val="TableGrid"/>
        <w:tblW w:w="5000" w:type="pct"/>
        <w:jc w:val="center"/>
        <w:tblLook w:val="04A0" w:firstRow="1" w:lastRow="0" w:firstColumn="1" w:lastColumn="0" w:noHBand="0" w:noVBand="1"/>
      </w:tblPr>
      <w:tblGrid>
        <w:gridCol w:w="576"/>
        <w:gridCol w:w="8418"/>
        <w:gridCol w:w="932"/>
      </w:tblGrid>
      <w:tr w:rsidR="00175613" w14:paraId="03FEC2FF" w14:textId="77777777" w:rsidTr="00C809D9">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B6390B"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536CE41F" w:rsidR="00175613" w:rsidRDefault="00175613" w:rsidP="00C809D9">
            <w:pPr>
              <w:jc w:val="both"/>
            </w:pPr>
            <w:r>
              <w:t>(2.</w:t>
            </w:r>
            <w:del w:id="30" w:author="Ganchao Wei" w:date="2020-12-13T10:11:00Z">
              <w:r w:rsidDel="004655A6">
                <w:delText>8</w:delText>
              </w:r>
            </w:del>
            <w:ins w:id="31" w:author="Ganchao Wei" w:date="2020-12-13T10:11:00Z">
              <w:r w:rsidR="004655A6">
                <w:t>10</w:t>
              </w:r>
            </w:ins>
            <w:r>
              <w:t>)</w:t>
            </w:r>
          </w:p>
        </w:tc>
      </w:tr>
    </w:tbl>
    <w:p w14:paraId="54C6DEB1" w14:textId="77777777" w:rsidR="00175613" w:rsidRPr="00175613" w:rsidRDefault="00175613" w:rsidP="000C7168">
      <w:pPr>
        <w:jc w:val="both"/>
      </w:pPr>
    </w:p>
    <w:p w14:paraId="18C0E7DD" w14:textId="43BAD8F8" w:rsidR="00525FE5"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821F5E">
        <w:fldChar w:fldCharType="begin" w:fldLock="1"/>
      </w:r>
      <w:r w:rsidR="00821F5E">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821F5E">
        <w:fldChar w:fldCharType="separate"/>
      </w:r>
      <w:r w:rsidR="00821F5E" w:rsidRPr="00D42487">
        <w:rPr>
          <w:noProof/>
          <w:vertAlign w:val="superscript"/>
        </w:rPr>
        <w:t>15</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r w:rsidR="00821F5E">
        <w:fldChar w:fldCharType="begin" w:fldLock="1"/>
      </w:r>
      <w:r w:rsidR="00821F5E">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19&lt;/sup&gt;","plainTextFormattedCitation":"19","previouslyFormattedCitation":"&lt;sup&gt;19&lt;/sup&gt;"},"properties":{"noteIndex":0},"schema":"https://github.com/citation-style-language/schema/raw/master/csl-citation.json"}</w:instrText>
      </w:r>
      <w:r w:rsidR="00821F5E">
        <w:fldChar w:fldCharType="separate"/>
      </w:r>
      <w:r w:rsidR="00821F5E" w:rsidRPr="00FB3229">
        <w:rPr>
          <w:noProof/>
          <w:vertAlign w:val="superscript"/>
        </w:rPr>
        <w:t>19</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853971D" w14:textId="60270511" w:rsidR="002400A1"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tbl>
      <w:tblPr>
        <w:tblStyle w:val="TableGrid"/>
        <w:tblW w:w="5000" w:type="pct"/>
        <w:jc w:val="center"/>
        <w:tblLook w:val="04A0" w:firstRow="1" w:lastRow="0" w:firstColumn="1" w:lastColumn="0" w:noHBand="0" w:noVBand="1"/>
      </w:tblPr>
      <w:tblGrid>
        <w:gridCol w:w="515"/>
        <w:gridCol w:w="8359"/>
        <w:gridCol w:w="1052"/>
      </w:tblGrid>
      <w:tr w:rsidR="002400A1" w14:paraId="35EE2411" w14:textId="77777777" w:rsidTr="002400A1">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14304193" w:rsidR="002400A1" w:rsidRDefault="002400A1" w:rsidP="00585EAF">
            <w:pPr>
              <w:jc w:val="both"/>
            </w:pPr>
            <w:r>
              <w:t>(2.</w:t>
            </w:r>
            <w:del w:id="32" w:author="Ganchao Wei" w:date="2020-12-13T10:11:00Z">
              <w:r w:rsidDel="004655A6">
                <w:delText>9</w:delText>
              </w:r>
            </w:del>
            <w:ins w:id="33" w:author="Ganchao Wei" w:date="2020-12-13T10:11:00Z">
              <w:r w:rsidR="004655A6">
                <w:t>11</w:t>
              </w:r>
            </w:ins>
            <w:r>
              <w:t>)</w:t>
            </w:r>
          </w:p>
        </w:tc>
      </w:tr>
      <w:tr w:rsidR="002400A1" w14:paraId="24F2C0DA" w14:textId="77777777" w:rsidTr="002400A1">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26A2ADC1" w:rsidR="002400A1" w:rsidRDefault="002400A1" w:rsidP="00585EAF">
            <w:pPr>
              <w:jc w:val="both"/>
            </w:pPr>
            <w:r>
              <w:t>(2.</w:t>
            </w:r>
            <w:del w:id="34" w:author="Ganchao Wei" w:date="2020-12-13T10:12:00Z">
              <w:r w:rsidDel="004655A6">
                <w:delText>10</w:delText>
              </w:r>
            </w:del>
            <w:ins w:id="35" w:author="Ganchao Wei" w:date="2020-12-13T10:12:00Z">
              <w:r w:rsidR="004655A6">
                <w:t>12</w:t>
              </w:r>
            </w:ins>
            <w:r>
              <w:t>)</w:t>
            </w:r>
          </w:p>
        </w:tc>
      </w:tr>
    </w:tbl>
    <w:p w14:paraId="0F6488E5" w14:textId="77777777" w:rsidR="002400A1" w:rsidRDefault="002400A1" w:rsidP="000C7168">
      <w:pPr>
        <w:jc w:val="both"/>
      </w:pPr>
    </w:p>
    <w:p w14:paraId="3071A10D" w14:textId="0DAE60DF" w:rsidR="002400A1"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0034F5BD" w14:textId="1949AF84" w:rsidR="00175613" w:rsidRDefault="00175613" w:rsidP="000C7168">
      <w:pPr>
        <w:jc w:val="both"/>
      </w:pPr>
    </w:p>
    <w:tbl>
      <w:tblPr>
        <w:tblStyle w:val="TableGrid"/>
        <w:tblW w:w="5000" w:type="pct"/>
        <w:jc w:val="center"/>
        <w:tblLook w:val="04A0" w:firstRow="1" w:lastRow="0" w:firstColumn="1" w:lastColumn="0" w:noHBand="0" w:noVBand="1"/>
      </w:tblPr>
      <w:tblGrid>
        <w:gridCol w:w="515"/>
        <w:gridCol w:w="8359"/>
        <w:gridCol w:w="1052"/>
      </w:tblGrid>
      <w:tr w:rsidR="0012409E" w14:paraId="3D013984" w14:textId="77777777" w:rsidTr="002400A1">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等线"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等线" w:hAnsi="Calibri" w:cs="Times New Roman"/>
              </w:rPr>
              <w:t xml:space="preserve"> </w:t>
            </w:r>
          </w:p>
        </w:tc>
        <w:tc>
          <w:tcPr>
            <w:tcW w:w="409" w:type="pct"/>
          </w:tcPr>
          <w:p w14:paraId="6A078188" w14:textId="5ED9450A" w:rsidR="0012409E" w:rsidRDefault="0012409E" w:rsidP="000C7168">
            <w:pPr>
              <w:jc w:val="both"/>
            </w:pPr>
            <w:r>
              <w:t>(</w:t>
            </w:r>
            <w:r w:rsidR="00175613">
              <w:t>2</w:t>
            </w:r>
            <w:r>
              <w:t>.</w:t>
            </w:r>
            <w:del w:id="36" w:author="Ganchao Wei" w:date="2020-12-13T10:12:00Z">
              <w:r w:rsidR="00175613" w:rsidDel="004655A6">
                <w:delText>11</w:delText>
              </w:r>
            </w:del>
            <w:ins w:id="37" w:author="Ganchao Wei" w:date="2020-12-13T10:12:00Z">
              <w:r w:rsidR="004655A6">
                <w:t>13</w:t>
              </w:r>
            </w:ins>
            <w:r>
              <w:t>)</w:t>
            </w:r>
          </w:p>
        </w:tc>
      </w:tr>
      <w:tr w:rsidR="0012409E" w14:paraId="6D52DAD5" w14:textId="77777777" w:rsidTr="002400A1">
        <w:trPr>
          <w:jc w:val="center"/>
        </w:trPr>
        <w:tc>
          <w:tcPr>
            <w:tcW w:w="320" w:type="pct"/>
          </w:tcPr>
          <w:p w14:paraId="73084123" w14:textId="77777777" w:rsidR="0012409E" w:rsidRDefault="0012409E" w:rsidP="000C7168">
            <w:pPr>
              <w:jc w:val="both"/>
            </w:pPr>
          </w:p>
        </w:tc>
        <w:tc>
          <w:tcPr>
            <w:tcW w:w="4271" w:type="pct"/>
          </w:tcPr>
          <w:p w14:paraId="1EB7C0CC" w14:textId="5B4F9F62" w:rsidR="0012409E" w:rsidRDefault="0012409E" w:rsidP="000C7168">
            <w:pPr>
              <w:jc w:val="both"/>
              <w:rPr>
                <w:rFonts w:ascii="Calibri" w:eastAsia="等线" w:hAnsi="Calibri" w:cs="Times New Roman"/>
              </w:rPr>
            </w:pPr>
            <w:r>
              <w:t xml:space="preserv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等线" w:hAnsi="Calibri" w:cs="Times New Roman"/>
                <w:b/>
                <w:bCs/>
              </w:rPr>
              <w:t xml:space="preserve"> </w:t>
            </w:r>
          </w:p>
        </w:tc>
        <w:tc>
          <w:tcPr>
            <w:tcW w:w="409" w:type="pct"/>
          </w:tcPr>
          <w:p w14:paraId="0A6C06F0" w14:textId="7ABF1B03" w:rsidR="0012409E" w:rsidRDefault="0012409E" w:rsidP="000C7168">
            <w:pPr>
              <w:jc w:val="both"/>
            </w:pPr>
            <w:r>
              <w:t>(</w:t>
            </w:r>
            <w:r w:rsidR="00175613">
              <w:t>2</w:t>
            </w:r>
            <w:r>
              <w:t>.</w:t>
            </w:r>
            <w:del w:id="38" w:author="Ganchao Wei" w:date="2020-12-13T10:12:00Z">
              <w:r w:rsidR="00175613" w:rsidDel="004655A6">
                <w:delText>12</w:delText>
              </w:r>
            </w:del>
            <w:ins w:id="39" w:author="Ganchao Wei" w:date="2020-12-13T10:12:00Z">
              <w:r w:rsidR="004655A6">
                <w:t>14</w:t>
              </w:r>
            </w:ins>
            <w:r>
              <w:t>)</w:t>
            </w:r>
          </w:p>
        </w:tc>
      </w:tr>
      <w:tr w:rsidR="0012409E" w14:paraId="3EE26714" w14:textId="77777777" w:rsidTr="002400A1">
        <w:trPr>
          <w:jc w:val="center"/>
        </w:trPr>
        <w:tc>
          <w:tcPr>
            <w:tcW w:w="320" w:type="pct"/>
          </w:tcPr>
          <w:p w14:paraId="1EA21FAE" w14:textId="77777777" w:rsidR="0012409E" w:rsidRDefault="0012409E" w:rsidP="000C7168">
            <w:pPr>
              <w:jc w:val="both"/>
            </w:pPr>
          </w:p>
        </w:tc>
        <w:tc>
          <w:tcPr>
            <w:tcW w:w="4271" w:type="pct"/>
          </w:tcPr>
          <w:p w14:paraId="4CA62B41" w14:textId="7B84E2D8" w:rsidR="0012409E" w:rsidRDefault="0012409E" w:rsidP="000C7168">
            <w:pPr>
              <w:jc w:val="both"/>
              <w:rPr>
                <w:rFonts w:ascii="Calibri" w:eastAsia="等线"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等线" w:hAnsi="Calibri" w:cs="Times New Roman"/>
              </w:rPr>
              <w:t xml:space="preserve"> </w:t>
            </w:r>
          </w:p>
        </w:tc>
        <w:tc>
          <w:tcPr>
            <w:tcW w:w="409" w:type="pct"/>
          </w:tcPr>
          <w:p w14:paraId="1DD63CAC" w14:textId="0D82FF76" w:rsidR="0012409E" w:rsidRDefault="0012409E" w:rsidP="000C7168">
            <w:pPr>
              <w:jc w:val="both"/>
            </w:pPr>
            <w:r>
              <w:t>(</w:t>
            </w:r>
            <w:r w:rsidR="00175613">
              <w:t>2</w:t>
            </w:r>
            <w:r>
              <w:t>.</w:t>
            </w:r>
            <w:del w:id="40" w:author="Ganchao Wei" w:date="2020-12-13T10:12:00Z">
              <w:r w:rsidR="00175613" w:rsidDel="004655A6">
                <w:delText>13</w:delText>
              </w:r>
            </w:del>
            <w:ins w:id="41" w:author="Ganchao Wei" w:date="2020-12-13T10:12:00Z">
              <w:r w:rsidR="004655A6">
                <w:t>15</w:t>
              </w:r>
            </w:ins>
            <w:r>
              <w:t>)</w:t>
            </w:r>
          </w:p>
        </w:tc>
      </w:tr>
    </w:tbl>
    <w:p w14:paraId="0E9946E1" w14:textId="723E87F6" w:rsidR="0012409E" w:rsidRDefault="0012409E" w:rsidP="000C7168">
      <w:pPr>
        <w:jc w:val="both"/>
      </w:pPr>
    </w:p>
    <w:p w14:paraId="2563B314" w14:textId="7F32664D" w:rsidR="002400A1" w:rsidRDefault="002400A1" w:rsidP="002400A1">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updates were previously derived for a general Poisson model here </w:t>
      </w:r>
      <w:r w:rsidR="003653FC">
        <w:fldChar w:fldCharType="begin" w:fldLock="1"/>
      </w:r>
      <w:r w:rsidR="003653FC">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3653FC">
        <w:fldChar w:fldCharType="separate"/>
      </w:r>
      <w:r w:rsidR="003653FC" w:rsidRPr="00D42487">
        <w:rPr>
          <w:noProof/>
          <w:vertAlign w:val="superscript"/>
        </w:rPr>
        <w:t>15</w:t>
      </w:r>
      <w:r w:rsidR="003653FC">
        <w:fldChar w:fldCharType="end"/>
      </w:r>
      <w:r w:rsidR="003653FC">
        <w:t>.</w:t>
      </w:r>
    </w:p>
    <w:p w14:paraId="63F2E532" w14:textId="77777777" w:rsidR="002400A1" w:rsidRDefault="002400A1" w:rsidP="000C7168">
      <w:pPr>
        <w:jc w:val="both"/>
      </w:pPr>
    </w:p>
    <w:p w14:paraId="3AC54307" w14:textId="77777777" w:rsidR="0012409E" w:rsidRDefault="0012409E" w:rsidP="000C7168">
      <w:pPr>
        <w:jc w:val="both"/>
      </w:pPr>
    </w:p>
    <w:p w14:paraId="43FAE665" w14:textId="3F930809" w:rsidR="0012409E" w:rsidRDefault="003653FC" w:rsidP="003653FC">
      <w:pPr>
        <w:jc w:val="both"/>
      </w:pPr>
      <w:r>
        <w:t xml:space="preserve">Given the estimates from adaptive filtering we then step backwards to find smooth estimates of the parameters. Here we use updated based on the RTS method </w:t>
      </w:r>
    </w:p>
    <w:tbl>
      <w:tblPr>
        <w:tblStyle w:val="TableGrid"/>
        <w:tblW w:w="5000" w:type="pct"/>
        <w:jc w:val="center"/>
        <w:tblLook w:val="04A0" w:firstRow="1" w:lastRow="0" w:firstColumn="1" w:lastColumn="0" w:noHBand="0" w:noVBand="1"/>
      </w:tblPr>
      <w:tblGrid>
        <w:gridCol w:w="516"/>
        <w:gridCol w:w="8358"/>
        <w:gridCol w:w="1052"/>
      </w:tblGrid>
      <w:tr w:rsidR="0012409E" w14:paraId="65B597EC" w14:textId="77777777" w:rsidTr="00DC1D95">
        <w:trPr>
          <w:jc w:val="center"/>
        </w:trPr>
        <w:tc>
          <w:tcPr>
            <w:tcW w:w="350" w:type="pct"/>
          </w:tcPr>
          <w:p w14:paraId="0B65818B" w14:textId="77777777" w:rsidR="0012409E" w:rsidRDefault="0012409E" w:rsidP="000C7168">
            <w:pPr>
              <w:jc w:val="both"/>
            </w:pPr>
          </w:p>
        </w:tc>
        <w:tc>
          <w:tcPr>
            <w:tcW w:w="4300" w:type="pct"/>
          </w:tcPr>
          <w:p w14:paraId="50276499" w14:textId="7E78FDF5"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ins w:id="42" w:author="Ganchao Wei" w:date="2020-12-13T10:21:00Z">
                      <w:rPr>
                        <w:rFonts w:ascii="Cambria Math" w:hAnsi="Cambria Math"/>
                        <w:i/>
                      </w:rPr>
                    </w:ins>
                  </m:ctrlPr>
                </m:sSubSupPr>
                <m:e>
                  <m:r>
                    <w:ins w:id="43" w:author="Ganchao Wei" w:date="2020-12-13T10:21:00Z">
                      <m:rPr>
                        <m:sty m:val="bi"/>
                      </m:rPr>
                      <w:rPr>
                        <w:rFonts w:ascii="Cambria Math" w:hAnsi="Cambria Math"/>
                      </w:rPr>
                      <m:t>F</m:t>
                    </w:ins>
                  </m:r>
                </m:e>
                <m:sub>
                  <m:r>
                    <w:ins w:id="44" w:author="Ganchao Wei" w:date="2020-12-13T10:22:00Z">
                      <w:rPr>
                        <w:rFonts w:ascii="Cambria Math" w:hAnsi="Cambria Math"/>
                      </w:rPr>
                      <m:t>k</m:t>
                    </w:ins>
                  </m:r>
                </m:sub>
                <m:sup>
                  <m:r>
                    <w:ins w:id="45" w:author="Ganchao Wei" w:date="2020-12-13T10:22:00Z">
                      <w:rPr>
                        <w:rFonts w:ascii="Cambria Math" w:hAnsi="Cambria Math"/>
                      </w:rPr>
                      <m:t>T</m:t>
                    </w:ins>
                  </m:r>
                </m:sup>
              </m:sSubSup>
              <m:sSubSup>
                <m:sSubSupPr>
                  <m:ctrlPr>
                    <w:del w:id="46" w:author="Ganchao Wei" w:date="2020-12-13T10:21:00Z">
                      <w:rPr>
                        <w:rFonts w:ascii="Cambria Math" w:hAnsi="Cambria Math"/>
                        <w:i/>
                      </w:rPr>
                    </w:del>
                  </m:ctrlPr>
                </m:sSubSupPr>
                <m:e>
                  <m:r>
                    <w:del w:id="47" w:author="Ganchao Wei" w:date="2020-12-13T10:21:00Z">
                      <m:rPr>
                        <m:sty m:val="bi"/>
                      </m:rPr>
                      <w:rPr>
                        <w:rFonts w:ascii="Cambria Math" w:hAnsi="Cambria Math"/>
                      </w:rPr>
                      <m:t>F</m:t>
                    </w:del>
                  </m:r>
                </m:e>
                <m:sub>
                  <m:r>
                    <w:del w:id="48" w:author="Ganchao Wei" w:date="2020-12-13T10:21:00Z">
                      <w:rPr>
                        <w:rFonts w:ascii="Cambria Math" w:hAnsi="Cambria Math"/>
                      </w:rPr>
                      <m:t>k</m:t>
                    </w:del>
                  </m:r>
                </m:sub>
                <m:sup>
                  <m:r>
                    <w:del w:id="49" w:author="Ganchao Wei" w:date="2020-12-13T10:21:00Z">
                      <w:rPr>
                        <w:rFonts w:ascii="Cambria Math" w:hAnsi="Cambria Math"/>
                      </w:rPr>
                      <m:t>'</m:t>
                    </w:del>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3D957F36" w:rsidR="0012409E" w:rsidRDefault="0012409E" w:rsidP="000C7168">
            <w:pPr>
              <w:jc w:val="both"/>
            </w:pPr>
            <w:r>
              <w:t>(</w:t>
            </w:r>
            <w:r w:rsidR="00DC1D95">
              <w:t>2</w:t>
            </w:r>
            <w:r>
              <w:t>.</w:t>
            </w:r>
            <w:del w:id="50" w:author="Ganchao Wei" w:date="2020-12-13T10:12:00Z">
              <w:r w:rsidDel="004655A6">
                <w:delText>1</w:delText>
              </w:r>
              <w:r w:rsidR="00DC1D95" w:rsidDel="004655A6">
                <w:delText>4</w:delText>
              </w:r>
            </w:del>
            <w:ins w:id="51" w:author="Ganchao Wei" w:date="2020-12-13T10:12:00Z">
              <w:r w:rsidR="004655A6">
                <w:t>16</w:t>
              </w:r>
            </w:ins>
            <w:r>
              <w:t>)</w:t>
            </w:r>
          </w:p>
        </w:tc>
      </w:tr>
      <w:tr w:rsidR="0012409E" w14:paraId="7BAB8ACA" w14:textId="77777777" w:rsidTr="00DC1D95">
        <w:trPr>
          <w:jc w:val="center"/>
        </w:trPr>
        <w:tc>
          <w:tcPr>
            <w:tcW w:w="350" w:type="pct"/>
          </w:tcPr>
          <w:p w14:paraId="02922B74" w14:textId="77777777" w:rsidR="0012409E" w:rsidRDefault="0012409E" w:rsidP="000C7168">
            <w:pPr>
              <w:jc w:val="both"/>
            </w:pPr>
          </w:p>
        </w:tc>
        <w:tc>
          <w:tcPr>
            <w:tcW w:w="4300" w:type="pct"/>
          </w:tcPr>
          <w:p w14:paraId="3C99B823"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58D5E84F" w:rsidR="0012409E" w:rsidRDefault="0012409E" w:rsidP="000C7168">
            <w:pPr>
              <w:jc w:val="both"/>
            </w:pPr>
            <w:r>
              <w:t>(</w:t>
            </w:r>
            <w:r w:rsidR="00DC1D95">
              <w:t>2</w:t>
            </w:r>
            <w:r>
              <w:t>.</w:t>
            </w:r>
            <w:del w:id="52" w:author="Ganchao Wei" w:date="2020-12-13T10:12:00Z">
              <w:r w:rsidDel="004655A6">
                <w:delText>1</w:delText>
              </w:r>
              <w:r w:rsidR="00DC1D95" w:rsidDel="004655A6">
                <w:delText>5</w:delText>
              </w:r>
            </w:del>
            <w:ins w:id="53" w:author="Ganchao Wei" w:date="2020-12-13T10:12:00Z">
              <w:r w:rsidR="004655A6">
                <w:t>17</w:t>
              </w:r>
            </w:ins>
            <w:r>
              <w:t>)</w:t>
            </w:r>
          </w:p>
        </w:tc>
      </w:tr>
      <w:tr w:rsidR="0012409E" w14:paraId="34F3332E" w14:textId="77777777" w:rsidTr="00DC1D95">
        <w:trPr>
          <w:jc w:val="center"/>
        </w:trPr>
        <w:tc>
          <w:tcPr>
            <w:tcW w:w="350" w:type="pct"/>
          </w:tcPr>
          <w:p w14:paraId="7EF86496" w14:textId="77777777" w:rsidR="0012409E" w:rsidRDefault="0012409E" w:rsidP="000C7168">
            <w:pPr>
              <w:jc w:val="both"/>
            </w:pPr>
          </w:p>
        </w:tc>
        <w:tc>
          <w:tcPr>
            <w:tcW w:w="4300" w:type="pct"/>
          </w:tcPr>
          <w:p w14:paraId="1A37BC6A" w14:textId="77777777" w:rsidR="0012409E" w:rsidRPr="00C16B2F" w:rsidRDefault="00B6390B" w:rsidP="000C7168">
            <w:pPr>
              <w:jc w:val="both"/>
            </w:pPr>
            <m:oMathPara>
              <m:oMathParaPr>
                <m:jc m:val="center"/>
              </m:oMathParaP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m:oMathPara>
          </w:p>
        </w:tc>
        <w:tc>
          <w:tcPr>
            <w:tcW w:w="350" w:type="pct"/>
          </w:tcPr>
          <w:p w14:paraId="6743F3F7" w14:textId="62CD816A" w:rsidR="0012409E" w:rsidRDefault="0012409E" w:rsidP="000C7168">
            <w:pPr>
              <w:jc w:val="both"/>
            </w:pPr>
            <w:r>
              <w:t>(</w:t>
            </w:r>
            <w:r w:rsidR="00DC1D95">
              <w:t>2</w:t>
            </w:r>
            <w:r>
              <w:t>.</w:t>
            </w:r>
            <w:del w:id="54" w:author="Ganchao Wei" w:date="2020-12-13T10:12:00Z">
              <w:r w:rsidDel="004655A6">
                <w:delText>1</w:delText>
              </w:r>
              <w:r w:rsidR="00DC1D95" w:rsidDel="004655A6">
                <w:delText>6</w:delText>
              </w:r>
            </w:del>
            <w:ins w:id="55" w:author="Ganchao Wei" w:date="2020-12-13T10:12:00Z">
              <w:r w:rsidR="004655A6">
                <w:t>18</w:t>
              </w:r>
            </w:ins>
            <w:r>
              <w:t>)</w:t>
            </w:r>
          </w:p>
        </w:tc>
      </w:tr>
    </w:tbl>
    <w:p w14:paraId="70FF4D7D" w14:textId="6883307F" w:rsidR="0012409E" w:rsidRDefault="0012409E" w:rsidP="000C7168">
      <w:pPr>
        <w:jc w:val="both"/>
      </w:pPr>
    </w:p>
    <w:p w14:paraId="0D4CB630" w14:textId="5B057E80"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tbl>
      <w:tblPr>
        <w:tblStyle w:val="TableGrid"/>
        <w:tblW w:w="5000" w:type="pct"/>
        <w:jc w:val="center"/>
        <w:tblLook w:val="04A0" w:firstRow="1" w:lastRow="0" w:firstColumn="1" w:lastColumn="0" w:noHBand="0" w:noVBand="1"/>
      </w:tblPr>
      <w:tblGrid>
        <w:gridCol w:w="516"/>
        <w:gridCol w:w="8358"/>
        <w:gridCol w:w="1052"/>
      </w:tblGrid>
      <w:tr w:rsidR="00DC1D95" w14:paraId="7600CDA8" w14:textId="77777777" w:rsidTr="00C809D9">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B6390B"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768F8B73" w:rsidR="00DC1D95" w:rsidRDefault="00DC1D95" w:rsidP="00C809D9">
            <w:pPr>
              <w:jc w:val="both"/>
            </w:pPr>
            <w:r>
              <w:t>(2.</w:t>
            </w:r>
            <w:del w:id="56" w:author="Ganchao Wei" w:date="2020-12-13T10:12:00Z">
              <w:r w:rsidDel="004655A6">
                <w:delText>17</w:delText>
              </w:r>
            </w:del>
            <w:ins w:id="57" w:author="Ganchao Wei" w:date="2020-12-13T10:12:00Z">
              <w:r w:rsidR="004655A6">
                <w:t>19</w:t>
              </w:r>
            </w:ins>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2461A5B2" w:rsidR="00585EAF"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fldChar w:fldCharType="begin" w:fldLock="1"/>
      </w:r>
      <w:r w:rsidR="006D79F1">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lt;sup&gt;20&lt;/sup&gt;","plainTextFormattedCitation":"20","previouslyFormattedCitation":"&lt;sup&gt;20&lt;/sup&gt;"},"properties":{"noteIndex":0},"schema":"https://github.com/citation-style-language/schema/raw/master/csl-citation.json"}</w:instrText>
      </w:r>
      <w:r>
        <w:fldChar w:fldCharType="separate"/>
      </w:r>
      <w:r w:rsidR="00FB3229" w:rsidRPr="00FB3229">
        <w:rPr>
          <w:noProof/>
          <w:vertAlign w:val="superscript"/>
        </w:rPr>
        <w:t>20</w:t>
      </w:r>
      <w:r>
        <w:fldChar w:fldCharType="end"/>
      </w:r>
      <w:r>
        <w:t xml:space="preserve"> is notoriously slow, even with an accelerator</w:t>
      </w:r>
      <w:r>
        <w:fldChar w:fldCharType="begin" w:fldLock="1"/>
      </w:r>
      <w:r w:rsidR="006D79F1">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lt;sup&gt;21&lt;/sup&gt;","plainTextFormattedCitation":"21","previouslyFormattedCitation":"&lt;sup&gt;21&lt;/sup&gt;"},"properties":{"noteIndex":0},"schema":"https://github.com/citation-style-language/schema/raw/master/csl-citation.json"}</w:instrText>
      </w:r>
      <w:r>
        <w:fldChar w:fldCharType="separate"/>
      </w:r>
      <w:r w:rsidR="00FB3229" w:rsidRPr="00FB3229">
        <w:rPr>
          <w:noProof/>
          <w:vertAlign w:val="superscript"/>
        </w:rPr>
        <w:t>21</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w:t>
      </w:r>
      <w:r w:rsidR="00CC7F21">
        <w:t>.</w:t>
      </w:r>
    </w:p>
    <w:p w14:paraId="59A2D385" w14:textId="511E60B9"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 xml:space="preserve"> are assumed to be unconditionally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w:t>
      </w:r>
    </w:p>
    <w:p w14:paraId="56998ABA" w14:textId="5791DFDF" w:rsidR="0012409E" w:rsidRPr="008F4FC0" w:rsidRDefault="0012409E" w:rsidP="000C7168">
      <w:pPr>
        <w:pStyle w:val="Heading3"/>
        <w:jc w:val="both"/>
        <w:rPr>
          <w:u w:val="single"/>
        </w:rPr>
      </w:pPr>
      <w:proofErr w:type="gramStart"/>
      <w:r w:rsidRPr="008F4FC0">
        <w:rPr>
          <w:u w:val="single"/>
        </w:rPr>
        <w:t>Estimatin</w:t>
      </w:r>
      <w:r w:rsidR="00585EAF">
        <w:rPr>
          <w:u w:val="single"/>
        </w:rPr>
        <w:t>g</w:t>
      </w:r>
      <w:r w:rsidRPr="008F4FC0">
        <w:rPr>
          <w:u w:val="single"/>
        </w:rPr>
        <w:t xml:space="preserve">  Short</w:t>
      </w:r>
      <w:proofErr w:type="gramEnd"/>
      <w:r w:rsidRPr="008F4FC0">
        <w:rPr>
          <w:u w:val="single"/>
        </w:rPr>
        <w:t>-Term Effect</w:t>
      </w:r>
      <w:r w:rsidR="00585EAF">
        <w:rPr>
          <w:u w:val="single"/>
        </w:rPr>
        <w:t>s</w:t>
      </w:r>
      <w:r w:rsidR="000615A7" w:rsidRPr="008F4FC0">
        <w:rPr>
          <w:u w:val="single"/>
        </w:rPr>
        <w:t xml:space="preserve"> </w:t>
      </w:r>
    </w:p>
    <w:p w14:paraId="5B6BF39C" w14:textId="385BD4D8" w:rsidR="0012409E"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w:t>
      </w:r>
      <w:proofErr w:type="spellStart"/>
      <w:r w:rsidR="00782FC4">
        <w:t>ms</w:t>
      </w:r>
      <w:proofErr w:type="spellEnd"/>
      <w:proofErr w:type="gramStart"/>
      <w:r w:rsidR="00782FC4">
        <w:t>), and</w:t>
      </w:r>
      <w:proofErr w:type="gramEnd"/>
      <w:r w:rsidR="00782FC4">
        <w:t xml:space="preserve">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w:t>
      </w:r>
      <w:proofErr w:type="spellStart"/>
      <w:r w:rsidR="00782FC4">
        <w:t>Ghanbari</w:t>
      </w:r>
      <w:proofErr w:type="spellEnd"/>
      <w:r w:rsidR="00782FC4">
        <w:t xml:space="preserve"> et al.</w:t>
      </w:r>
      <w:r w:rsidR="002A7F83">
        <w:fldChar w:fldCharType="begin" w:fldLock="1"/>
      </w:r>
      <w:r w:rsidR="002E74FA">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2A7F83">
        <w:fldChar w:fldCharType="separate"/>
      </w:r>
      <w:r w:rsidR="00D42487" w:rsidRPr="00D42487">
        <w:rPr>
          <w:noProof/>
          <w:vertAlign w:val="superscript"/>
        </w:rPr>
        <w:t>10</w:t>
      </w:r>
      <w:r w:rsidR="002A7F83">
        <w:fldChar w:fldCharType="end"/>
      </w:r>
    </w:p>
    <w:tbl>
      <w:tblPr>
        <w:tblStyle w:val="TableGrid"/>
        <w:tblW w:w="5000" w:type="pct"/>
        <w:jc w:val="center"/>
        <w:tblLook w:val="04A0" w:firstRow="1" w:lastRow="0" w:firstColumn="1" w:lastColumn="0" w:noHBand="0" w:noVBand="1"/>
      </w:tblPr>
      <w:tblGrid>
        <w:gridCol w:w="515"/>
        <w:gridCol w:w="8359"/>
        <w:gridCol w:w="1052"/>
      </w:tblGrid>
      <w:tr w:rsidR="0012409E" w14:paraId="7F396A9A" w14:textId="77777777" w:rsidTr="00DC1D95">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2461F0B3" w:rsidR="0012409E" w:rsidRDefault="0012409E" w:rsidP="000C7168">
            <w:pPr>
              <w:jc w:val="both"/>
            </w:pPr>
            <w:r>
              <w:t>(</w:t>
            </w:r>
            <w:r w:rsidR="00DC1D95">
              <w:t>2</w:t>
            </w:r>
            <w:r>
              <w:t>.</w:t>
            </w:r>
            <w:del w:id="58" w:author="Ganchao Wei" w:date="2020-12-13T10:12:00Z">
              <w:r w:rsidDel="004655A6">
                <w:delText>1</w:delText>
              </w:r>
              <w:r w:rsidR="00DC1D95" w:rsidDel="004655A6">
                <w:delText>8</w:delText>
              </w:r>
            </w:del>
            <w:ins w:id="59" w:author="Ganchao Wei" w:date="2020-12-13T10:12:00Z">
              <w:r w:rsidR="004655A6">
                <w:t>20</w:t>
              </w:r>
            </w:ins>
            <w:r>
              <w:t>)</w:t>
            </w:r>
          </w:p>
        </w:tc>
      </w:tr>
      <w:tr w:rsidR="0012409E" w14:paraId="17FDB40D" w14:textId="77777777" w:rsidTr="00DC1D95">
        <w:trPr>
          <w:jc w:val="center"/>
        </w:trPr>
        <w:tc>
          <w:tcPr>
            <w:tcW w:w="331" w:type="pct"/>
          </w:tcPr>
          <w:p w14:paraId="58BB9BFE" w14:textId="77777777" w:rsidR="0012409E" w:rsidRDefault="0012409E" w:rsidP="000C7168">
            <w:pPr>
              <w:jc w:val="both"/>
            </w:pPr>
          </w:p>
        </w:tc>
        <w:tc>
          <w:tcPr>
            <w:tcW w:w="4282" w:type="pct"/>
          </w:tcPr>
          <w:p w14:paraId="305C3777" w14:textId="319A2D2E"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ins w:id="60" w:author="Ganchao Wei" w:date="2020-12-13T10:22:00Z">
                      <w:rPr>
                        <w:rFonts w:ascii="Cambria Math" w:hAnsi="Cambria Math"/>
                        <w:i/>
                      </w:rPr>
                    </w:ins>
                  </m:ctrlPr>
                </m:sSubSupPr>
                <m:e>
                  <m:r>
                    <w:ins w:id="61" w:author="Ganchao Wei" w:date="2020-12-13T10:22:00Z">
                      <m:rPr>
                        <m:sty m:val="bi"/>
                      </m:rPr>
                      <w:rPr>
                        <w:rFonts w:ascii="Cambria Math" w:hAnsi="Cambria Math"/>
                      </w:rPr>
                      <m:t>b</m:t>
                    </w:ins>
                  </m:r>
                </m:e>
                <m:sub>
                  <m:r>
                    <w:ins w:id="62" w:author="Ganchao Wei" w:date="2020-12-13T10:23:00Z">
                      <w:rPr>
                        <w:rFonts w:ascii="Cambria Math" w:hAnsi="Cambria Math"/>
                      </w:rPr>
                      <m:t>Sm</m:t>
                    </w:ins>
                  </m:r>
                </m:sub>
                <m:sup>
                  <m:r>
                    <w:ins w:id="63" w:author="Ganchao Wei" w:date="2020-12-13T10:22:00Z">
                      <w:rPr>
                        <w:rFonts w:ascii="Cambria Math" w:hAnsi="Cambria Math"/>
                      </w:rPr>
                      <m:t>T</m:t>
                    </w:ins>
                  </m:r>
                </m:sup>
              </m:sSubSup>
              <m:sSubSup>
                <m:sSubSupPr>
                  <m:ctrlPr>
                    <w:del w:id="64" w:author="Ganchao Wei" w:date="2020-12-13T10:23:00Z">
                      <w:rPr>
                        <w:rFonts w:ascii="Cambria Math" w:hAnsi="Cambria Math"/>
                        <w:b/>
                        <w:i/>
                      </w:rPr>
                    </w:del>
                  </m:ctrlPr>
                </m:sSubSupPr>
                <m:e>
                  <m:r>
                    <w:del w:id="65" w:author="Ganchao Wei" w:date="2020-12-13T10:23:00Z">
                      <m:rPr>
                        <m:sty m:val="bi"/>
                      </m:rPr>
                      <w:rPr>
                        <w:rFonts w:ascii="Cambria Math" w:hAnsi="Cambria Math"/>
                      </w:rPr>
                      <m:t>b</m:t>
                    </w:del>
                  </m:r>
                </m:e>
                <m:sub>
                  <m:r>
                    <w:del w:id="66" w:author="Ganchao Wei" w:date="2020-12-13T10:23:00Z">
                      <w:rPr>
                        <w:rFonts w:ascii="Cambria Math" w:hAnsi="Cambria Math"/>
                      </w:rPr>
                      <m:t>Sm</m:t>
                    </w:del>
                  </m:r>
                </m:sub>
                <m:sup>
                  <m:r>
                    <w:del w:id="67" w:author="Ganchao Wei" w:date="2020-12-13T10:22:00Z">
                      <m:rPr>
                        <m:sty m:val="bi"/>
                      </m:rPr>
                      <w:rPr>
                        <w:rFonts w:ascii="Cambria Math" w:hAnsi="Cambria Math"/>
                      </w:rPr>
                      <m:t>'</m:t>
                    </w:del>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01EE4C5" w:rsidR="0012409E" w:rsidRDefault="0012409E" w:rsidP="000C7168">
            <w:pPr>
              <w:jc w:val="both"/>
            </w:pPr>
            <w:r>
              <w:t>(</w:t>
            </w:r>
            <w:r w:rsidR="00DC1D95">
              <w:t>2</w:t>
            </w:r>
            <w:r>
              <w:t>.</w:t>
            </w:r>
            <w:del w:id="68" w:author="Ganchao Wei" w:date="2020-12-13T10:12:00Z">
              <w:r w:rsidDel="004655A6">
                <w:delText>1</w:delText>
              </w:r>
              <w:r w:rsidR="00DC1D95" w:rsidDel="004655A6">
                <w:delText>9</w:delText>
              </w:r>
            </w:del>
            <w:ins w:id="69" w:author="Ganchao Wei" w:date="2020-12-13T10:12:00Z">
              <w:r w:rsidR="004655A6">
                <w:t>21</w:t>
              </w:r>
            </w:ins>
            <w:r>
              <w:t>)</w:t>
            </w:r>
          </w:p>
        </w:tc>
      </w:tr>
    </w:tbl>
    <w:p w14:paraId="7AF11CB4" w14:textId="77777777" w:rsidR="0012409E" w:rsidRDefault="0012409E" w:rsidP="000C7168">
      <w:pPr>
        <w:jc w:val="both"/>
      </w:pPr>
    </w:p>
    <w:p w14:paraId="6A982DEB" w14:textId="77E452B1"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firing 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t>, and</w:t>
      </w:r>
      <w:r w:rsidR="00D7662B">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the a pair of presynaptic spikes </w:t>
      </w:r>
      <w:r>
        <w:lastRenderedPageBreak/>
        <w:t xml:space="preserve">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 and 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ins w:id="70" w:author="Ganchao Wei" w:date="2020-12-13T10:23:00Z">
                <w:rPr>
                  <w:rFonts w:ascii="Cambria Math" w:hAnsi="Cambria Math"/>
                  <w:i/>
                </w:rPr>
              </w:ins>
            </m:ctrlPr>
          </m:sSubSupPr>
          <m:e>
            <m:r>
              <w:ins w:id="71" w:author="Ganchao Wei" w:date="2020-12-13T10:23:00Z">
                <m:rPr>
                  <m:sty m:val="bi"/>
                </m:rPr>
                <w:rPr>
                  <w:rFonts w:ascii="Cambria Math" w:hAnsi="Cambria Math"/>
                </w:rPr>
                <m:t>b</m:t>
              </w:ins>
            </m:r>
          </m:e>
          <m:sub>
            <m:r>
              <w:ins w:id="72" w:author="Ganchao Wei" w:date="2020-12-13T10:23:00Z">
                <w:rPr>
                  <w:rFonts w:ascii="Cambria Math" w:hAnsi="Cambria Math"/>
                </w:rPr>
                <m:t>Sm</m:t>
              </w:ins>
            </m:r>
          </m:sub>
          <m:sup>
            <m:r>
              <w:ins w:id="73" w:author="Ganchao Wei" w:date="2020-12-13T10:23:00Z">
                <w:rPr>
                  <w:rFonts w:ascii="Cambria Math" w:hAnsi="Cambria Math"/>
                </w:rPr>
                <m:t>T</m:t>
              </w:ins>
            </m:r>
          </m:sup>
        </m:sSubSup>
        <m:sSubSup>
          <m:sSubSupPr>
            <m:ctrlPr>
              <w:del w:id="74" w:author="Ganchao Wei" w:date="2020-12-13T10:23:00Z">
                <w:rPr>
                  <w:rFonts w:ascii="Cambria Math" w:hAnsi="Cambria Math"/>
                  <w:b/>
                  <w:i/>
                </w:rPr>
              </w:del>
            </m:ctrlPr>
          </m:sSubSupPr>
          <m:e>
            <m:r>
              <w:del w:id="75" w:author="Ganchao Wei" w:date="2020-12-13T10:23:00Z">
                <m:rPr>
                  <m:sty m:val="bi"/>
                </m:rPr>
                <w:rPr>
                  <w:rFonts w:ascii="Cambria Math" w:hAnsi="Cambria Math"/>
                </w:rPr>
                <m:t>b</m:t>
              </w:del>
            </m:r>
          </m:e>
          <m:sub>
            <m:r>
              <w:del w:id="76" w:author="Ganchao Wei" w:date="2020-12-13T10:23:00Z">
                <w:rPr>
                  <w:rFonts w:ascii="Cambria Math" w:hAnsi="Cambria Math"/>
                </w:rPr>
                <m:t>Sm</m:t>
              </w:del>
            </m:r>
          </m:sub>
          <m:sup>
            <m:r>
              <w:del w:id="77" w:author="Ganchao Wei" w:date="2020-12-13T10:23:00Z">
                <m:rPr>
                  <m:sty m:val="bi"/>
                </m:rPr>
                <w:rPr>
                  <w:rFonts w:ascii="Cambria Math" w:hAnsi="Cambria Math"/>
                </w:rPr>
                <m:t>'</m:t>
              </w:del>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m:oMath>
        <m:sSubSup>
          <m:sSubSupPr>
            <m:ctrlPr>
              <w:ins w:id="78" w:author="Ganchao Wei" w:date="2020-12-13T10:24:00Z">
                <w:rPr>
                  <w:rFonts w:ascii="Cambria Math" w:hAnsi="Cambria Math"/>
                  <w:i/>
                </w:rPr>
              </w:ins>
            </m:ctrlPr>
          </m:sSubSupPr>
          <m:e>
            <m:r>
              <w:ins w:id="79" w:author="Ganchao Wei" w:date="2020-12-13T10:24:00Z">
                <m:rPr>
                  <m:sty m:val="bi"/>
                </m:rPr>
                <w:rPr>
                  <w:rFonts w:ascii="Cambria Math" w:hAnsi="Cambria Math"/>
                </w:rPr>
                <m:t>x</m:t>
              </w:ins>
            </m:r>
          </m:e>
          <m:sub>
            <m:r>
              <w:ins w:id="80" w:author="Ganchao Wei" w:date="2020-12-13T10:24:00Z">
                <w:rPr>
                  <w:rFonts w:ascii="Cambria Math" w:hAnsi="Cambria Math"/>
                </w:rPr>
                <m:t>Sm,k</m:t>
              </w:ins>
            </m:r>
          </m:sub>
          <m:sup>
            <m:r>
              <w:ins w:id="81" w:author="Ganchao Wei" w:date="2020-12-13T10:24:00Z">
                <w:rPr>
                  <w:rFonts w:ascii="Cambria Math" w:hAnsi="Cambria Math"/>
                </w:rPr>
                <m:t>T</m:t>
              </w:ins>
            </m:r>
          </m:sup>
        </m:sSubSup>
        <m:sSubSup>
          <m:sSubSupPr>
            <m:ctrlPr>
              <w:del w:id="82" w:author="Ganchao Wei" w:date="2020-12-13T10:24:00Z">
                <w:rPr>
                  <w:rFonts w:ascii="Cambria Math" w:hAnsi="Cambria Math"/>
                  <w:b/>
                  <w:bCs/>
                  <w:i/>
                </w:rPr>
              </w:del>
            </m:ctrlPr>
          </m:sSubSupPr>
          <m:e>
            <m:r>
              <w:del w:id="83" w:author="Ganchao Wei" w:date="2020-12-13T10:24:00Z">
                <m:rPr>
                  <m:sty m:val="bi"/>
                </m:rPr>
                <w:rPr>
                  <w:rFonts w:ascii="Cambria Math" w:hAnsi="Cambria Math"/>
                </w:rPr>
                <m:t>x</m:t>
              </w:del>
            </m:r>
          </m:e>
          <m:sub>
            <m:r>
              <w:del w:id="84" w:author="Ganchao Wei" w:date="2020-12-13T10:24:00Z">
                <w:rPr>
                  <w:rFonts w:ascii="Cambria Math" w:hAnsi="Cambria Math"/>
                </w:rPr>
                <m:t>Sm,k</m:t>
              </w:del>
            </m:r>
            <m:ctrlPr>
              <w:del w:id="85" w:author="Ganchao Wei" w:date="2020-12-13T10:24:00Z">
                <w:rPr>
                  <w:rFonts w:ascii="Cambria Math" w:hAnsi="Cambria Math"/>
                  <w:i/>
                </w:rPr>
              </w:del>
            </m:ctrlPr>
          </m:sub>
          <m:sup>
            <m:r>
              <w:del w:id="86" w:author="Ganchao Wei" w:date="2020-12-13T10:24:00Z">
                <m:rPr>
                  <m:sty m:val="bi"/>
                </m:rPr>
                <w:rPr>
                  <w:rFonts w:ascii="Cambria Math" w:hAnsi="Cambria Math"/>
                </w:rPr>
                <m:t>'</m:t>
              </w:del>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ins w:id="87" w:author="Ganchao Wei" w:date="2020-12-13T10:23:00Z">
                    <w:rPr>
                      <w:rFonts w:ascii="Cambria Math" w:hAnsi="Cambria Math"/>
                      <w:i/>
                    </w:rPr>
                  </w:ins>
                </m:ctrlPr>
              </m:sSubSupPr>
              <m:e>
                <m:r>
                  <w:ins w:id="88" w:author="Ganchao Wei" w:date="2020-12-13T10:23:00Z">
                    <m:rPr>
                      <m:sty m:val="bi"/>
                    </m:rPr>
                    <w:rPr>
                      <w:rFonts w:ascii="Cambria Math" w:hAnsi="Cambria Math"/>
                    </w:rPr>
                    <m:t>b</m:t>
                  </w:ins>
                </m:r>
              </m:e>
              <m:sub>
                <m:r>
                  <w:ins w:id="89" w:author="Ganchao Wei" w:date="2020-12-13T10:23:00Z">
                    <w:rPr>
                      <w:rFonts w:ascii="Cambria Math" w:hAnsi="Cambria Math"/>
                    </w:rPr>
                    <m:t>Sm</m:t>
                  </w:ins>
                </m:r>
              </m:sub>
              <m:sup>
                <m:r>
                  <w:ins w:id="90" w:author="Ganchao Wei" w:date="2020-12-13T10:23:00Z">
                    <w:rPr>
                      <w:rFonts w:ascii="Cambria Math" w:hAnsi="Cambria Math"/>
                    </w:rPr>
                    <m:t>T</m:t>
                  </w:ins>
                </m:r>
              </m:sup>
            </m:sSubSup>
            <m:sSubSup>
              <m:sSubSupPr>
                <m:ctrlPr>
                  <w:del w:id="91" w:author="Ganchao Wei" w:date="2020-12-13T10:23:00Z">
                    <w:rPr>
                      <w:rFonts w:ascii="Cambria Math" w:hAnsi="Cambria Math"/>
                      <w:b/>
                      <w:i/>
                    </w:rPr>
                  </w:del>
                </m:ctrlPr>
              </m:sSubSupPr>
              <m:e>
                <m:r>
                  <w:del w:id="92" w:author="Ganchao Wei" w:date="2020-12-13T10:23:00Z">
                    <m:rPr>
                      <m:sty m:val="bi"/>
                    </m:rPr>
                    <w:rPr>
                      <w:rFonts w:ascii="Cambria Math" w:hAnsi="Cambria Math"/>
                    </w:rPr>
                    <m:t>b</m:t>
                  </w:del>
                </m:r>
              </m:e>
              <m:sub>
                <m:r>
                  <w:del w:id="93" w:author="Ganchao Wei" w:date="2020-12-13T10:23:00Z">
                    <w:rPr>
                      <w:rFonts w:ascii="Cambria Math" w:hAnsi="Cambria Math"/>
                    </w:rPr>
                    <m:t>Sm</m:t>
                  </w:del>
                </m:r>
              </m:sub>
              <m:sup>
                <m:r>
                  <w:del w:id="94" w:author="Ganchao Wei" w:date="2020-12-13T10:23:00Z">
                    <m:rPr>
                      <m:sty m:val="bi"/>
                    </m:rPr>
                    <w:rPr>
                      <w:rFonts w:ascii="Cambria Math" w:hAnsi="Cambria Math"/>
                    </w:rPr>
                    <m:t>'</m:t>
                  </w:del>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529A60FC" w14:textId="213DEA54" w:rsidR="0012409E" w:rsidRDefault="00827302" w:rsidP="000C7168">
      <w:pPr>
        <w:jc w:val="both"/>
      </w:pPr>
      <w:r>
        <w:t>Additionally, assuming that the long-term effects are fixed allows us to approximate standard errors for the cumulative effects of STP and the modification function</w:t>
      </w:r>
      <w:ins w:id="95" w:author="Ganchao Wei" w:date="2020-12-14T08:55:00Z">
        <w:r w:rsidR="00630EA0">
          <w:t xml:space="preserve"> (d</w:t>
        </w:r>
      </w:ins>
      <w:ins w:id="96" w:author="Ganchao Wei" w:date="2020-12-14T08:56:00Z">
        <w:r w:rsidR="00630EA0">
          <w:t xml:space="preserve">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ins>
      <w:ins w:id="97" w:author="Ganchao Wei" w:date="2020-12-14T08:55:00Z">
        <w:r w:rsidR="00630EA0">
          <w:t>)</w:t>
        </w:r>
      </w:ins>
      <w:r>
        <w:t xml:space="preserve"> itself</w:t>
      </w:r>
    </w:p>
    <w:tbl>
      <w:tblPr>
        <w:tblStyle w:val="TableGrid"/>
        <w:tblW w:w="5000" w:type="pct"/>
        <w:jc w:val="center"/>
        <w:tblLook w:val="04A0" w:firstRow="1" w:lastRow="0" w:firstColumn="1" w:lastColumn="0" w:noHBand="0" w:noVBand="1"/>
      </w:tblPr>
      <w:tblGrid>
        <w:gridCol w:w="515"/>
        <w:gridCol w:w="8359"/>
        <w:gridCol w:w="1052"/>
      </w:tblGrid>
      <w:tr w:rsidR="0012409E" w14:paraId="3DCBB4E5" w14:textId="77777777" w:rsidTr="00DC1D95">
        <w:trPr>
          <w:jc w:val="center"/>
        </w:trPr>
        <w:tc>
          <w:tcPr>
            <w:tcW w:w="323" w:type="pct"/>
          </w:tcPr>
          <w:p w14:paraId="0787888E" w14:textId="77777777" w:rsidR="0012409E" w:rsidRDefault="0012409E" w:rsidP="000C7168">
            <w:pPr>
              <w:jc w:val="both"/>
            </w:pPr>
          </w:p>
        </w:tc>
        <w:tc>
          <w:tcPr>
            <w:tcW w:w="4274" w:type="pct"/>
          </w:tcPr>
          <w:p w14:paraId="758E5D5D" w14:textId="161E8E2B"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ins w:id="98" w:author="Ganchao Wei" w:date="2020-12-13T10:24:00Z">
                      <w:rPr>
                        <w:rFonts w:ascii="Cambria Math" w:hAnsi="Cambria Math"/>
                        <w:i/>
                      </w:rPr>
                    </w:ins>
                  </m:ctrlPr>
                </m:sSubSupPr>
                <m:e>
                  <m:r>
                    <w:ins w:id="99" w:author="Ganchao Wei" w:date="2020-12-13T10:24:00Z">
                      <m:rPr>
                        <m:sty m:val="bi"/>
                      </m:rPr>
                      <w:rPr>
                        <w:rFonts w:ascii="Cambria Math" w:hAnsi="Cambria Math"/>
                      </w:rPr>
                      <m:t>x</m:t>
                    </w:ins>
                  </m:r>
                </m:e>
                <m:sub>
                  <m:r>
                    <w:ins w:id="100" w:author="Ganchao Wei" w:date="2020-12-13T10:24:00Z">
                      <w:rPr>
                        <w:rFonts w:ascii="Cambria Math" w:hAnsi="Cambria Math"/>
                      </w:rPr>
                      <m:t>Sm,k</m:t>
                    </w:ins>
                  </m:r>
                </m:sub>
                <m:sup>
                  <m:r>
                    <w:ins w:id="101" w:author="Ganchao Wei" w:date="2020-12-13T10:24:00Z">
                      <w:rPr>
                        <w:rFonts w:ascii="Cambria Math" w:hAnsi="Cambria Math"/>
                      </w:rPr>
                      <m:t>T</m:t>
                    </w:ins>
                  </m:r>
                </m:sup>
              </m:sSubSup>
              <m:sSubSup>
                <m:sSubSupPr>
                  <m:ctrlPr>
                    <w:del w:id="102" w:author="Ganchao Wei" w:date="2020-12-13T10:24:00Z">
                      <w:rPr>
                        <w:rFonts w:ascii="Cambria Math" w:hAnsi="Cambria Math"/>
                        <w:b/>
                        <w:bCs/>
                        <w:i/>
                      </w:rPr>
                    </w:del>
                  </m:ctrlPr>
                </m:sSubSupPr>
                <m:e>
                  <m:r>
                    <w:del w:id="103" w:author="Ganchao Wei" w:date="2020-12-13T10:24:00Z">
                      <m:rPr>
                        <m:sty m:val="bi"/>
                      </m:rPr>
                      <w:rPr>
                        <w:rFonts w:ascii="Cambria Math" w:hAnsi="Cambria Math"/>
                      </w:rPr>
                      <m:t>x</m:t>
                    </w:del>
                  </m:r>
                </m:e>
                <m:sub>
                  <m:r>
                    <w:del w:id="104" w:author="Ganchao Wei" w:date="2020-12-13T10:24:00Z">
                      <w:rPr>
                        <w:rFonts w:ascii="Cambria Math" w:hAnsi="Cambria Math"/>
                      </w:rPr>
                      <m:t>Sm,k</m:t>
                    </w:del>
                  </m:r>
                  <m:ctrlPr>
                    <w:del w:id="105" w:author="Ganchao Wei" w:date="2020-12-13T10:24:00Z">
                      <w:rPr>
                        <w:rFonts w:ascii="Cambria Math" w:hAnsi="Cambria Math"/>
                        <w:i/>
                      </w:rPr>
                    </w:del>
                  </m:ctrlPr>
                </m:sub>
                <m:sup>
                  <m:r>
                    <w:del w:id="106" w:author="Ganchao Wei" w:date="2020-12-13T10:24:00Z">
                      <m:rPr>
                        <m:sty m:val="bi"/>
                      </m:rPr>
                      <w:rPr>
                        <w:rFonts w:ascii="Cambria Math" w:hAnsi="Cambria Math"/>
                      </w:rPr>
                      <m:t>'</m:t>
                    </w:del>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13609E8D" w:rsidR="0012409E" w:rsidRDefault="0012409E" w:rsidP="000C7168">
            <w:pPr>
              <w:jc w:val="both"/>
            </w:pPr>
            <w:r>
              <w:t>(</w:t>
            </w:r>
            <w:r w:rsidR="00DC1D95">
              <w:t>2</w:t>
            </w:r>
            <w:r>
              <w:t>.</w:t>
            </w:r>
            <w:del w:id="107" w:author="Ganchao Wei" w:date="2020-12-13T10:12:00Z">
              <w:r w:rsidR="00DC1D95" w:rsidDel="004655A6">
                <w:delText>20</w:delText>
              </w:r>
            </w:del>
            <w:ins w:id="108" w:author="Ganchao Wei" w:date="2020-12-13T10:12:00Z">
              <w:r w:rsidR="004655A6">
                <w:t>22</w:t>
              </w:r>
            </w:ins>
            <w:r>
              <w:t>)</w:t>
            </w:r>
          </w:p>
        </w:tc>
      </w:tr>
      <w:tr w:rsidR="0012409E" w14:paraId="14ECA803" w14:textId="77777777" w:rsidTr="00DC1D95">
        <w:trPr>
          <w:jc w:val="center"/>
        </w:trPr>
        <w:tc>
          <w:tcPr>
            <w:tcW w:w="323" w:type="pct"/>
          </w:tcPr>
          <w:p w14:paraId="4AE79B51" w14:textId="77777777" w:rsidR="0012409E" w:rsidRDefault="0012409E" w:rsidP="000C7168">
            <w:pPr>
              <w:jc w:val="both"/>
            </w:pPr>
          </w:p>
        </w:tc>
        <w:tc>
          <w:tcPr>
            <w:tcW w:w="4274" w:type="pct"/>
          </w:tcPr>
          <w:p w14:paraId="323E625F" w14:textId="77AABD5E"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ins w:id="109" w:author="Ganchao Wei" w:date="2020-12-13T10:23:00Z">
                      <w:rPr>
                        <w:rFonts w:ascii="Cambria Math" w:hAnsi="Cambria Math"/>
                        <w:i/>
                      </w:rPr>
                    </w:ins>
                  </m:ctrlPr>
                </m:sSubSupPr>
                <m:e>
                  <m:r>
                    <w:ins w:id="110" w:author="Ganchao Wei" w:date="2020-12-13T10:23:00Z">
                      <m:rPr>
                        <m:sty m:val="bi"/>
                      </m:rPr>
                      <w:rPr>
                        <w:rFonts w:ascii="Cambria Math" w:hAnsi="Cambria Math"/>
                      </w:rPr>
                      <m:t>b</m:t>
                    </w:ins>
                  </m:r>
                </m:e>
                <m:sub>
                  <m:r>
                    <w:ins w:id="111" w:author="Ganchao Wei" w:date="2020-12-13T10:23:00Z">
                      <w:rPr>
                        <w:rFonts w:ascii="Cambria Math" w:hAnsi="Cambria Math"/>
                      </w:rPr>
                      <m:t>Sm</m:t>
                    </w:ins>
                  </m:r>
                </m:sub>
                <m:sup>
                  <m:r>
                    <w:ins w:id="112" w:author="Ganchao Wei" w:date="2020-12-13T10:23:00Z">
                      <w:rPr>
                        <w:rFonts w:ascii="Cambria Math" w:hAnsi="Cambria Math"/>
                      </w:rPr>
                      <m:t>T</m:t>
                    </w:ins>
                  </m:r>
                </m:sup>
              </m:sSubSup>
              <m:sSubSup>
                <m:sSubSupPr>
                  <m:ctrlPr>
                    <w:del w:id="113" w:author="Ganchao Wei" w:date="2020-12-13T10:23:00Z">
                      <w:rPr>
                        <w:rFonts w:ascii="Cambria Math" w:hAnsi="Cambria Math"/>
                        <w:b/>
                        <w:i/>
                      </w:rPr>
                    </w:del>
                  </m:ctrlPr>
                </m:sSubSupPr>
                <m:e>
                  <m:r>
                    <w:del w:id="114" w:author="Ganchao Wei" w:date="2020-12-13T10:23:00Z">
                      <m:rPr>
                        <m:sty m:val="bi"/>
                      </m:rPr>
                      <w:rPr>
                        <w:rFonts w:ascii="Cambria Math" w:hAnsi="Cambria Math"/>
                      </w:rPr>
                      <m:t>b</m:t>
                    </w:del>
                  </m:r>
                </m:e>
                <m:sub>
                  <m:r>
                    <w:del w:id="115" w:author="Ganchao Wei" w:date="2020-12-13T10:23:00Z">
                      <w:rPr>
                        <w:rFonts w:ascii="Cambria Math" w:hAnsi="Cambria Math"/>
                      </w:rPr>
                      <m:t>Sm</m:t>
                    </w:del>
                  </m:r>
                </m:sub>
                <m:sup>
                  <m:r>
                    <w:del w:id="116" w:author="Ganchao Wei" w:date="2020-12-13T10:23:00Z">
                      <m:rPr>
                        <m:sty m:val="bi"/>
                      </m:rPr>
                      <w:rPr>
                        <w:rFonts w:ascii="Cambria Math" w:hAnsi="Cambria Math"/>
                      </w:rPr>
                      <m:t>'</m:t>
                    </w:del>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45285EF9" w:rsidR="0012409E" w:rsidRDefault="0012409E" w:rsidP="000C7168">
            <w:pPr>
              <w:jc w:val="both"/>
            </w:pPr>
            <w:r>
              <w:t>(</w:t>
            </w:r>
            <w:r w:rsidR="00DC1D95">
              <w:t>2</w:t>
            </w:r>
            <w:r>
              <w:t>.</w:t>
            </w:r>
            <w:del w:id="117" w:author="Ganchao Wei" w:date="2020-12-13T10:12:00Z">
              <w:r w:rsidR="00DC1D95" w:rsidDel="004655A6">
                <w:delText>21</w:delText>
              </w:r>
            </w:del>
            <w:ins w:id="118" w:author="Ganchao Wei" w:date="2020-12-13T10:12:00Z">
              <w:r w:rsidR="004655A6">
                <w:t>23</w:t>
              </w:r>
            </w:ins>
            <w:r>
              <w:t>)</w:t>
            </w:r>
          </w:p>
        </w:tc>
      </w:tr>
    </w:tbl>
    <w:p w14:paraId="1E1F9082" w14:textId="77777777" w:rsidR="00605286" w:rsidRDefault="00605286" w:rsidP="00923D2E">
      <w:pPr>
        <w:jc w:val="both"/>
      </w:pPr>
    </w:p>
    <w:p w14:paraId="55BE7B46" w14:textId="1F3B5653" w:rsidR="00E94301"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the hyper-parameter</w:t>
      </w:r>
      <w:r w:rsidR="00F7115A">
        <w:t>s</w:t>
      </w:r>
      <w:r>
        <w:t xml:space="preserve"> </w:t>
      </w:r>
      <w:r>
        <w:rPr>
          <w:bCs/>
        </w:rPr>
        <w:t xml:space="preserve">defining raised-cosine basis </w:t>
      </w:r>
      <m:oMath>
        <m:sSubSup>
          <m:sSubSupPr>
            <m:ctrlPr>
              <w:ins w:id="119" w:author="Ganchao Wei" w:date="2020-12-13T10:25:00Z">
                <w:rPr>
                  <w:rFonts w:ascii="Cambria Math" w:hAnsi="Cambria Math"/>
                  <w:i/>
                </w:rPr>
              </w:ins>
            </m:ctrlPr>
          </m:sSubSupPr>
          <m:e>
            <m:r>
              <w:ins w:id="120" w:author="Ganchao Wei" w:date="2020-12-13T10:25:00Z">
                <m:rPr>
                  <m:sty m:val="bi"/>
                </m:rPr>
                <w:rPr>
                  <w:rFonts w:ascii="Cambria Math" w:hAnsi="Cambria Math"/>
                </w:rPr>
                <m:t>b</m:t>
              </w:ins>
            </m:r>
          </m:e>
          <m:sub>
            <m:r>
              <w:ins w:id="121" w:author="Ganchao Wei" w:date="2020-12-13T10:25:00Z">
                <w:rPr>
                  <w:rFonts w:ascii="Cambria Math" w:hAnsi="Cambria Math"/>
                </w:rPr>
                <m:t>Sm</m:t>
              </w:ins>
            </m:r>
          </m:sub>
          <m:sup>
            <m:r>
              <w:ins w:id="122" w:author="Ganchao Wei" w:date="2020-12-13T10:25:00Z">
                <w:rPr>
                  <w:rFonts w:ascii="Cambria Math" w:hAnsi="Cambria Math"/>
                </w:rPr>
                <m:t>T</m:t>
              </w:ins>
            </m:r>
          </m:sup>
        </m:sSubSup>
        <m:sSubSup>
          <m:sSubSupPr>
            <m:ctrlPr>
              <w:del w:id="123" w:author="Ganchao Wei" w:date="2020-12-13T10:25:00Z">
                <w:rPr>
                  <w:rFonts w:ascii="Cambria Math" w:hAnsi="Cambria Math"/>
                  <w:b/>
                  <w:i/>
                </w:rPr>
              </w:del>
            </m:ctrlPr>
          </m:sSubSupPr>
          <m:e>
            <m:r>
              <w:del w:id="124" w:author="Ganchao Wei" w:date="2020-12-13T10:25:00Z">
                <m:rPr>
                  <m:sty m:val="bi"/>
                </m:rPr>
                <w:rPr>
                  <w:rFonts w:ascii="Cambria Math" w:hAnsi="Cambria Math"/>
                </w:rPr>
                <m:t>b</m:t>
              </w:del>
            </m:r>
          </m:e>
          <m:sub>
            <m:r>
              <w:del w:id="125" w:author="Ganchao Wei" w:date="2020-12-13T10:25:00Z">
                <w:rPr>
                  <w:rFonts w:ascii="Cambria Math" w:hAnsi="Cambria Math"/>
                </w:rPr>
                <m:t>Sm</m:t>
              </w:del>
            </m:r>
          </m:sub>
          <m:sup>
            <m:r>
              <w:del w:id="126" w:author="Ganchao Wei" w:date="2020-12-13T10:25:00Z">
                <m:rPr>
                  <m:sty m:val="bi"/>
                </m:rPr>
                <w:rPr>
                  <w:rFonts w:ascii="Cambria Math" w:hAnsi="Cambria Math"/>
                </w:rPr>
                <m:t>'</m:t>
              </w:del>
            </m:r>
          </m:sup>
        </m:sSubSup>
        <m:r>
          <m:rPr>
            <m:sty m:val="bi"/>
          </m:rPr>
          <w:rPr>
            <w:rFonts w:ascii="Cambria Math" w:hAnsi="Cambria Math"/>
          </w:rPr>
          <m:t>(⋅)</m:t>
        </m:r>
      </m:oMath>
      <w:r>
        <w:rPr>
          <w:b/>
        </w:rPr>
        <w:t xml:space="preserve"> </w:t>
      </w:r>
      <w:r>
        <w:rPr>
          <w:bCs/>
        </w:rPr>
        <w:t>and the 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proofErr w:type="gramStart"/>
      <w:r>
        <w:t>parameters</w:t>
      </w:r>
      <w:proofErr w:type="gramEnd"/>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p>
    <w:p w14:paraId="40437A44" w14:textId="27859288" w:rsidR="00781EBC" w:rsidRDefault="00E94301" w:rsidP="00A503CF">
      <w:pPr>
        <w:pStyle w:val="Heading2"/>
      </w:pPr>
      <w:r>
        <w:t>Simulations</w:t>
      </w:r>
    </w:p>
    <w:p w14:paraId="069AAEB8" w14:textId="1A880060"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2.5 and 2.6</w:t>
      </w:r>
      <w:r w:rsidR="00A503CF">
        <w:t xml:space="preserve">. The observed time length is 20min if not specified, </w:t>
      </w:r>
      <w:r w:rsidR="00827302">
        <w:t xml:space="preserve">and we use </w:t>
      </w:r>
      <w:r w:rsidR="00A503CF">
        <w:t>bin</w:t>
      </w:r>
      <w:ins w:id="127" w:author="Ganchao Wei" w:date="2020-12-13T10:06:00Z">
        <w:r w:rsidR="004655A6">
          <w:t xml:space="preserve"> </w:t>
        </w:r>
      </w:ins>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560A823C" w14:textId="468968B1" w:rsidR="004C7489" w:rsidRDefault="00A503CF" w:rsidP="000C7168">
      <w:pPr>
        <w:jc w:val="both"/>
      </w:pPr>
      <w:r>
        <w:t xml:space="preserve">For simulating spike-timing-dependent plasticity (STDP) the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 xml:space="preserve">in cortical and hippocampal slices. In this case, each pair </w:t>
      </w:r>
      <w:r w:rsidR="00055883">
        <w:t>of pre- and post-synaptic spikes modifies the synapse by</w:t>
      </w:r>
    </w:p>
    <w:tbl>
      <w:tblPr>
        <w:tblStyle w:val="TableGrid"/>
        <w:tblW w:w="5000" w:type="pct"/>
        <w:jc w:val="center"/>
        <w:tblLook w:val="04A0" w:firstRow="1" w:lastRow="0" w:firstColumn="1" w:lastColumn="0" w:noHBand="0" w:noVBand="1"/>
      </w:tblPr>
      <w:tblGrid>
        <w:gridCol w:w="516"/>
        <w:gridCol w:w="8358"/>
        <w:gridCol w:w="1052"/>
      </w:tblGrid>
      <w:tr w:rsidR="006D79F1" w14:paraId="50256DE5" w14:textId="77777777" w:rsidTr="00C809D9">
        <w:trPr>
          <w:jc w:val="center"/>
        </w:trPr>
        <w:tc>
          <w:tcPr>
            <w:tcW w:w="350" w:type="pct"/>
          </w:tcPr>
          <w:p w14:paraId="38F7B4F2" w14:textId="77777777" w:rsidR="006D79F1" w:rsidRDefault="006D79F1" w:rsidP="00C809D9">
            <w:pPr>
              <w:jc w:val="both"/>
            </w:pPr>
          </w:p>
        </w:tc>
        <w:tc>
          <w:tcPr>
            <w:tcW w:w="4300" w:type="pct"/>
          </w:tcPr>
          <w:p w14:paraId="11E5837B" w14:textId="23976849" w:rsidR="006D79F1" w:rsidRPr="000137D3" w:rsidRDefault="006D79F1"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350" w:type="pct"/>
          </w:tcPr>
          <w:p w14:paraId="2CF1B7D0" w14:textId="1747D71E" w:rsidR="006D79F1" w:rsidRDefault="006D79F1" w:rsidP="00C809D9">
            <w:pPr>
              <w:jc w:val="both"/>
            </w:pPr>
            <w:r>
              <w:t>(2.</w:t>
            </w:r>
            <w:del w:id="128" w:author="Ganchao Wei" w:date="2020-12-13T10:12:00Z">
              <w:r w:rsidDel="004655A6">
                <w:delText>22</w:delText>
              </w:r>
            </w:del>
            <w:ins w:id="129" w:author="Ganchao Wei" w:date="2020-12-13T10:12:00Z">
              <w:r w:rsidR="004655A6">
                <w:t>24</w:t>
              </w:r>
            </w:ins>
            <w:r>
              <w:t>)</w:t>
            </w:r>
          </w:p>
        </w:tc>
      </w:tr>
    </w:tbl>
    <w:p w14:paraId="131399FD" w14:textId="720DCCE0" w:rsidR="00A503CF" w:rsidRDefault="00A503CF" w:rsidP="000C7168">
      <w:pPr>
        <w:jc w:val="both"/>
      </w:pPr>
    </w:p>
    <w:p w14:paraId="64E4D8CB" w14:textId="3BD7C3EC" w:rsidR="00622BF3" w:rsidRDefault="00827302" w:rsidP="000C7168">
      <w:pPr>
        <w:jc w:val="both"/>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decaying factor that pushes the synaptic weights back to 1, as in Stevenson</w:t>
      </w:r>
      <w:r w:rsidR="008E3133">
        <w:t xml:space="preserve"> and Kording</w:t>
      </w:r>
      <w:r w:rsidR="006D79F1">
        <w:fldChar w:fldCharType="begin" w:fldLock="1"/>
      </w:r>
      <w:r w:rsidR="006D79F1">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operties":{"noteIndex":0},"schema":"https://github.com/citation-style-language/schema/raw/master/csl-citation.json"}</w:instrText>
      </w:r>
      <w:r w:rsidR="006D79F1">
        <w:fldChar w:fldCharType="separate"/>
      </w:r>
      <w:r w:rsidR="006D79F1" w:rsidRPr="006D79F1">
        <w:rPr>
          <w:noProof/>
          <w:vertAlign w:val="superscript"/>
        </w:rPr>
        <w:t>10</w:t>
      </w:r>
      <w:r w:rsidR="006D79F1">
        <w:fldChar w:fldCharType="end"/>
      </w:r>
      <w:r w:rsidR="006D79F1">
        <w:t>.</w:t>
      </w:r>
      <w:r w:rsidR="00622BF3">
        <w:t xml:space="preserve"> Namely,</w:t>
      </w:r>
    </w:p>
    <w:tbl>
      <w:tblPr>
        <w:tblStyle w:val="TableGrid"/>
        <w:tblW w:w="5000" w:type="pct"/>
        <w:jc w:val="center"/>
        <w:tblLook w:val="04A0" w:firstRow="1" w:lastRow="0" w:firstColumn="1" w:lastColumn="0" w:noHBand="0" w:noVBand="1"/>
      </w:tblPr>
      <w:tblGrid>
        <w:gridCol w:w="516"/>
        <w:gridCol w:w="8358"/>
        <w:gridCol w:w="1052"/>
      </w:tblGrid>
      <w:tr w:rsidR="00A878E9" w14:paraId="75833499" w14:textId="77777777" w:rsidTr="00A22220">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B6390B"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93B371D" w:rsidR="00A878E9" w:rsidRDefault="00A878E9" w:rsidP="00A22220">
            <w:pPr>
              <w:jc w:val="both"/>
            </w:pPr>
            <w:r>
              <w:t>(2.</w:t>
            </w:r>
            <w:del w:id="130" w:author="Ganchao Wei" w:date="2020-12-13T10:12:00Z">
              <w:r w:rsidDel="004655A6">
                <w:delText>23</w:delText>
              </w:r>
            </w:del>
            <w:ins w:id="131" w:author="Ganchao Wei" w:date="2020-12-13T10:12:00Z">
              <w:r w:rsidR="004655A6">
                <w:t>25</w:t>
              </w:r>
            </w:ins>
            <w:r>
              <w:t>)</w:t>
            </w:r>
          </w:p>
        </w:tc>
      </w:tr>
    </w:tbl>
    <w:p w14:paraId="2F822C7E" w14:textId="516B4732" w:rsidR="00A878E9" w:rsidRDefault="00A878E9" w:rsidP="000C7168">
      <w:pPr>
        <w:jc w:val="both"/>
      </w:pPr>
    </w:p>
    <w:p w14:paraId="558C6D32" w14:textId="77777777" w:rsidR="00630EA0" w:rsidRDefault="00A878E9" w:rsidP="000C7168">
      <w:pPr>
        <w:jc w:val="both"/>
        <w:rPr>
          <w:ins w:id="132" w:author="Ganchao Wei" w:date="2020-12-14T08:49:00Z"/>
        </w:rPr>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12C7E08C" w:rsidR="00A878E9" w:rsidRDefault="00630EA0" w:rsidP="000C7168">
      <w:pPr>
        <w:jc w:val="both"/>
      </w:pPr>
      <w:commentRangeStart w:id="133"/>
      <w:ins w:id="134" w:author="Ganchao Wei" w:date="2020-12-14T08:49:00Z">
        <w:r>
          <w:lastRenderedPageBreak/>
          <w:t xml:space="preserve">In the following results, </w:t>
        </w:r>
      </w:ins>
      <w:ins w:id="135" w:author="Ganchao Wei" w:date="2020-12-14T08:50:00Z">
        <w:r>
          <w:t xml:space="preserve">5 raised-cosine bases with non-linear </w:t>
        </w:r>
      </w:ins>
      <w:ins w:id="136" w:author="Ganchao Wei" w:date="2020-12-14T08:51:00Z">
        <w:r>
          <w:t xml:space="preserve">stretching </w:t>
        </w:r>
      </w:ins>
      <w:ins w:id="137" w:author="Ganchao Wei" w:date="2020-12-14T08:52:00Z">
        <w:r>
          <w:t>peaks are used to model</w:t>
        </w:r>
      </w:ins>
      <w:ins w:id="138" w:author="Ganchao Wei" w:date="2020-12-14T08:56:00Z">
        <w:r>
          <w:t xml:space="preserve"> STP modification function </w:t>
        </w:r>
      </w:ins>
      <w:ins w:id="139" w:author="Ganchao Wei" w:date="2020-12-14T08:57:00Z">
        <w:r>
          <w:t>within [0, 600m</w:t>
        </w:r>
      </w:ins>
      <w:ins w:id="140" w:author="Ganchao Wei" w:date="2020-12-14T08:58:00Z">
        <w:r>
          <w:t>s</w:t>
        </w:r>
      </w:ins>
      <w:ins w:id="141" w:author="Ganchao Wei" w:date="2020-12-14T08:57:00Z">
        <w:r>
          <w:t>]</w:t>
        </w:r>
      </w:ins>
      <w:ins w:id="142" w:author="Ganchao Wei" w:date="2020-12-14T08:58:00Z">
        <w:r>
          <w:t xml:space="preserve"> in 1ms bins.</w:t>
        </w:r>
      </w:ins>
      <w:ins w:id="143" w:author="Ganchao Wei" w:date="2020-12-14T08:52:00Z">
        <w:r>
          <w:t xml:space="preserve"> </w:t>
        </w:r>
      </w:ins>
      <w:del w:id="144" w:author="Ganchao Wei" w:date="2020-12-14T08:59:00Z">
        <w:r w:rsidR="00A878E9" w:rsidDel="00630EA0">
          <w:delText xml:space="preserve"> </w:delText>
        </w:r>
      </w:del>
      <w:commentRangeEnd w:id="133"/>
      <w:r>
        <w:rPr>
          <w:rStyle w:val="CommentReference"/>
        </w:rPr>
        <w:commentReference w:id="133"/>
      </w:r>
      <w:commentRangeStart w:id="145"/>
      <w:commentRangeStart w:id="146"/>
      <w:r w:rsidR="00025D9F">
        <w:t xml:space="preserve">When fitting the model without tuning of </w:t>
      </w:r>
      <m:oMath>
        <m:r>
          <m:rPr>
            <m:sty m:val="bi"/>
          </m:rPr>
          <w:rPr>
            <w:rFonts w:ascii="Cambria Math" w:hAnsi="Cambria Math"/>
          </w:rPr>
          <m:t>Q</m:t>
        </m:r>
      </m:oMath>
      <w:r w:rsidR="00025D9F">
        <w:t xml:space="preserve">, it is set as </w:t>
      </w:r>
      <m:oMath>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ins w:id="147" w:author="Ganchao Wei" w:date="2020-12-13T10:08:00Z">
        <w:r w:rsidR="004655A6">
          <w:t xml:space="preserve"> in a</w:t>
        </w:r>
      </w:ins>
      <w:ins w:id="148" w:author="Ganchao Wei" w:date="2020-12-13T10:09:00Z">
        <w:r w:rsidR="004655A6">
          <w:t xml:space="preserve">ll results except for those in section “Selection of Hyper-parameter </w:t>
        </w:r>
        <m:oMath>
          <m:r>
            <m:rPr>
              <m:sty m:val="bi"/>
            </m:rPr>
            <w:rPr>
              <w:rFonts w:ascii="Cambria Math" w:hAnsi="Cambria Math"/>
            </w:rPr>
            <m:t>Q</m:t>
          </m:r>
        </m:oMath>
        <w:r w:rsidR="004655A6">
          <w:t xml:space="preserve"> in Adaptive Smoothing”</w:t>
        </w:r>
      </w:ins>
      <w:del w:id="149" w:author="Ganchao Wei" w:date="2020-12-13T10:08:00Z">
        <w:r w:rsidR="00025D9F" w:rsidDel="004655A6">
          <w:delText>, if not specified</w:delText>
        </w:r>
      </w:del>
      <w:r w:rsidR="00025D9F">
        <w:t xml:space="preserve">. </w:t>
      </w:r>
      <w:commentRangeEnd w:id="145"/>
      <w:r w:rsidR="00827302">
        <w:rPr>
          <w:rStyle w:val="CommentReference"/>
        </w:rPr>
        <w:commentReference w:id="145"/>
      </w:r>
      <w:commentRangeEnd w:id="146"/>
      <w:r w:rsidR="004655A6">
        <w:rPr>
          <w:rStyle w:val="CommentReference"/>
        </w:rPr>
        <w:commentReference w:id="146"/>
      </w:r>
    </w:p>
    <w:p w14:paraId="2BDE2BCC" w14:textId="09EBB76A" w:rsidR="00A878E9" w:rsidRDefault="00A878E9" w:rsidP="000C7168">
      <w:pPr>
        <w:jc w:val="both"/>
      </w:pPr>
    </w:p>
    <w:p w14:paraId="33C84FED" w14:textId="53E2B98B" w:rsidR="000361CA" w:rsidRDefault="00975073" w:rsidP="000C7168">
      <w:pPr>
        <w:pStyle w:val="Heading1"/>
        <w:jc w:val="both"/>
      </w:pPr>
      <w:r>
        <w:t xml:space="preserve">3 </w:t>
      </w:r>
      <w:r w:rsidR="000361CA">
        <w:t>Results</w:t>
      </w:r>
    </w:p>
    <w:p w14:paraId="6E854FA1" w14:textId="5DDF1619" w:rsidR="004B2C7B" w:rsidRDefault="00CA2AE3" w:rsidP="000C7168">
      <w:pPr>
        <w:jc w:val="both"/>
      </w:pPr>
      <w:r>
        <w:t xml:space="preserve">In this </w:t>
      </w:r>
      <w:r w:rsidR="004B2C7B">
        <w:t>study</w:t>
      </w:r>
      <w:r w:rsidR="0098310B">
        <w:t>,</w:t>
      </w:r>
      <w:r>
        <w:t xml:space="preserve"> </w:t>
      </w:r>
      <w:r w:rsidR="0098310B">
        <w:t xml:space="preserve">1) </w:t>
      </w:r>
      <w:r>
        <w:t xml:space="preserve">we </w:t>
      </w:r>
      <w:r w:rsidR="00D637F8">
        <w:t>implemented commonly used methods (i.e. cross-correlogram and efficac</w:t>
      </w:r>
      <w:r w:rsidR="0098310B">
        <w:t>y plots</w:t>
      </w:r>
      <w:r w:rsidR="00D637F8">
        <w:t>) to analysis th</w:t>
      </w:r>
      <w:r w:rsidR="004B2C7B">
        <w:t>e</w:t>
      </w:r>
      <w:r w:rsidR="00D637F8">
        <w:t xml:space="preserve"> simulated data.</w:t>
      </w:r>
      <w:r w:rsidR="0098310B">
        <w:t xml:space="preserve"> 2) Then we implemented our estimation method into several simulations, to see the fitting results under different situation. 3) </w:t>
      </w:r>
      <w:r w:rsidR="004B2C7B">
        <w:t>W</w:t>
      </w:r>
      <w:r w:rsidR="0098310B">
        <w:t xml:space="preserve">e further </w:t>
      </w:r>
      <w:r w:rsidR="0052625E">
        <w:t>discussed</w:t>
      </w:r>
      <w:r w:rsidR="004B2C7B">
        <w:t xml:space="preserve"> influence of</w:t>
      </w:r>
      <w:r w:rsidR="00FB3010">
        <w:t xml:space="preserve"> presynaptic</w:t>
      </w:r>
      <w:r w:rsidR="004B2C7B">
        <w:t xml:space="preserve"> firing rate</w:t>
      </w:r>
      <w:r w:rsidR="00FB3010">
        <w:t>s</w:t>
      </w:r>
      <w:r w:rsidR="004B2C7B">
        <w:t>,</w:t>
      </w:r>
      <w:r w:rsidR="0052625E">
        <w:t xml:space="preserve"> model misspecification and hyper-parameter selection for long-term effects tracking (i.e. </w:t>
      </w:r>
      <m:oMath>
        <m:r>
          <m:rPr>
            <m:sty m:val="bi"/>
          </m:rPr>
          <w:rPr>
            <w:rFonts w:ascii="Cambria Math" w:hAnsi="Cambria Math"/>
          </w:rPr>
          <m:t>Q</m:t>
        </m:r>
      </m:oMath>
      <w:r w:rsidR="0052625E">
        <w:t xml:space="preserve"> in point process adaptive smoothing, see details in Method).</w:t>
      </w:r>
      <w:r w:rsidR="00D375A1">
        <w:t xml:space="preserve"> </w:t>
      </w:r>
    </w:p>
    <w:p w14:paraId="348BCFCE" w14:textId="4A32F18C" w:rsidR="004B2C7B" w:rsidRDefault="004B2C7B" w:rsidP="000C7168">
      <w:pPr>
        <w:jc w:val="both"/>
      </w:pPr>
    </w:p>
    <w:p w14:paraId="1F696B11" w14:textId="0F50C252" w:rsidR="004B2C7B" w:rsidRDefault="004B2C7B" w:rsidP="000C7168">
      <w:pPr>
        <w:pStyle w:val="Heading2"/>
        <w:jc w:val="both"/>
      </w:pPr>
      <w:r>
        <w:t>Traditional Methods for Synaptic Weight Inference</w:t>
      </w:r>
    </w:p>
    <w:p w14:paraId="283B8700" w14:textId="15D778A9" w:rsidR="004B2C7B" w:rsidRDefault="004B2C7B">
      <w:pPr>
        <w:jc w:val="both"/>
      </w:pPr>
      <w:r>
        <w:t xml:space="preserve">In this section, </w:t>
      </w:r>
      <w:r w:rsidR="00C83123">
        <w:t>t</w:t>
      </w:r>
      <w:r w:rsidR="009313AC">
        <w:t>he baseline firing rate for postsynaptic neuron is</w:t>
      </w:r>
      <w:r w:rsidR="008E58AC">
        <w:t xml:space="preserve"> constantly</w:t>
      </w:r>
      <w:r w:rsidR="009313AC">
        <w:t xml:space="preserve"> 20Hz. The </w:t>
      </w:r>
      <w:r w:rsidR="004C7B0D">
        <w:t>LTP</w:t>
      </w:r>
      <w:r w:rsidR="009313AC">
        <w:t xml:space="preserve"> is step-changing at 10min, while keeping synaptic weight constantly as 3 before 10min and 5 after 10min. The </w:t>
      </w:r>
      <w:r w:rsidR="004C7B0D">
        <w:t>STP</w:t>
      </w:r>
      <w:r w:rsidR="009313AC">
        <w:t xml:space="preserve"> is depression. Traditionally, the baseline firing rate and </w:t>
      </w:r>
      <w:r w:rsidR="004C7B0D">
        <w:t>LTP</w:t>
      </w:r>
      <w:r w:rsidR="009313AC">
        <w:t xml:space="preserve"> are detected by splitting cross-correlogram by recording time, and the </w:t>
      </w:r>
      <w:r w:rsidR="004C7B0D">
        <w:t>STP</w:t>
      </w:r>
      <w:r w:rsidR="009313AC">
        <w:t xml:space="preserve"> is </w:t>
      </w:r>
      <w:r w:rsidR="0081391D">
        <w:t xml:space="preserve">detected by splitting cross-correlogram according to presynaptic inter-spike intervals (ISIs). Plotting post-synaptic firing efficacy against presynaptic ISIs can also show </w:t>
      </w:r>
      <w:r w:rsidR="004C7B0D">
        <w:t>STP</w:t>
      </w:r>
      <w:r w:rsidR="0081391D">
        <w:t xml:space="preserve">. Figure 1 shows the analysis results by implementing these traditional methods. These methods are easy to implement and can give powerful insight about synaptic weights. </w:t>
      </w:r>
      <w:ins w:id="150" w:author="Ganchao Wei" w:date="2020-12-14T09:01:00Z">
        <w:r w:rsidR="00630EA0">
          <w:t>However, these traditional methods only give rough pictures</w:t>
        </w:r>
      </w:ins>
      <w:ins w:id="151" w:author="Ganchao Wei" w:date="2020-12-14T09:02:00Z">
        <w:r w:rsidR="00630EA0">
          <w:t>, and they don’t allow for accurate and detailed inferences.</w:t>
        </w:r>
      </w:ins>
      <w:del w:id="152" w:author="Ganchao Wei" w:date="2020-12-14T09:02:00Z">
        <w:r w:rsidR="00C83123" w:rsidDel="00630EA0">
          <w:delText>However, through</w:delText>
        </w:r>
        <w:r w:rsidR="0081391D" w:rsidDel="00630EA0">
          <w:delText xml:space="preserve"> traditional </w:delText>
        </w:r>
        <w:r w:rsidR="00E6262B" w:rsidDel="00630EA0">
          <w:delText>we cannot give accurate and detailed inferences on the synaptic weights</w:delText>
        </w:r>
        <w:r w:rsidR="00D61526" w:rsidDel="00630EA0">
          <w:delText xml:space="preserve">. </w:delText>
        </w:r>
        <w:r w:rsidR="00E6262B" w:rsidDel="00630EA0">
          <w:delText>Also, the interval estimation is not possible for traditional methods.</w:delText>
        </w:r>
      </w:del>
    </w:p>
    <w:p w14:paraId="7B030C8E" w14:textId="20E3DB64" w:rsidR="009313AC" w:rsidRDefault="009313AC" w:rsidP="000C7168">
      <w:pPr>
        <w:jc w:val="both"/>
      </w:pPr>
    </w:p>
    <w:tbl>
      <w:tblPr>
        <w:tblStyle w:val="TableGrid"/>
        <w:tblW w:w="0" w:type="auto"/>
        <w:tblLook w:val="04A0" w:firstRow="1" w:lastRow="0" w:firstColumn="1" w:lastColumn="0" w:noHBand="0" w:noVBand="1"/>
      </w:tblPr>
      <w:tblGrid>
        <w:gridCol w:w="9926"/>
      </w:tblGrid>
      <w:tr w:rsidR="009313AC" w14:paraId="419FC55E" w14:textId="77777777" w:rsidTr="009313AC">
        <w:tc>
          <w:tcPr>
            <w:tcW w:w="9926" w:type="dxa"/>
          </w:tcPr>
          <w:p w14:paraId="6D2F10AE" w14:textId="719697A4" w:rsidR="009313AC" w:rsidRDefault="009313AC" w:rsidP="000C7168">
            <w:pPr>
              <w:jc w:val="both"/>
            </w:pPr>
            <w:del w:id="153" w:author="Ganchao Wei" w:date="2020-12-15T08:23:00Z">
              <w:r w:rsidDel="00AF1579">
                <w:rPr>
                  <w:noProof/>
                  <w:lang w:eastAsia="zh-CN"/>
                </w:rPr>
                <w:drawing>
                  <wp:inline distT="0" distB="0" distL="0" distR="0" wp14:anchorId="5C737921" wp14:editId="28494A13">
                    <wp:extent cx="5935980" cy="2026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026920"/>
                            </a:xfrm>
                            <a:prstGeom prst="rect">
                              <a:avLst/>
                            </a:prstGeom>
                            <a:noFill/>
                            <a:ln>
                              <a:noFill/>
                            </a:ln>
                          </pic:spPr>
                        </pic:pic>
                      </a:graphicData>
                    </a:graphic>
                  </wp:inline>
                </w:drawing>
              </w:r>
            </w:del>
            <w:ins w:id="154" w:author="Ganchao Wei" w:date="2020-12-15T08:23:00Z">
              <w:r w:rsidR="00AF1579">
                <w:rPr>
                  <w:noProof/>
                </w:rPr>
                <w:drawing>
                  <wp:inline distT="0" distB="0" distL="0" distR="0" wp14:anchorId="4CA4E92B" wp14:editId="7CFF78D2">
                    <wp:extent cx="6189784" cy="2113372"/>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ins>
          </w:p>
        </w:tc>
      </w:tr>
      <w:tr w:rsidR="009313AC" w14:paraId="69133EAF" w14:textId="77777777" w:rsidTr="009313AC">
        <w:tc>
          <w:tcPr>
            <w:tcW w:w="9926" w:type="dxa"/>
          </w:tcPr>
          <w:p w14:paraId="29637F31" w14:textId="30A4E94F" w:rsidR="009313AC" w:rsidRPr="009313AC" w:rsidRDefault="009313AC" w:rsidP="000C7168">
            <w:pPr>
              <w:jc w:val="both"/>
              <w:rPr>
                <w:b/>
                <w:bCs/>
              </w:rPr>
            </w:pPr>
            <w:r>
              <w:rPr>
                <w:b/>
                <w:bCs/>
              </w:rPr>
              <w:t xml:space="preserve">Fig 1. </w:t>
            </w:r>
            <w:r w:rsidR="0081391D">
              <w:rPr>
                <w:b/>
                <w:bCs/>
              </w:rPr>
              <w:t xml:space="preserve">Traditional methods for synaptic weights analysis. </w:t>
            </w:r>
            <w:r w:rsidRPr="003A4A08">
              <w:rPr>
                <w:b/>
                <w:bCs/>
              </w:rPr>
              <w:t>(A)</w:t>
            </w:r>
            <w:r>
              <w:t xml:space="preserve"> In this example the simulated </w:t>
            </w:r>
            <w:r w:rsidR="006E7061">
              <w:t>LTP</w:t>
            </w:r>
            <w:r>
              <w:t xml:space="preserve"> is step-changing at middle recording time (T/2). </w:t>
            </w:r>
            <w:r w:rsidR="00E6262B" w:rsidRPr="003A4A08">
              <w:rPr>
                <w:b/>
                <w:bCs/>
              </w:rPr>
              <w:t>(B)</w:t>
            </w:r>
            <w:r w:rsidR="00E6262B">
              <w:t xml:space="preserve"> </w:t>
            </w:r>
            <w:r>
              <w:t>The change of LTP can be visualized by splitting the cross-correlogram, before and after T/2.</w:t>
            </w:r>
            <w:r w:rsidR="00E6262B">
              <w:t xml:space="preserve"> </w:t>
            </w:r>
            <w:r>
              <w:t xml:space="preserve">The cross-correlation between pre- and postsynaptic spiking is higher after T/2, which suggests a stronger coupling. </w:t>
            </w:r>
            <w:r w:rsidRPr="003A4A08">
              <w:rPr>
                <w:b/>
                <w:bCs/>
              </w:rPr>
              <w:t>(C)</w:t>
            </w:r>
            <w:r>
              <w:t xml:space="preserve"> The simulated </w:t>
            </w:r>
            <w:r w:rsidR="006E7061">
              <w:t>STP</w:t>
            </w:r>
            <w:r>
              <w:t xml:space="preserve"> can be viewed by plotting the postsynaptic neuron</w:t>
            </w:r>
            <w:r w:rsidR="009C7696">
              <w:t xml:space="preserve"> efficacy</w:t>
            </w:r>
            <w:r>
              <w:t xml:space="preserve"> against presynaptic inter-spike interval (ISI). Shorter presynaptic ISI</w:t>
            </w:r>
            <w:r>
              <w:rPr>
                <w:rFonts w:hint="eastAsia"/>
              </w:rPr>
              <w:t>s</w:t>
            </w:r>
            <w:r>
              <w:t xml:space="preserve"> correspond to lower postsynaptic efficacies, which shows that the STP is depression here. The efficacy after T/2 consistently dominates the efficacy before T/2, and this shows abruptly increase of LTP after T/2. </w:t>
            </w:r>
            <w:r w:rsidRPr="003A4A08">
              <w:rPr>
                <w:b/>
                <w:bCs/>
              </w:rPr>
              <w:t>(D)</w:t>
            </w:r>
            <w:r>
              <w:t xml:space="preserve"> By splitting cross-correlogram according to T and </w:t>
            </w:r>
            <w:r>
              <w:lastRenderedPageBreak/>
              <w:t>presynaptic ISI, we can show LTP and STP simultaneously. The cross-correlation is higher for later recording period (&gt;T/2) and longer presynaptic ISIs (&gt; median of simulated ISI).</w:t>
            </w:r>
            <w:r w:rsidR="00E6262B">
              <w:t xml:space="preserve"> The baselines are the same across all split plots, which suggest a constant postsynaptic firing rate.</w:t>
            </w:r>
          </w:p>
        </w:tc>
      </w:tr>
    </w:tbl>
    <w:p w14:paraId="606444CC" w14:textId="5F26CBC1" w:rsidR="009313AC" w:rsidRDefault="009313AC" w:rsidP="000C7168">
      <w:pPr>
        <w:jc w:val="both"/>
      </w:pPr>
    </w:p>
    <w:p w14:paraId="6E63A70B" w14:textId="758DA431" w:rsidR="008F3CE6" w:rsidRDefault="008F3CE6" w:rsidP="000C7168">
      <w:pPr>
        <w:pStyle w:val="Heading2"/>
        <w:jc w:val="both"/>
      </w:pPr>
      <w:r>
        <w:t>Simulations</w:t>
      </w:r>
    </w:p>
    <w:p w14:paraId="55E0D513" w14:textId="58B327A5" w:rsidR="008F3CE6" w:rsidRDefault="008F3CE6" w:rsidP="000C7168">
      <w:pPr>
        <w:jc w:val="both"/>
      </w:pPr>
      <w:r>
        <w:t xml:space="preserve">In this section, we use several simulations to see the inference results under different situations, i.e. synapses with 1) different </w:t>
      </w:r>
      <w:r w:rsidR="009C7696">
        <w:t>LTP</w:t>
      </w:r>
      <w:r w:rsidR="00734D56">
        <w:t xml:space="preserve">, 2) different </w:t>
      </w:r>
      <w:r w:rsidR="009C7696">
        <w:t>STP</w:t>
      </w:r>
      <w:r w:rsidR="00734D56">
        <w:t>, 3) different postsynaptic baseline firing rates and 4) different synaptic types.</w:t>
      </w:r>
    </w:p>
    <w:p w14:paraId="67446979" w14:textId="1418AE8D" w:rsidR="00734D56" w:rsidRPr="00734D56" w:rsidRDefault="00734D56" w:rsidP="000C7168">
      <w:pPr>
        <w:jc w:val="both"/>
        <w:rPr>
          <w:u w:val="single"/>
        </w:rPr>
      </w:pPr>
      <w:r w:rsidRPr="00734D56">
        <w:rPr>
          <w:u w:val="single"/>
        </w:rPr>
        <w:t>Inference for long-term</w:t>
      </w:r>
      <w:r w:rsidR="0029331D">
        <w:rPr>
          <w:u w:val="single"/>
        </w:rPr>
        <w:t xml:space="preserve"> and short-term</w:t>
      </w:r>
      <w:r w:rsidRPr="00734D56">
        <w:rPr>
          <w:u w:val="single"/>
        </w:rPr>
        <w:t xml:space="preserve"> plasticity</w:t>
      </w:r>
    </w:p>
    <w:p w14:paraId="45B208DF" w14:textId="5401D8C3" w:rsidR="004C7B0D" w:rsidRDefault="004C7B0D" w:rsidP="000C7168">
      <w:pPr>
        <w:jc w:val="both"/>
      </w:pPr>
      <w:r>
        <w:t>First, we use t</w:t>
      </w:r>
      <w:r w:rsidR="00734D56">
        <w:t>wo simulated examples</w:t>
      </w:r>
      <w:r>
        <w:t xml:space="preserve"> to</w:t>
      </w:r>
      <w:r w:rsidR="00734D56">
        <w:t xml:space="preserve"> show</w:t>
      </w:r>
      <w:r>
        <w:t xml:space="preserve"> inference of linear- and sinusoidal-changing LTP. The baseline firing rate for postsynaptic neuron is constantly 20Hz. The synaptic weight for linear-changing LTP changes linearly from 1.5 to 3.5, and the weight for sinusoidal-changing LTP oscillates around 2.5 with period of 10min. The STP is depression.</w:t>
      </w:r>
      <w:r w:rsidR="008E58AC">
        <w:t xml:space="preserve"> The LTPs are further shown by splitting cross-correlogram for quartiles of recording time. The left two panels in Figure 2 (A and B) show fitting results for these two simulations.</w:t>
      </w:r>
    </w:p>
    <w:tbl>
      <w:tblPr>
        <w:tblStyle w:val="TableGrid"/>
        <w:tblW w:w="0" w:type="auto"/>
        <w:tblLook w:val="04A0" w:firstRow="1" w:lastRow="0" w:firstColumn="1" w:lastColumn="0" w:noHBand="0" w:noVBand="1"/>
      </w:tblPr>
      <w:tblGrid>
        <w:gridCol w:w="9926"/>
      </w:tblGrid>
      <w:tr w:rsidR="006E7061" w14:paraId="0B660698" w14:textId="77777777" w:rsidTr="006E7061">
        <w:tc>
          <w:tcPr>
            <w:tcW w:w="9926" w:type="dxa"/>
          </w:tcPr>
          <w:p w14:paraId="3CF48383" w14:textId="5AEAC272" w:rsidR="006E7061" w:rsidRDefault="006E7061" w:rsidP="000C7168">
            <w:pPr>
              <w:jc w:val="both"/>
            </w:pPr>
            <w:del w:id="155" w:author="Ganchao Wei" w:date="2020-12-15T08:23:00Z">
              <w:r w:rsidDel="00AF1579">
                <w:rPr>
                  <w:noProof/>
                  <w:lang w:eastAsia="zh-CN"/>
                </w:rPr>
                <w:drawing>
                  <wp:inline distT="0" distB="0" distL="0" distR="0" wp14:anchorId="745D6E23" wp14:editId="297279DC">
                    <wp:extent cx="5934075" cy="37388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38880"/>
                            </a:xfrm>
                            <a:prstGeom prst="rect">
                              <a:avLst/>
                            </a:prstGeom>
                            <a:noFill/>
                            <a:ln>
                              <a:noFill/>
                            </a:ln>
                          </pic:spPr>
                        </pic:pic>
                      </a:graphicData>
                    </a:graphic>
                  </wp:inline>
                </w:drawing>
              </w:r>
            </w:del>
            <w:ins w:id="156" w:author="Ganchao Wei" w:date="2020-12-15T08:23:00Z">
              <w:r w:rsidR="00AF1579">
                <w:rPr>
                  <w:noProof/>
                </w:rPr>
                <w:drawing>
                  <wp:inline distT="0" distB="0" distL="0" distR="0" wp14:anchorId="630A0763" wp14:editId="57B264F0">
                    <wp:extent cx="6207369" cy="3839648"/>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3516" cy="3843450"/>
                            </a:xfrm>
                            <a:prstGeom prst="rect">
                              <a:avLst/>
                            </a:prstGeom>
                            <a:noFill/>
                            <a:ln>
                              <a:noFill/>
                            </a:ln>
                          </pic:spPr>
                        </pic:pic>
                      </a:graphicData>
                    </a:graphic>
                  </wp:inline>
                </w:drawing>
              </w:r>
            </w:ins>
          </w:p>
        </w:tc>
      </w:tr>
      <w:tr w:rsidR="006E7061" w14:paraId="7B30E083" w14:textId="77777777" w:rsidTr="006E7061">
        <w:tc>
          <w:tcPr>
            <w:tcW w:w="9926" w:type="dxa"/>
          </w:tcPr>
          <w:p w14:paraId="6417AC10" w14:textId="0754FEBA" w:rsidR="006E7061" w:rsidRPr="006E7061" w:rsidRDefault="006E7061" w:rsidP="000C7168">
            <w:pPr>
              <w:jc w:val="both"/>
              <w:rPr>
                <w:b/>
                <w:bCs/>
              </w:rPr>
            </w:pPr>
            <w:r>
              <w:rPr>
                <w:b/>
                <w:bCs/>
              </w:rPr>
              <w:t xml:space="preserve">Figure 2. </w:t>
            </w:r>
            <w:r w:rsidRPr="00F7088B">
              <w:rPr>
                <w:b/>
                <w:bCs/>
              </w:rPr>
              <w:t xml:space="preserve">Inference of different </w:t>
            </w:r>
            <w:r>
              <w:rPr>
                <w:b/>
                <w:bCs/>
              </w:rPr>
              <w:t>long</w:t>
            </w:r>
            <w:r w:rsidRPr="00F7088B">
              <w:rPr>
                <w:b/>
                <w:bCs/>
              </w:rPr>
              <w:t xml:space="preserve">- and </w:t>
            </w:r>
            <w:r>
              <w:rPr>
                <w:b/>
                <w:bCs/>
              </w:rPr>
              <w:t>short</w:t>
            </w:r>
            <w:r w:rsidRPr="00F7088B">
              <w:rPr>
                <w:b/>
                <w:bCs/>
              </w:rPr>
              <w:t>-term plasticity</w:t>
            </w:r>
            <w:r>
              <w:rPr>
                <w:b/>
                <w:bCs/>
              </w:rPr>
              <w:t xml:space="preserve">. </w:t>
            </w:r>
            <w:r>
              <w:t>These plots show fitting results for different LTP (orange) and STP (blue). The</w:t>
            </w:r>
            <w:r w:rsidRPr="006A43EF">
              <w:t xml:space="preserve"> </w:t>
            </w:r>
            <w:r>
              <w:t xml:space="preserve">STP is shown by modification function. The dashed lines show standard error from point estimations. </w:t>
            </w:r>
            <w:r w:rsidRPr="00F7088B">
              <w:rPr>
                <w:b/>
                <w:bCs/>
              </w:rPr>
              <w:t>(</w:t>
            </w:r>
            <w:r>
              <w:rPr>
                <w:b/>
                <w:bCs/>
              </w:rPr>
              <w:t>A</w:t>
            </w:r>
            <w:r w:rsidRPr="00F7088B">
              <w:rPr>
                <w:b/>
                <w:bCs/>
              </w:rPr>
              <w:t>)</w:t>
            </w:r>
            <w:r>
              <w:t xml:space="preserve"> The fitting results under different types of LTP, i.e. linear- and sinusoidal-changing. The postsynaptic baseline firing rates are constant and STPs are depression. </w:t>
            </w:r>
            <w:r w:rsidRPr="00AB2229">
              <w:rPr>
                <w:b/>
                <w:bCs/>
              </w:rPr>
              <w:t>(</w:t>
            </w:r>
            <w:r>
              <w:rPr>
                <w:b/>
                <w:bCs/>
              </w:rPr>
              <w:t>B</w:t>
            </w:r>
            <w:r w:rsidRPr="00AB2229">
              <w:rPr>
                <w:b/>
                <w:bCs/>
              </w:rPr>
              <w:t>)</w:t>
            </w:r>
            <w:r>
              <w:t xml:space="preserve"> These two LTPs and fitted values can also be visualized </w:t>
            </w:r>
            <w:bookmarkStart w:id="157" w:name="_Hlk55204305"/>
            <w:r>
              <w:t>by splitting cross-correlogram for quartiles of recording time.</w:t>
            </w:r>
            <w:bookmarkEnd w:id="157"/>
            <w:r>
              <w:t xml:space="preserve"> </w:t>
            </w:r>
            <w:r w:rsidRPr="00F7088B">
              <w:rPr>
                <w:b/>
                <w:bCs/>
              </w:rPr>
              <w:t>(</w:t>
            </w:r>
            <w:r>
              <w:rPr>
                <w:b/>
                <w:bCs/>
              </w:rPr>
              <w:t>C</w:t>
            </w:r>
            <w:r w:rsidRPr="00F7088B">
              <w:rPr>
                <w:b/>
                <w:bCs/>
              </w:rPr>
              <w:t>)</w:t>
            </w:r>
            <w:r>
              <w:t xml:space="preserve"> The fitting results under different types of STP, i.e. depression, facilitation and no STP. The postsynaptic baseline firing rates are constant and LTPs are </w:t>
            </w:r>
            <w:r>
              <w:lastRenderedPageBreak/>
              <w:t xml:space="preserve">step-changing at middle recording time. </w:t>
            </w:r>
            <w:r w:rsidRPr="00F7088B">
              <w:rPr>
                <w:b/>
                <w:bCs/>
              </w:rPr>
              <w:t>(</w:t>
            </w:r>
            <w:r>
              <w:rPr>
                <w:b/>
                <w:bCs/>
              </w:rPr>
              <w:t>D</w:t>
            </w:r>
            <w:r w:rsidRPr="00F7088B">
              <w:rPr>
                <w:b/>
                <w:bCs/>
              </w:rPr>
              <w:t>)</w:t>
            </w:r>
            <w:r>
              <w:t xml:space="preserve"> Split cross-correlograms for quartiles of presynaptic ISIs show these STPs and fitted values.</w:t>
            </w:r>
          </w:p>
        </w:tc>
      </w:tr>
    </w:tbl>
    <w:p w14:paraId="071C23A4" w14:textId="77777777" w:rsidR="006E7061" w:rsidRDefault="006E7061" w:rsidP="000C7168">
      <w:pPr>
        <w:jc w:val="both"/>
      </w:pPr>
    </w:p>
    <w:p w14:paraId="3E2A45BC" w14:textId="179C6AC8" w:rsidR="008E58AC" w:rsidRDefault="008E58AC" w:rsidP="000C7168">
      <w:pPr>
        <w:jc w:val="both"/>
      </w:pPr>
      <w:r>
        <w:t>However, the linear</w:t>
      </w:r>
      <w:r w:rsidR="009C7696">
        <w:t>-</w:t>
      </w:r>
      <w:r>
        <w:t xml:space="preserve"> and sinusoidal</w:t>
      </w:r>
      <w:r w:rsidR="009C7696">
        <w:t>-</w:t>
      </w:r>
      <w:r>
        <w:t>changing LTP</w:t>
      </w:r>
      <w:r w:rsidR="009C7696">
        <w:t>s</w:t>
      </w:r>
      <w:r>
        <w:t xml:space="preserve"> are far from real situation. To investigate the fitting results for more realistic LTP</w:t>
      </w:r>
      <w:r w:rsidR="009C7696">
        <w:t>s</w:t>
      </w:r>
      <w:r>
        <w:t xml:space="preserve">, we further simulate </w:t>
      </w:r>
      <w:r w:rsidR="0029331D">
        <w:t>an</w:t>
      </w:r>
      <w:r>
        <w:t xml:space="preserve"> LTP as the spike-timing dependent plasticity (STDP) and </w:t>
      </w:r>
      <w:r w:rsidR="009C7696">
        <w:t>implement our methods</w:t>
      </w:r>
      <w:r w:rsidR="00180577">
        <w:t xml:space="preserve"> for estimation</w:t>
      </w:r>
      <w:r w:rsidR="00FB3010">
        <w:t>. T</w:t>
      </w:r>
      <w:r>
        <w:t>he baseline firing rate for postsynaptic neuron is constantly 15Hz.</w:t>
      </w:r>
      <w:r w:rsidR="0029331D">
        <w:t xml:space="preserve"> The modification function for LTP is a traditional double-exponential function that can accurately model STDP in cortical and hippocampal slices. The STP is depression. Similarly, the LTP is shown by the split cross-correlogram by recording length. Figure 3 shows the fitting results.</w:t>
      </w:r>
    </w:p>
    <w:tbl>
      <w:tblPr>
        <w:tblStyle w:val="TableGrid"/>
        <w:tblW w:w="0" w:type="auto"/>
        <w:tblLook w:val="04A0" w:firstRow="1" w:lastRow="0" w:firstColumn="1" w:lastColumn="0" w:noHBand="0" w:noVBand="1"/>
      </w:tblPr>
      <w:tblGrid>
        <w:gridCol w:w="9926"/>
      </w:tblGrid>
      <w:tr w:rsidR="006E7061" w14:paraId="12399C69" w14:textId="77777777" w:rsidTr="006E7061">
        <w:tc>
          <w:tcPr>
            <w:tcW w:w="9926" w:type="dxa"/>
          </w:tcPr>
          <w:p w14:paraId="01CF8BFA" w14:textId="7679DC89" w:rsidR="006E7061" w:rsidRDefault="006E7061" w:rsidP="000C7168">
            <w:pPr>
              <w:jc w:val="both"/>
            </w:pPr>
            <w:del w:id="158" w:author="Ganchao Wei" w:date="2020-12-15T08:24:00Z">
              <w:r w:rsidDel="00AF1579">
                <w:rPr>
                  <w:noProof/>
                  <w:lang w:eastAsia="zh-CN"/>
                </w:rPr>
                <w:drawing>
                  <wp:inline distT="0" distB="0" distL="0" distR="0" wp14:anchorId="0E4F7E03" wp14:editId="02656D85">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del>
            <w:ins w:id="159" w:author="Ganchao Wei" w:date="2020-12-15T08:24:00Z">
              <w:r w:rsidR="00AF1579">
                <w:rPr>
                  <w:noProof/>
                </w:rPr>
                <w:drawing>
                  <wp:inline distT="0" distB="0" distL="0" distR="0" wp14:anchorId="6AFCE00F" wp14:editId="1A625754">
                    <wp:extent cx="6207369" cy="3542425"/>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4274" cy="3546365"/>
                            </a:xfrm>
                            <a:prstGeom prst="rect">
                              <a:avLst/>
                            </a:prstGeom>
                            <a:noFill/>
                            <a:ln>
                              <a:noFill/>
                            </a:ln>
                          </pic:spPr>
                        </pic:pic>
                      </a:graphicData>
                    </a:graphic>
                  </wp:inline>
                </w:drawing>
              </w:r>
            </w:ins>
          </w:p>
        </w:tc>
      </w:tr>
      <w:tr w:rsidR="006E7061" w14:paraId="6B7C875A" w14:textId="77777777" w:rsidTr="006E7061">
        <w:tc>
          <w:tcPr>
            <w:tcW w:w="9926" w:type="dxa"/>
          </w:tcPr>
          <w:p w14:paraId="47323087" w14:textId="593429DD" w:rsidR="006E7061" w:rsidRPr="006E7061" w:rsidRDefault="006E7061" w:rsidP="000C7168">
            <w:pPr>
              <w:jc w:val="both"/>
              <w:rPr>
                <w:b/>
                <w:bCs/>
              </w:rPr>
            </w:pPr>
            <w:r>
              <w:rPr>
                <w:b/>
                <w:bCs/>
              </w:rPr>
              <w:t xml:space="preserve">Figure 3. </w:t>
            </w:r>
            <w:r w:rsidRPr="00A6247E">
              <w:rPr>
                <w:b/>
                <w:bCs/>
              </w:rPr>
              <w:t>Inference under STDP generated LTP</w:t>
            </w:r>
            <w:r>
              <w:rPr>
                <w:b/>
                <w:bCs/>
              </w:rPr>
              <w:t xml:space="preserve">. </w:t>
            </w:r>
            <w:r>
              <w:t xml:space="preserve">These plots show one example with LTP generated by spike-timing dependent plasticity (STDP) model. The modification function for LTP in STDP model is a double-exponential function. The baseline is constant and STP is depression, and STP is shown by modification function. </w:t>
            </w:r>
            <w:r w:rsidRPr="00B1460D">
              <w:rPr>
                <w:b/>
                <w:bCs/>
              </w:rPr>
              <w:t>(A), (B) and (C)</w:t>
            </w:r>
            <w:r>
              <w:t xml:space="preserve"> show fitted results for </w:t>
            </w:r>
            <w:del w:id="160" w:author="Ganchao Wei" w:date="2020-12-15T08:26:00Z">
              <w:r w:rsidDel="00AF1579">
                <w:delText>baseline</w:delText>
              </w:r>
            </w:del>
            <w:ins w:id="161" w:author="Ganchao Wei" w:date="2020-12-15T08:26:00Z">
              <w:r w:rsidR="00AF1579">
                <w:t>LTP</w:t>
              </w:r>
            </w:ins>
            <w:r>
              <w:t xml:space="preserve">, </w:t>
            </w:r>
            <w:del w:id="162" w:author="Ganchao Wei" w:date="2020-12-15T08:26:00Z">
              <w:r w:rsidDel="00AF1579">
                <w:delText xml:space="preserve">LTP </w:delText>
              </w:r>
            </w:del>
            <w:ins w:id="163" w:author="Ganchao Wei" w:date="2020-12-15T08:26:00Z">
              <w:r w:rsidR="00AF1579">
                <w:t xml:space="preserve">baseline </w:t>
              </w:r>
            </w:ins>
            <w:r>
              <w:t xml:space="preserve">and STP. </w:t>
            </w:r>
            <w:r w:rsidRPr="00A6247E">
              <w:rPr>
                <w:b/>
                <w:bCs/>
              </w:rPr>
              <w:t>(D)</w:t>
            </w:r>
            <w:r>
              <w:t xml:space="preserve"> The STP can be visualized by splitting cross-correlogram for quartiles of presynaptic ISIs.</w:t>
            </w:r>
          </w:p>
        </w:tc>
      </w:tr>
    </w:tbl>
    <w:p w14:paraId="43A721B4" w14:textId="77777777" w:rsidR="006E7061" w:rsidRDefault="006E7061" w:rsidP="000C7168">
      <w:pPr>
        <w:jc w:val="both"/>
      </w:pPr>
    </w:p>
    <w:p w14:paraId="7FBE48A0" w14:textId="2BB70C59" w:rsidR="00C5627F" w:rsidRDefault="00C5627F" w:rsidP="000C7168">
      <w:pPr>
        <w:jc w:val="both"/>
      </w:pPr>
      <w:r>
        <w:t>Then we see the fitting performance under different STPs, i.e. depression, facilitation and no STP cases. Again, the baseline firing rate for postsynaptic neuron is constantly 20Hz. The LTP is step-changing at 10min, and the STPs are set as</w:t>
      </w:r>
      <w:r w:rsidR="006E7061">
        <w:t xml:space="preserve"> depression, facilitation and constantly </w:t>
      </w:r>
      <w:r w:rsidR="009C7696">
        <w:t>one</w:t>
      </w:r>
      <w:r w:rsidR="006E7061">
        <w:t xml:space="preserve"> (no STP) accordingly. The STPs are further shown by splitting cross-correlogram for quartiles of presynaptic ISIs. The right two panels in Figure 2 (C and D) show fitting results for these three simulations.</w:t>
      </w:r>
    </w:p>
    <w:p w14:paraId="461CF876" w14:textId="0040AB96" w:rsidR="006E7061" w:rsidRDefault="006E7061" w:rsidP="000C7168">
      <w:pPr>
        <w:jc w:val="both"/>
      </w:pPr>
    </w:p>
    <w:p w14:paraId="0D2607AA" w14:textId="3833D32A" w:rsidR="006E7061" w:rsidRPr="00734D56" w:rsidRDefault="006E7061" w:rsidP="000C7168">
      <w:pPr>
        <w:jc w:val="both"/>
        <w:rPr>
          <w:u w:val="single"/>
        </w:rPr>
      </w:pPr>
      <w:r w:rsidRPr="00734D56">
        <w:rPr>
          <w:u w:val="single"/>
        </w:rPr>
        <w:t xml:space="preserve">Inference for </w:t>
      </w:r>
      <w:r>
        <w:rPr>
          <w:u w:val="single"/>
        </w:rPr>
        <w:t>postsynaptic baseline firing rates</w:t>
      </w:r>
    </w:p>
    <w:p w14:paraId="4C034493" w14:textId="18FDD98C" w:rsidR="006E7061" w:rsidRDefault="006E7061" w:rsidP="000C7168">
      <w:pPr>
        <w:jc w:val="both"/>
      </w:pPr>
      <w:r>
        <w:t xml:space="preserve">The long-term dynamics of postsynaptic firing rates can be caused by unexplained factors. To </w:t>
      </w:r>
      <w:r w:rsidR="00F669B4">
        <w:t>build</w:t>
      </w:r>
      <w:r>
        <w:t xml:space="preserve"> the unbiased model, we </w:t>
      </w:r>
      <w:r w:rsidR="00F669B4">
        <w:t>put</w:t>
      </w:r>
      <w:r>
        <w:t xml:space="preserve"> the</w:t>
      </w:r>
      <w:r w:rsidR="00F669B4">
        <w:t xml:space="preserve"> unexplained</w:t>
      </w:r>
      <w:r>
        <w:t xml:space="preserve"> long-term dynamics</w:t>
      </w:r>
      <w:r w:rsidR="00F669B4">
        <w:t xml:space="preserve"> into baseline line firing rate and make </w:t>
      </w:r>
      <w:r w:rsidR="00F669B4">
        <w:lastRenderedPageBreak/>
        <w:t>inference on it. Here, we show the fitting results for linear- and sinusoidal-</w:t>
      </w:r>
      <w:r w:rsidR="00180577">
        <w:t>changing postsynaptic</w:t>
      </w:r>
      <w:r w:rsidR="00F669B4">
        <w:t xml:space="preserve"> baseline firing rates</w:t>
      </w:r>
      <w:ins w:id="164" w:author="Ganchao Wei" w:date="2020-12-15T08:43:00Z">
        <w:r w:rsidR="00C93223">
          <w:rPr>
            <w:rFonts w:hint="eastAsia"/>
            <w:lang w:eastAsia="zh-CN"/>
          </w:rPr>
          <w:t>,</w:t>
        </w:r>
        <w:r w:rsidR="00C93223">
          <w:rPr>
            <w:lang w:eastAsia="zh-CN"/>
          </w:rPr>
          <w:t xml:space="preserve"> under </w:t>
        </w:r>
        <w:r w:rsidR="00C93223">
          <w:t>linear-changing LTP</w:t>
        </w:r>
        <w:r w:rsidR="00C93223">
          <w:t xml:space="preserve"> and depression STP</w:t>
        </w:r>
      </w:ins>
      <w:r w:rsidR="00F669B4">
        <w:t>.</w:t>
      </w:r>
      <w:del w:id="165" w:author="Ganchao Wei" w:date="2020-12-15T08:43:00Z">
        <w:r w:rsidR="00F669B4" w:rsidDel="00C93223">
          <w:delText xml:space="preserve"> To see the influence of LTP on baseline estimations, </w:delText>
        </w:r>
        <w:r w:rsidR="009C7696" w:rsidDel="00C93223">
          <w:delText xml:space="preserve">we further simulated </w:delText>
        </w:r>
        <w:r w:rsidR="00F669B4" w:rsidDel="00C93223">
          <w:delText xml:space="preserve">step- and linear-changing LTP in each case. </w:delText>
        </w:r>
      </w:del>
    </w:p>
    <w:p w14:paraId="5EA6740A" w14:textId="2DF725F9" w:rsidR="00F669B4" w:rsidRDefault="00F669B4" w:rsidP="000C7168">
      <w:pPr>
        <w:jc w:val="both"/>
      </w:pPr>
      <w:bookmarkStart w:id="166" w:name="_GoBack"/>
      <w:bookmarkEnd w:id="166"/>
    </w:p>
    <w:p w14:paraId="7D788710" w14:textId="31D561CA" w:rsidR="00F669B4" w:rsidRDefault="004020F8" w:rsidP="000C7168">
      <w:pPr>
        <w:jc w:val="both"/>
      </w:pPr>
      <w:r>
        <w:t xml:space="preserve">The baseline firing rates for postsynaptic neuron </w:t>
      </w:r>
      <w:r w:rsidR="00D61526">
        <w:t xml:space="preserve">1) </w:t>
      </w:r>
      <w:r>
        <w:t>linearly chang</w:t>
      </w:r>
      <w:r w:rsidR="00D61526">
        <w:t>e</w:t>
      </w:r>
      <w:r>
        <w:t xml:space="preserve"> from</w:t>
      </w:r>
      <w:r w:rsidR="00D61526">
        <w:t xml:space="preserve"> 7Hz to 55Hz or 2) oscillate sinusoidally around 20Hz with period of 10min in log-space. The </w:t>
      </w:r>
      <w:del w:id="167" w:author="Ganchao Wei" w:date="2020-12-15T08:26:00Z">
        <w:r w:rsidR="00D61526" w:rsidDel="00AF1579">
          <w:delText xml:space="preserve">step- and </w:delText>
        </w:r>
      </w:del>
      <w:r w:rsidR="00D61526">
        <w:t>linear-changing LTP</w:t>
      </w:r>
      <w:del w:id="168" w:author="Ganchao Wei" w:date="2020-12-15T08:27:00Z">
        <w:r w:rsidR="00D61526" w:rsidDel="00AF1579">
          <w:delText>s</w:delText>
        </w:r>
      </w:del>
      <w:r w:rsidR="00D61526">
        <w:t xml:space="preserve"> </w:t>
      </w:r>
      <w:ins w:id="169" w:author="Ganchao Wei" w:date="2020-12-15T08:27:00Z">
        <w:r w:rsidR="00AF1579">
          <w:t>is</w:t>
        </w:r>
      </w:ins>
      <w:del w:id="170" w:author="Ganchao Wei" w:date="2020-12-15T08:27:00Z">
        <w:r w:rsidR="00D61526" w:rsidDel="00AF1579">
          <w:delText>are</w:delText>
        </w:r>
      </w:del>
      <w:r w:rsidR="00D61526">
        <w:t xml:space="preserve"> considered for each case. </w:t>
      </w:r>
      <w:r w:rsidR="00F669B4">
        <w:t>The STP is depression. The LTPs</w:t>
      </w:r>
      <w:r w:rsidR="009C7696">
        <w:t xml:space="preserve"> and baselines</w:t>
      </w:r>
      <w:r w:rsidR="00F669B4">
        <w:t xml:space="preserve"> are further shown by splitting cross-correlogram for quartiles of recording time. Figure </w:t>
      </w:r>
      <w:r w:rsidR="00D61526">
        <w:t>4</w:t>
      </w:r>
      <w:r w:rsidR="00F669B4">
        <w:t xml:space="preserve"> show</w:t>
      </w:r>
      <w:r w:rsidR="00D61526">
        <w:t>s</w:t>
      </w:r>
      <w:r w:rsidR="00F669B4">
        <w:t xml:space="preserve"> fitting results for these </w:t>
      </w:r>
      <w:r w:rsidR="00D61526">
        <w:t>four</w:t>
      </w:r>
      <w:r w:rsidR="00F669B4">
        <w:t xml:space="preserve"> simulations.</w:t>
      </w:r>
      <w:r w:rsidR="00D61526">
        <w:t xml:space="preserve"> By these simulations, the baselines are accurately recovered, and dynamics in LTP will not influence baseline estimations. Therefore, we can separate LTP and unexplained long-term dynamics successfully.</w:t>
      </w:r>
    </w:p>
    <w:tbl>
      <w:tblPr>
        <w:tblStyle w:val="TableGrid"/>
        <w:tblW w:w="0" w:type="auto"/>
        <w:tblLook w:val="04A0" w:firstRow="1" w:lastRow="0" w:firstColumn="1" w:lastColumn="0" w:noHBand="0" w:noVBand="1"/>
      </w:tblPr>
      <w:tblGrid>
        <w:gridCol w:w="9926"/>
      </w:tblGrid>
      <w:tr w:rsidR="00D61526" w14:paraId="1710AF08" w14:textId="77777777" w:rsidTr="00D61526">
        <w:tc>
          <w:tcPr>
            <w:tcW w:w="9926" w:type="dxa"/>
          </w:tcPr>
          <w:p w14:paraId="0DE4A167" w14:textId="6BC61684" w:rsidR="00D61526" w:rsidRDefault="00D61526" w:rsidP="000C7168">
            <w:pPr>
              <w:jc w:val="both"/>
            </w:pPr>
            <w:del w:id="171" w:author="Ganchao Wei" w:date="2020-12-15T08:24:00Z">
              <w:r w:rsidDel="00AF1579">
                <w:rPr>
                  <w:noProof/>
                  <w:lang w:eastAsia="zh-CN"/>
                </w:rPr>
                <w:drawing>
                  <wp:inline distT="0" distB="0" distL="0" distR="0" wp14:anchorId="191B76B2" wp14:editId="71D7716A">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del>
            <w:ins w:id="172" w:author="Ganchao Wei" w:date="2020-12-15T08:24:00Z">
              <w:r w:rsidR="00AF1579">
                <w:rPr>
                  <w:noProof/>
                </w:rPr>
                <w:drawing>
                  <wp:inline distT="0" distB="0" distL="0" distR="0" wp14:anchorId="481F500F" wp14:editId="6045905E">
                    <wp:extent cx="6151021" cy="5791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4024" cy="5794028"/>
                            </a:xfrm>
                            <a:prstGeom prst="rect">
                              <a:avLst/>
                            </a:prstGeom>
                            <a:noFill/>
                            <a:ln>
                              <a:noFill/>
                            </a:ln>
                          </pic:spPr>
                        </pic:pic>
                      </a:graphicData>
                    </a:graphic>
                  </wp:inline>
                </w:drawing>
              </w:r>
            </w:ins>
          </w:p>
        </w:tc>
      </w:tr>
      <w:tr w:rsidR="00D61526" w14:paraId="0058B698" w14:textId="77777777" w:rsidTr="00D61526">
        <w:tc>
          <w:tcPr>
            <w:tcW w:w="9926" w:type="dxa"/>
          </w:tcPr>
          <w:p w14:paraId="76178BBD" w14:textId="43BF8263" w:rsidR="00D61526" w:rsidRPr="00D61526" w:rsidRDefault="00D61526">
            <w:pPr>
              <w:jc w:val="both"/>
              <w:rPr>
                <w:b/>
                <w:bCs/>
              </w:rPr>
            </w:pPr>
            <w:r>
              <w:rPr>
                <w:b/>
                <w:bCs/>
              </w:rPr>
              <w:t xml:space="preserve">Figure 4. </w:t>
            </w:r>
            <w:r w:rsidRPr="00850BA9">
              <w:rPr>
                <w:b/>
                <w:bCs/>
              </w:rPr>
              <w:t>Inference of different postsynaptic baseline firing rates</w:t>
            </w:r>
            <w:r>
              <w:rPr>
                <w:b/>
                <w:bCs/>
              </w:rPr>
              <w:t xml:space="preserve">. </w:t>
            </w:r>
            <w:r>
              <w:t xml:space="preserve">These plots show fitting results </w:t>
            </w:r>
            <w:ins w:id="173" w:author="Ganchao Wei" w:date="2020-12-15T08:31:00Z">
              <w:r w:rsidR="00EF042A">
                <w:t>under linear- and sinusoidal-changing</w:t>
              </w:r>
            </w:ins>
            <w:del w:id="174" w:author="Ganchao Wei" w:date="2020-12-15T08:31:00Z">
              <w:r w:rsidDel="00EF042A">
                <w:delText>of</w:delText>
              </w:r>
            </w:del>
            <w:r>
              <w:t xml:space="preserve"> postsynaptic baseline firing rates</w:t>
            </w:r>
            <w:del w:id="175" w:author="Ganchao Wei" w:date="2020-12-15T08:31:00Z">
              <w:r w:rsidDel="00EF042A">
                <w:delText xml:space="preserve"> </w:delText>
              </w:r>
            </w:del>
            <w:ins w:id="176" w:author="Ganchao Wei" w:date="2020-12-15T08:31:00Z">
              <w:r w:rsidR="00EF042A">
                <w:t>, when holding LTP to be step-changing and STP to be depression</w:t>
              </w:r>
            </w:ins>
            <w:del w:id="177" w:author="Ganchao Wei" w:date="2020-12-15T08:31:00Z">
              <w:r w:rsidDel="00EF042A">
                <w:delText>(yellow)</w:delText>
              </w:r>
            </w:del>
            <w:r>
              <w:t>.</w:t>
            </w:r>
            <w:ins w:id="178" w:author="Ganchao Wei" w:date="2020-12-15T08:28:00Z">
              <w:r w:rsidR="00AF1579">
                <w:t xml:space="preserve"> </w:t>
              </w:r>
              <w:r w:rsidR="00AF1579" w:rsidRPr="00EF042A">
                <w:rPr>
                  <w:b/>
                  <w:bCs/>
                  <w:rPrChange w:id="179" w:author="Ganchao Wei" w:date="2020-12-15T08:32:00Z">
                    <w:rPr/>
                  </w:rPrChange>
                </w:rPr>
                <w:t>(A)</w:t>
              </w:r>
              <w:r w:rsidR="00AF1579">
                <w:t xml:space="preserve"> and </w:t>
              </w:r>
              <w:r w:rsidR="00AF1579" w:rsidRPr="00EF042A">
                <w:rPr>
                  <w:b/>
                  <w:bCs/>
                  <w:rPrChange w:id="180" w:author="Ganchao Wei" w:date="2020-12-15T08:32:00Z">
                    <w:rPr/>
                  </w:rPrChange>
                </w:rPr>
                <w:t>(B)</w:t>
              </w:r>
              <w:r w:rsidR="00AF1579">
                <w:t xml:space="preserve"> show fitted results for baseline</w:t>
              </w:r>
            </w:ins>
            <w:ins w:id="181" w:author="Ganchao Wei" w:date="2020-12-15T08:29:00Z">
              <w:r w:rsidR="00AF1579">
                <w:t xml:space="preserve"> and LTP. </w:t>
              </w:r>
              <w:r w:rsidR="00AF1579">
                <w:lastRenderedPageBreak/>
                <w:t xml:space="preserve">These dynamics are further shown by splitting cross-correlograms for quartiles of recording time </w:t>
              </w:r>
            </w:ins>
            <w:ins w:id="182" w:author="Ganchao Wei" w:date="2020-12-15T08:30:00Z">
              <w:r w:rsidR="00AF1579">
                <w:t xml:space="preserve">in </w:t>
              </w:r>
            </w:ins>
            <w:ins w:id="183" w:author="Ganchao Wei" w:date="2020-12-15T08:29:00Z">
              <w:r w:rsidR="00AF1579" w:rsidRPr="00EF042A">
                <w:rPr>
                  <w:b/>
                  <w:bCs/>
                  <w:rPrChange w:id="184" w:author="Ganchao Wei" w:date="2020-12-15T08:32:00Z">
                    <w:rPr/>
                  </w:rPrChange>
                </w:rPr>
                <w:t>(</w:t>
              </w:r>
            </w:ins>
            <w:ins w:id="185" w:author="Ganchao Wei" w:date="2020-12-15T08:30:00Z">
              <w:r w:rsidR="00AF1579" w:rsidRPr="00EF042A">
                <w:rPr>
                  <w:b/>
                  <w:bCs/>
                  <w:rPrChange w:id="186" w:author="Ganchao Wei" w:date="2020-12-15T08:32:00Z">
                    <w:rPr/>
                  </w:rPrChange>
                </w:rPr>
                <w:t>C</w:t>
              </w:r>
            </w:ins>
            <w:ins w:id="187" w:author="Ganchao Wei" w:date="2020-12-15T08:29:00Z">
              <w:r w:rsidR="00AF1579" w:rsidRPr="00EF042A">
                <w:rPr>
                  <w:b/>
                  <w:bCs/>
                  <w:rPrChange w:id="188" w:author="Ganchao Wei" w:date="2020-12-15T08:32:00Z">
                    <w:rPr/>
                  </w:rPrChange>
                </w:rPr>
                <w:t>)</w:t>
              </w:r>
              <w:r w:rsidR="00AF1579">
                <w:t>.</w:t>
              </w:r>
            </w:ins>
            <w:ins w:id="189" w:author="Ganchao Wei" w:date="2020-12-15T08:30:00Z">
              <w:r w:rsidR="00AF1579">
                <w:t xml:space="preserve"> </w:t>
              </w:r>
              <w:r w:rsidR="00AF1579" w:rsidRPr="00EF042A">
                <w:rPr>
                  <w:b/>
                  <w:bCs/>
                  <w:rPrChange w:id="190" w:author="Ganchao Wei" w:date="2020-12-15T08:32:00Z">
                    <w:rPr/>
                  </w:rPrChange>
                </w:rPr>
                <w:t>(D)</w:t>
              </w:r>
              <w:r w:rsidR="00AF1579">
                <w:t xml:space="preserve"> shows the STP modification function.</w:t>
              </w:r>
            </w:ins>
            <w:del w:id="191" w:author="Ganchao Wei" w:date="2020-12-15T08:32:00Z">
              <w:r w:rsidDel="00EF042A">
                <w:delText xml:space="preserve"> </w:delText>
              </w:r>
              <w:r w:rsidRPr="00850BA9" w:rsidDel="00EF042A">
                <w:rPr>
                  <w:b/>
                  <w:bCs/>
                </w:rPr>
                <w:delText>(A)</w:delText>
              </w:r>
              <w:r w:rsidDel="00EF042A">
                <w:delText xml:space="preserve"> The fitting results under different types of baseline, i.e. linear- and sinusoidal-changing. The LTPs are step-changing at middle recording time and STPs are depression. </w:delText>
              </w:r>
              <w:r w:rsidRPr="00850BA9" w:rsidDel="00EF042A">
                <w:rPr>
                  <w:b/>
                  <w:bCs/>
                </w:rPr>
                <w:delText>(C)</w:delText>
              </w:r>
              <w:r w:rsidDel="00EF042A">
                <w:delText xml:space="preserve"> The same simulation settings as (A), except that the LTP changes linearly. </w:delText>
              </w:r>
              <w:r w:rsidRPr="00850BA9" w:rsidDel="00EF042A">
                <w:rPr>
                  <w:b/>
                  <w:bCs/>
                </w:rPr>
                <w:delText>(B) and (D)</w:delText>
              </w:r>
              <w:r w:rsidDel="00EF042A">
                <w:delText xml:space="preserve"> Split cross-correlograms for quartiles of recording time show dynamics of baseline and LTP.</w:delText>
              </w:r>
            </w:del>
          </w:p>
        </w:tc>
      </w:tr>
    </w:tbl>
    <w:p w14:paraId="36BFCEF7" w14:textId="77777777" w:rsidR="00D61526" w:rsidRDefault="00D61526" w:rsidP="000C7168">
      <w:pPr>
        <w:jc w:val="both"/>
      </w:pPr>
    </w:p>
    <w:p w14:paraId="0FAB2673" w14:textId="64BE1266" w:rsidR="00D61526" w:rsidRPr="00734D56" w:rsidRDefault="00D61526" w:rsidP="000C7168">
      <w:pPr>
        <w:jc w:val="both"/>
        <w:rPr>
          <w:u w:val="single"/>
        </w:rPr>
      </w:pPr>
      <w:r w:rsidRPr="00734D56">
        <w:rPr>
          <w:u w:val="single"/>
        </w:rPr>
        <w:t xml:space="preserve">Inference for </w:t>
      </w:r>
      <w:r>
        <w:rPr>
          <w:u w:val="single"/>
        </w:rPr>
        <w:t>inhibitory synapse</w:t>
      </w:r>
    </w:p>
    <w:p w14:paraId="73033F84" w14:textId="7CF18570" w:rsidR="00F669B4" w:rsidRDefault="00D61526" w:rsidP="000C7168">
      <w:pPr>
        <w:jc w:val="both"/>
      </w:pPr>
      <w:r>
        <w:t>The previous simulations are all for excitatory synapses. Here, we show one example for inhibitory synapse.</w:t>
      </w:r>
      <w:r w:rsidR="00FB3010">
        <w:t xml:space="preserve"> The setting is similar to previous examples, i.e. constant baseline, </w:t>
      </w:r>
      <w:proofErr w:type="gramStart"/>
      <w:r w:rsidR="00FB3010">
        <w:t>step-changing</w:t>
      </w:r>
      <w:proofErr w:type="gramEnd"/>
      <w:r w:rsidR="00FB3010">
        <w:t xml:space="preserve"> LTP and depression STP</w:t>
      </w:r>
      <w:r w:rsidR="009C7696">
        <w:t>,</w:t>
      </w:r>
      <w:r w:rsidR="00FB3010">
        <w:t xml:space="preserve"> </w:t>
      </w:r>
      <w:r w:rsidR="009C7696">
        <w:t>b</w:t>
      </w:r>
      <w:r w:rsidR="00FB3010">
        <w:t>ut the LTP weight changes from -9 to -3 in this case. Figure 5 shows the fitting results. We can see the fitting results are generally good but a bit worse than excitatory synapses, since we will observe less postsynaptic firing in inhibitory synapses.</w:t>
      </w:r>
    </w:p>
    <w:tbl>
      <w:tblPr>
        <w:tblStyle w:val="TableGrid"/>
        <w:tblW w:w="0" w:type="auto"/>
        <w:tblLook w:val="04A0" w:firstRow="1" w:lastRow="0" w:firstColumn="1" w:lastColumn="0" w:noHBand="0" w:noVBand="1"/>
      </w:tblPr>
      <w:tblGrid>
        <w:gridCol w:w="9926"/>
      </w:tblGrid>
      <w:tr w:rsidR="00FB3010" w14:paraId="39F561EC" w14:textId="77777777" w:rsidTr="00FB3010">
        <w:tc>
          <w:tcPr>
            <w:tcW w:w="9926" w:type="dxa"/>
          </w:tcPr>
          <w:p w14:paraId="129D5C94" w14:textId="702884B5" w:rsidR="00FB3010" w:rsidRDefault="00FB3010" w:rsidP="000C7168">
            <w:pPr>
              <w:jc w:val="both"/>
            </w:pPr>
            <w:del w:id="192" w:author="Ganchao Wei" w:date="2020-12-15T08:24:00Z">
              <w:r w:rsidDel="00AF1579">
                <w:rPr>
                  <w:noProof/>
                  <w:lang w:eastAsia="zh-CN"/>
                </w:rPr>
                <w:drawing>
                  <wp:inline distT="0" distB="0" distL="0" distR="0" wp14:anchorId="73AFB017" wp14:editId="1B4AE38F">
                    <wp:extent cx="5935980" cy="2948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del>
            <w:ins w:id="193" w:author="Ganchao Wei" w:date="2020-12-15T08:24:00Z">
              <w:r w:rsidR="00AF1579">
                <w:rPr>
                  <w:noProof/>
                </w:rPr>
                <w:drawing>
                  <wp:inline distT="0" distB="0" distL="0" distR="0" wp14:anchorId="641F0B00" wp14:editId="4F852A77">
                    <wp:extent cx="6201507" cy="282414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09380" cy="2827731"/>
                            </a:xfrm>
                            <a:prstGeom prst="rect">
                              <a:avLst/>
                            </a:prstGeom>
                            <a:noFill/>
                            <a:ln>
                              <a:noFill/>
                            </a:ln>
                          </pic:spPr>
                        </pic:pic>
                      </a:graphicData>
                    </a:graphic>
                  </wp:inline>
                </w:drawing>
              </w:r>
            </w:ins>
          </w:p>
        </w:tc>
      </w:tr>
      <w:tr w:rsidR="00FB3010" w14:paraId="2CA12261" w14:textId="77777777" w:rsidTr="00FB3010">
        <w:tc>
          <w:tcPr>
            <w:tcW w:w="9926" w:type="dxa"/>
          </w:tcPr>
          <w:p w14:paraId="15BA7181" w14:textId="577EA301" w:rsidR="00FB3010" w:rsidRPr="00FB3010" w:rsidRDefault="00FB3010" w:rsidP="000C7168">
            <w:pPr>
              <w:jc w:val="both"/>
              <w:rPr>
                <w:b/>
                <w:bCs/>
              </w:rPr>
            </w:pPr>
            <w:r>
              <w:rPr>
                <w:b/>
                <w:bCs/>
              </w:rPr>
              <w:t xml:space="preserve">Figure 5. </w:t>
            </w:r>
            <w:r w:rsidRPr="00B1460D">
              <w:rPr>
                <w:b/>
                <w:bCs/>
              </w:rPr>
              <w:t>Inference of inhibitory synapse</w:t>
            </w:r>
            <w:r>
              <w:rPr>
                <w:b/>
                <w:bCs/>
              </w:rPr>
              <w:t xml:space="preserve">. </w:t>
            </w:r>
            <w:r>
              <w:t xml:space="preserve">These plots show one example for estimations on inhibitory synapse, and the STP is shown by modification function. In this example, the baseline firing rate is constant, the LTP jumps at mid-recording-time and STP is depression. </w:t>
            </w:r>
            <w:r w:rsidRPr="00B1460D">
              <w:rPr>
                <w:b/>
                <w:bCs/>
              </w:rPr>
              <w:t>(A), (B) and (C)</w:t>
            </w:r>
            <w:r>
              <w:t xml:space="preserve"> show fitted results for baseline, LTP and STP. By splitting cross-correlogram for quartiles of recording time </w:t>
            </w:r>
            <w:r w:rsidRPr="00B1460D">
              <w:rPr>
                <w:b/>
                <w:bCs/>
              </w:rPr>
              <w:t>(D)</w:t>
            </w:r>
            <w:r>
              <w:t xml:space="preserve"> and presynaptic ISIs </w:t>
            </w:r>
            <w:r w:rsidRPr="00B1460D">
              <w:rPr>
                <w:b/>
                <w:bCs/>
              </w:rPr>
              <w:t>(E)</w:t>
            </w:r>
            <w:r>
              <w:t>, we can show corresponding LTP and STP.</w:t>
            </w:r>
          </w:p>
        </w:tc>
      </w:tr>
    </w:tbl>
    <w:p w14:paraId="1F9367EF" w14:textId="77777777" w:rsidR="00FB3010" w:rsidRDefault="00FB3010" w:rsidP="000C7168">
      <w:pPr>
        <w:jc w:val="both"/>
      </w:pPr>
    </w:p>
    <w:p w14:paraId="294D3181" w14:textId="2115814D" w:rsidR="0029331D" w:rsidRPr="004B2C7B" w:rsidRDefault="00FB3010" w:rsidP="000C7168">
      <w:pPr>
        <w:pStyle w:val="Heading2"/>
        <w:jc w:val="both"/>
      </w:pPr>
      <w:r>
        <w:t>Influence of Presynaptic Firing Rates</w:t>
      </w:r>
    </w:p>
    <w:p w14:paraId="28C45BAA" w14:textId="4073BD5F" w:rsidR="0052625E" w:rsidRDefault="003B435E" w:rsidP="000C7168">
      <w:pPr>
        <w:jc w:val="both"/>
      </w:pPr>
      <w:r>
        <w:t xml:space="preserve">Since the LTP </w:t>
      </w:r>
      <w:r w:rsidR="00C75E8C">
        <w:t>effect shows</w:t>
      </w:r>
      <w:r>
        <w:t xml:space="preserve"> only when there is a presynaptic spike, the presynaptic firing rates will influence LTP estimation accuracy.</w:t>
      </w:r>
      <w:r w:rsidR="00C75E8C">
        <w:t xml:space="preserve"> The larger the firing rates, the more information for LTP estimation and therefore the estimation of LTP will be more accurate. </w:t>
      </w:r>
      <w:r>
        <w:t xml:space="preserve">Although STP effect also depends on presynaptic spikes, the STP depends directly on presynaptic ISIs but not the </w:t>
      </w:r>
      <w:r w:rsidR="00C75E8C">
        <w:t>spiking activities itself. In other words, STP is estimated by combined information at different ISIs and presynaptic firing rates will not influence the estimation a lot. Figure 6 shows one example. In this example, the baseline and LTP are constant, and STP is facilitation to show more significant results. The recording time is divided into three parts evenly, and different presynaptic firing rates are assigned to each part respectively (i.e. 3Hz-15Hz-3Hz and 5Hz-0Hz-5Hz), to show influence of presynaptic firing rates</w:t>
      </w:r>
      <w:r w:rsidR="0059639E">
        <w:t>. The results show that the more presynaptic spikes, the more accurate the LTP estimation is. The depression STP has similar pattern, but the results are not as significant as facilitation STP.</w:t>
      </w:r>
    </w:p>
    <w:tbl>
      <w:tblPr>
        <w:tblStyle w:val="TableGrid"/>
        <w:tblW w:w="0" w:type="auto"/>
        <w:tblLook w:val="04A0" w:firstRow="1" w:lastRow="0" w:firstColumn="1" w:lastColumn="0" w:noHBand="0" w:noVBand="1"/>
      </w:tblPr>
      <w:tblGrid>
        <w:gridCol w:w="9926"/>
      </w:tblGrid>
      <w:tr w:rsidR="003B435E" w14:paraId="4FBE9E9C" w14:textId="77777777" w:rsidTr="003B435E">
        <w:tc>
          <w:tcPr>
            <w:tcW w:w="9926" w:type="dxa"/>
          </w:tcPr>
          <w:p w14:paraId="51414345" w14:textId="3D64168C" w:rsidR="003B435E" w:rsidRDefault="003B435E" w:rsidP="000C7168">
            <w:pPr>
              <w:jc w:val="both"/>
            </w:pPr>
            <w:del w:id="194" w:author="Ganchao Wei" w:date="2020-12-15T08:25:00Z">
              <w:r w:rsidDel="00AF1579">
                <w:rPr>
                  <w:noProof/>
                  <w:lang w:eastAsia="zh-CN"/>
                </w:rPr>
                <w:lastRenderedPageBreak/>
                <w:drawing>
                  <wp:inline distT="0" distB="0" distL="0" distR="0" wp14:anchorId="5441B316" wp14:editId="73F9C6DB">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del>
            <w:ins w:id="195" w:author="Ganchao Wei" w:date="2020-12-15T08:25:00Z">
              <w:r w:rsidR="00AF1579">
                <w:rPr>
                  <w:noProof/>
                </w:rPr>
                <w:drawing>
                  <wp:inline distT="0" distB="0" distL="0" distR="0" wp14:anchorId="6B934576" wp14:editId="5B7FE443">
                    <wp:extent cx="6172200" cy="355976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6747" cy="3562382"/>
                            </a:xfrm>
                            <a:prstGeom prst="rect">
                              <a:avLst/>
                            </a:prstGeom>
                            <a:noFill/>
                            <a:ln>
                              <a:noFill/>
                            </a:ln>
                          </pic:spPr>
                        </pic:pic>
                      </a:graphicData>
                    </a:graphic>
                  </wp:inline>
                </w:drawing>
              </w:r>
            </w:ins>
          </w:p>
        </w:tc>
      </w:tr>
      <w:tr w:rsidR="003B435E" w14:paraId="1032DEE7" w14:textId="77777777" w:rsidTr="003B435E">
        <w:tc>
          <w:tcPr>
            <w:tcW w:w="9926" w:type="dxa"/>
          </w:tcPr>
          <w:p w14:paraId="5ED799C4" w14:textId="26A4C5FB" w:rsidR="003B435E" w:rsidRPr="003B435E" w:rsidRDefault="003B435E" w:rsidP="000C7168">
            <w:pPr>
              <w:jc w:val="both"/>
              <w:rPr>
                <w:b/>
                <w:bCs/>
              </w:rPr>
            </w:pPr>
            <w:r>
              <w:rPr>
                <w:b/>
                <w:bCs/>
              </w:rPr>
              <w:t xml:space="preserve">Figure 6. </w:t>
            </w:r>
            <w:r w:rsidRPr="00EA1801">
              <w:rPr>
                <w:b/>
                <w:bCs/>
              </w:rPr>
              <w:t>Influence of presynaptic firing rates on LTP estimation</w:t>
            </w:r>
            <w:r>
              <w:rPr>
                <w:b/>
                <w:bCs/>
              </w:rPr>
              <w:t xml:space="preserve">. </w:t>
            </w:r>
            <w:r>
              <w:t xml:space="preserve">In these two examples, the baseline firing rates and LTP are constant. The STP is facilitation to show more significant results. To show the influence of presynaptic firing rates, the recording time is divided into three parts evenly and different presynaptic firing rates are assigned to each part respectively. </w:t>
            </w:r>
            <w:r w:rsidRPr="00EA1801">
              <w:rPr>
                <w:b/>
                <w:bCs/>
              </w:rPr>
              <w:t>(A)</w:t>
            </w:r>
            <w:r>
              <w:t xml:space="preserve"> In this simulation, the presynaptic firing rates are 3Hz</w:t>
            </w:r>
            <w:r w:rsidR="0059639E">
              <w:t>-15Hz-3Hz</w:t>
            </w:r>
            <w:r>
              <w:t xml:space="preserve">. When the firing rate increase, the estimation of LTP is more accurate. </w:t>
            </w:r>
            <w:r w:rsidRPr="00EA1801">
              <w:rPr>
                <w:b/>
                <w:bCs/>
              </w:rPr>
              <w:t>(B)</w:t>
            </w:r>
            <w:r>
              <w:t xml:space="preserve"> Now, the presynaptic firing rates are 5Hz</w:t>
            </w:r>
            <w:r w:rsidR="0059639E">
              <w:t>-0Hz-5Hz</w:t>
            </w:r>
            <w:r>
              <w:t>. Lack of the presynaptic spikes leads to a variated LTP estimation. The variation in presynaptic firing rates will not influence estimation of baseline and STP a lot.</w:t>
            </w:r>
          </w:p>
        </w:tc>
      </w:tr>
    </w:tbl>
    <w:p w14:paraId="24DF049D" w14:textId="64EF4FFD" w:rsidR="00FB3010" w:rsidRDefault="00FB3010" w:rsidP="000C7168">
      <w:pPr>
        <w:jc w:val="both"/>
      </w:pPr>
    </w:p>
    <w:p w14:paraId="4BDC9C83" w14:textId="1976DBCA" w:rsidR="00FB3010" w:rsidRDefault="00FB3010" w:rsidP="000C7168">
      <w:pPr>
        <w:pStyle w:val="Heading2"/>
        <w:jc w:val="both"/>
      </w:pPr>
      <w:r>
        <w:t>Model Misspecification</w:t>
      </w:r>
    </w:p>
    <w:p w14:paraId="7A697199" w14:textId="5E36A91B" w:rsidR="00960689" w:rsidRDefault="00180577" w:rsidP="000C7168">
      <w:pPr>
        <w:jc w:val="both"/>
      </w:pPr>
      <w:r>
        <w:t>The model can be mis-specified</w:t>
      </w:r>
      <w:r w:rsidR="00CC70C3">
        <w:t xml:space="preserve"> by</w:t>
      </w:r>
      <w:r>
        <w:t xml:space="preserve"> omitting any one of these three pieces, i.e. baseline, LTP and STP. Although the mis-specified model is good for prediction generally, it will lead to spurious inferences for the </w:t>
      </w:r>
      <w:r w:rsidR="00960689">
        <w:t xml:space="preserve">specific synaptic weights. </w:t>
      </w:r>
      <w:r w:rsidR="00046BE1">
        <w:t>Figure 7 shows one example</w:t>
      </w:r>
      <w:r w:rsidR="00CC70C3">
        <w:t xml:space="preserve"> about influence of omitting baseline or STP on LTP estimation. </w:t>
      </w:r>
      <w:r w:rsidR="00046BE1">
        <w:t>In this example, there are fluctuations in baseline and STP</w:t>
      </w:r>
      <w:r w:rsidR="00357562">
        <w:t>,</w:t>
      </w:r>
      <w:r w:rsidR="00046BE1">
        <w:t xml:space="preserve"> but the LTP is constant. When all three effects (baseline, LTP and STP) are estimated simultaneously, the model is fitted well. However, when we miss to estimate baseline, the fluctuations in baseline will flow into and even be enlarged in LTP estimation. Similarly, if we miss to estimate STP, the LTP estimation will capture the fluctuations in STP.  </w:t>
      </w:r>
    </w:p>
    <w:tbl>
      <w:tblPr>
        <w:tblStyle w:val="TableGrid"/>
        <w:tblW w:w="0" w:type="auto"/>
        <w:tblLook w:val="04A0" w:firstRow="1" w:lastRow="0" w:firstColumn="1" w:lastColumn="0" w:noHBand="0" w:noVBand="1"/>
      </w:tblPr>
      <w:tblGrid>
        <w:gridCol w:w="9926"/>
      </w:tblGrid>
      <w:tr w:rsidR="00960689" w14:paraId="69314776" w14:textId="77777777" w:rsidTr="00960689">
        <w:tc>
          <w:tcPr>
            <w:tcW w:w="9926" w:type="dxa"/>
          </w:tcPr>
          <w:p w14:paraId="3CFDA1B4" w14:textId="023E61D6" w:rsidR="00960689" w:rsidRDefault="00960689" w:rsidP="000C7168">
            <w:pPr>
              <w:jc w:val="both"/>
            </w:pPr>
            <w:r>
              <w:rPr>
                <w:noProof/>
                <w:lang w:eastAsia="zh-CN"/>
              </w:rPr>
              <w:lastRenderedPageBreak/>
              <w:drawing>
                <wp:inline distT="0" distB="0" distL="0" distR="0" wp14:anchorId="2E3BF3E8" wp14:editId="4D08E8B8">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tc>
      </w:tr>
      <w:tr w:rsidR="00960689" w14:paraId="729EB4FD" w14:textId="77777777" w:rsidTr="00960689">
        <w:tc>
          <w:tcPr>
            <w:tcW w:w="9926" w:type="dxa"/>
          </w:tcPr>
          <w:p w14:paraId="228F683D" w14:textId="0764EE2D" w:rsidR="00960689" w:rsidRPr="00960689" w:rsidRDefault="00960689" w:rsidP="000C7168">
            <w:pPr>
              <w:jc w:val="both"/>
              <w:rPr>
                <w:b/>
                <w:bCs/>
              </w:rPr>
            </w:pPr>
            <w:r>
              <w:rPr>
                <w:b/>
                <w:bCs/>
              </w:rPr>
              <w:t xml:space="preserve">Figure 7. </w:t>
            </w:r>
            <w:r w:rsidRPr="00451A4B">
              <w:rPr>
                <w:b/>
                <w:bCs/>
              </w:rPr>
              <w:t>Miss to estimate the baseline or STP causes spurious LTP estimations</w:t>
            </w:r>
            <w:r>
              <w:rPr>
                <w:b/>
                <w:bCs/>
              </w:rPr>
              <w:t xml:space="preserve">. </w:t>
            </w:r>
            <w:r>
              <w:t xml:space="preserve">These plots show one example when missing estimations on baseline or STP. The postsynaptic baseline firing rate fluctuated around </w:t>
            </w:r>
            <w:proofErr w:type="gramStart"/>
            <w:r>
              <w:t>exp(</w:t>
            </w:r>
            <w:proofErr w:type="gramEnd"/>
            <w:r>
              <w:t xml:space="preserve">3) = 20 Hz, and the presynaptic firing rate fluctuated around 8Hz. The STP is depression. </w:t>
            </w:r>
            <w:r w:rsidRPr="00451A4B">
              <w:rPr>
                <w:b/>
                <w:bCs/>
              </w:rPr>
              <w:t>(A)</w:t>
            </w:r>
            <w:r>
              <w:t xml:space="preserve"> Fitting results when all three effects (baseline, LTP and STP) are estimated simultaneously. </w:t>
            </w:r>
            <w:r w:rsidRPr="00451A4B">
              <w:rPr>
                <w:b/>
                <w:bCs/>
              </w:rPr>
              <w:t>(B)</w:t>
            </w:r>
            <w:r>
              <w:t xml:space="preserve"> When we miss to estimate the baseline, the fluctuation in baseline will flow and enlarge in LTP estimation. </w:t>
            </w:r>
            <w:r w:rsidRPr="00451A4B">
              <w:rPr>
                <w:b/>
                <w:bCs/>
              </w:rPr>
              <w:t>(C)</w:t>
            </w:r>
            <w:r>
              <w:t xml:space="preserve"> Similarly, the LTP estimation will capture STP fluctuation when we miss to estimate STP.</w:t>
            </w:r>
          </w:p>
        </w:tc>
      </w:tr>
    </w:tbl>
    <w:p w14:paraId="22DDB77D" w14:textId="0CDB0795" w:rsidR="00CA2AE3" w:rsidRDefault="0052625E" w:rsidP="000C7168">
      <w:pPr>
        <w:jc w:val="both"/>
      </w:pPr>
      <w:r>
        <w:t xml:space="preserve"> </w:t>
      </w:r>
      <w:r w:rsidR="0098310B">
        <w:t xml:space="preserve"> </w:t>
      </w:r>
    </w:p>
    <w:p w14:paraId="3D13B8BE" w14:textId="49A09013" w:rsidR="008F4FC0" w:rsidRDefault="00FB3010" w:rsidP="000C7168">
      <w:pPr>
        <w:pStyle w:val="Heading2"/>
        <w:jc w:val="both"/>
      </w:pPr>
      <w:r>
        <w:t>Selection of Hyper-</w:t>
      </w:r>
      <w:r w:rsidR="00B725AA">
        <w:t xml:space="preserve">parameter </w:t>
      </w:r>
      <m:oMath>
        <m:r>
          <m:rPr>
            <m:sty m:val="bi"/>
          </m:rPr>
          <w:rPr>
            <w:rFonts w:ascii="Cambria Math" w:hAnsi="Cambria Math"/>
          </w:rPr>
          <m:t>Q</m:t>
        </m:r>
      </m:oMath>
      <w:r w:rsidR="00B725AA">
        <w:t xml:space="preserve"> in Adaptive Smoothing</w:t>
      </w:r>
    </w:p>
    <w:p w14:paraId="12AA22B2" w14:textId="77777777" w:rsidR="00D530A3" w:rsidRDefault="001F3C2B" w:rsidP="000C7168">
      <w:pPr>
        <w:jc w:val="both"/>
      </w:pPr>
      <w:r>
        <w:rPr>
          <w:lang w:eastAsia="zh-CN"/>
        </w:rPr>
        <w:t xml:space="preserve">In long-term effects (baseline and LTP) estimations, the covariance for Gaussian noise </w:t>
      </w:r>
      <m:oMath>
        <m:r>
          <m:rPr>
            <m:sty m:val="bi"/>
          </m:rPr>
          <w:rPr>
            <w:rFonts w:ascii="Cambria Math" w:hAnsi="Cambria Math"/>
            <w:lang w:eastAsia="zh-CN"/>
          </w:rPr>
          <m:t>Q</m:t>
        </m:r>
      </m:oMath>
      <w:r>
        <w:rPr>
          <w:lang w:eastAsia="zh-CN"/>
        </w:rPr>
        <w:t xml:space="preserve"> defines the time scales for tracking. If </w:t>
      </w:r>
      <m:oMath>
        <m:r>
          <m:rPr>
            <m:sty m:val="bi"/>
          </m:rPr>
          <w:rPr>
            <w:rFonts w:ascii="Cambria Math" w:hAnsi="Cambria Math"/>
            <w:lang w:eastAsia="zh-CN"/>
          </w:rPr>
          <m:t>Q</m:t>
        </m:r>
      </m:oMath>
      <w:r>
        <w:rPr>
          <w:lang w:eastAsia="zh-CN"/>
        </w:rPr>
        <w:t xml:space="preserve"> is too small, the estimations are oversmoothed; if </w:t>
      </w:r>
      <m:oMath>
        <m:r>
          <m:rPr>
            <m:sty m:val="bi"/>
          </m:rPr>
          <w:rPr>
            <w:rFonts w:ascii="Cambria Math" w:hAnsi="Cambria Math"/>
            <w:lang w:eastAsia="zh-CN"/>
          </w:rPr>
          <m:t>Q</m:t>
        </m:r>
      </m:oMath>
      <w:r>
        <w:rPr>
          <w:lang w:eastAsia="zh-CN"/>
        </w:rPr>
        <w:t xml:space="preserve"> is too large, the estimations are noisy. Here, we estimated the hyper-parameter </w:t>
      </w:r>
      <m:oMath>
        <m:r>
          <m:rPr>
            <m:sty m:val="bi"/>
          </m:rPr>
          <w:rPr>
            <w:rFonts w:ascii="Cambria Math" w:hAnsi="Cambria Math"/>
            <w:lang w:eastAsia="zh-CN"/>
          </w:rPr>
          <m:t>Q</m:t>
        </m:r>
      </m:oMath>
      <w:r>
        <w:rPr>
          <w:lang w:eastAsia="zh-CN"/>
        </w:rPr>
        <w:t xml:space="preserve"> by maximizing the prediction likelihood (See details in method). The first two panels in figure 8 (A and B) show one example</w:t>
      </w:r>
      <w:r w:rsidR="004F2C73">
        <w:rPr>
          <w:lang w:eastAsia="zh-CN"/>
        </w:rPr>
        <w:t xml:space="preserve">. Both baseline and LTP have Gaussian noise with variance be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4F2C73">
        <w:t>. Besides doing full 2D optimization (bounded gradient descent in this example), 1D approximated optimization results are also shown in the plot.</w:t>
      </w:r>
      <w:r w:rsidR="00D91032">
        <w:t xml:space="preserve"> The slices of prediction log-likelihood show that </w:t>
      </w:r>
      <m:oMath>
        <m:r>
          <w:rPr>
            <w:rFonts w:ascii="Cambria Math" w:hAnsi="Cambria Math"/>
          </w:rPr>
          <m:t>Q</m:t>
        </m:r>
      </m:oMath>
      <w:r w:rsidR="00D91032">
        <w:rPr>
          <w:bCs/>
        </w:rPr>
        <w:t xml:space="preserve"> for baseline has large influence on LTP likelihood, but baseline likelihoods are nearly the same under different </w:t>
      </w:r>
      <m:oMath>
        <m:r>
          <w:rPr>
            <w:rFonts w:ascii="Cambria Math" w:hAnsi="Cambria Math"/>
          </w:rPr>
          <m:t>Q</m:t>
        </m:r>
      </m:oMath>
      <w:r w:rsidR="00D91032">
        <w:rPr>
          <w:bCs/>
        </w:rPr>
        <w:t xml:space="preserve"> for LTP.</w:t>
      </w:r>
      <w:r w:rsidR="00D91032">
        <w:t xml:space="preserve"> This shows that 1D approximation is appropriate.</w:t>
      </w:r>
      <w:r w:rsidR="00D530A3">
        <w:t xml:space="preserve"> As shown in this example,</w:t>
      </w:r>
      <w:r w:rsidR="00D91032">
        <w:t xml:space="preserve"> </w:t>
      </w:r>
      <w:r w:rsidR="00D530A3">
        <w:t>t</w:t>
      </w:r>
      <w:r w:rsidR="00D91032">
        <w:t>he</w:t>
      </w:r>
      <w:r w:rsidR="004F2C73">
        <w:t xml:space="preserve"> 2D optimization and 1D approximation give similar results, and they are all close to true </w:t>
      </w:r>
      <m:oMath>
        <m:r>
          <m:rPr>
            <m:sty m:val="bi"/>
          </m:rPr>
          <w:rPr>
            <w:rFonts w:ascii="Cambria Math" w:hAnsi="Cambria Math"/>
          </w:rPr>
          <m:t>Q</m:t>
        </m:r>
      </m:oMath>
      <w:r w:rsidR="004F2C73">
        <w:t>.</w:t>
      </w:r>
    </w:p>
    <w:p w14:paraId="390354E6" w14:textId="09F381EE" w:rsidR="008F4FC0" w:rsidRPr="00D91032" w:rsidRDefault="004F2C73" w:rsidP="000C7168">
      <w:pPr>
        <w:jc w:val="both"/>
      </w:pPr>
      <w:r>
        <w:t xml:space="preserve">The panel at right-bottom (C) show estimation performance under different combinations of true </w:t>
      </w:r>
      <m:oMath>
        <m:r>
          <m:rPr>
            <m:sty m:val="bi"/>
          </m:rPr>
          <w:rPr>
            <w:rFonts w:ascii="Cambria Math" w:hAnsi="Cambria Math"/>
          </w:rPr>
          <m:t>Q</m:t>
        </m:r>
      </m:oMath>
      <w:r>
        <w:rPr>
          <w:bCs/>
        </w:rPr>
        <w:t xml:space="preserve">. Overall, the estimation of </w:t>
      </w:r>
      <m:oMath>
        <m:r>
          <w:rPr>
            <w:rFonts w:ascii="Cambria Math" w:hAnsi="Cambria Math"/>
          </w:rPr>
          <m:t>Q</m:t>
        </m:r>
      </m:oMath>
      <w:r>
        <w:rPr>
          <w:bCs/>
        </w:rPr>
        <w:t xml:space="preserve"> for baseline is better than that for LTP, since LTP</w:t>
      </w:r>
      <w:r w:rsidR="00D375A1">
        <w:rPr>
          <w:bCs/>
        </w:rPr>
        <w:t xml:space="preserve"> fluctuations are shrink by small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D375A1">
        <w:t xml:space="preserve"> in the model. The observed time length is 10min for quick </w:t>
      </w:r>
      <w:r w:rsidR="00CC70C3">
        <w:t>simulations</w:t>
      </w:r>
      <w:r w:rsidR="00D530A3">
        <w:t>.</w:t>
      </w:r>
      <w:r w:rsidR="00D375A1">
        <w:t xml:space="preserve"> </w:t>
      </w:r>
      <w:r w:rsidR="00CC70C3">
        <w:t>Generally, t</w:t>
      </w:r>
      <w:r w:rsidR="00D375A1">
        <w:t>he longer the recording time, the more accurate the estimation is.</w:t>
      </w:r>
    </w:p>
    <w:p w14:paraId="64F57620" w14:textId="77777777" w:rsidR="00046BE1" w:rsidRDefault="00046BE1" w:rsidP="000C7168">
      <w:pPr>
        <w:jc w:val="both"/>
        <w:rPr>
          <w:lang w:eastAsia="zh-CN"/>
        </w:rPr>
      </w:pPr>
    </w:p>
    <w:tbl>
      <w:tblPr>
        <w:tblStyle w:val="TableGrid"/>
        <w:tblW w:w="0" w:type="auto"/>
        <w:tblLook w:val="04A0" w:firstRow="1" w:lastRow="0" w:firstColumn="1" w:lastColumn="0" w:noHBand="0" w:noVBand="1"/>
      </w:tblPr>
      <w:tblGrid>
        <w:gridCol w:w="9926"/>
      </w:tblGrid>
      <w:tr w:rsidR="00960689" w14:paraId="38293BA7" w14:textId="77777777" w:rsidTr="00960689">
        <w:tc>
          <w:tcPr>
            <w:tcW w:w="9926" w:type="dxa"/>
          </w:tcPr>
          <w:p w14:paraId="52844A75" w14:textId="3610FAD0" w:rsidR="00960689" w:rsidRDefault="00960689" w:rsidP="000C7168">
            <w:pPr>
              <w:jc w:val="both"/>
            </w:pPr>
            <w:del w:id="196" w:author="Ganchao Wei" w:date="2020-12-15T08:25:00Z">
              <w:r w:rsidDel="00AF1579">
                <w:rPr>
                  <w:noProof/>
                  <w:lang w:eastAsia="zh-CN"/>
                </w:rPr>
                <w:lastRenderedPageBreak/>
                <w:drawing>
                  <wp:inline distT="0" distB="0" distL="0" distR="0" wp14:anchorId="78A4A5CC" wp14:editId="23763FC8">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del>
            <w:ins w:id="197" w:author="Ganchao Wei" w:date="2020-12-15T08:25:00Z">
              <w:r w:rsidR="00AF1579">
                <w:rPr>
                  <w:noProof/>
                </w:rPr>
                <w:drawing>
                  <wp:inline distT="0" distB="0" distL="0" distR="0" wp14:anchorId="01AE3B2C" wp14:editId="27CC5BCC">
                    <wp:extent cx="6213231" cy="31964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8531" cy="3199193"/>
                            </a:xfrm>
                            <a:prstGeom prst="rect">
                              <a:avLst/>
                            </a:prstGeom>
                            <a:noFill/>
                            <a:ln>
                              <a:noFill/>
                            </a:ln>
                          </pic:spPr>
                        </pic:pic>
                      </a:graphicData>
                    </a:graphic>
                  </wp:inline>
                </w:drawing>
              </w:r>
            </w:ins>
          </w:p>
        </w:tc>
      </w:tr>
      <w:tr w:rsidR="00960689" w14:paraId="237032A7" w14:textId="77777777" w:rsidTr="00960689">
        <w:tc>
          <w:tcPr>
            <w:tcW w:w="9926" w:type="dxa"/>
          </w:tcPr>
          <w:p w14:paraId="20E244A5" w14:textId="3516C1C8"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The heatmap shows prediction log-likelihood under different </w:t>
            </w:r>
            <m:oMath>
              <m:r>
                <m:rPr>
                  <m:sty m:val="bi"/>
                </m:rPr>
                <w:rPr>
                  <w:rFonts w:ascii="Cambria Math" w:hAnsi="Cambria Math"/>
                </w:rPr>
                <m:t>Q</m:t>
              </m:r>
            </m:oMath>
            <w:r>
              <w:t xml:space="preserve">. The red upward-pointing triangle and dashed lines represent true </w:t>
            </w:r>
            <m:oMath>
              <m:r>
                <m:rPr>
                  <m:sty m:val="bi"/>
                </m:rPr>
                <w:rPr>
                  <w:rFonts w:ascii="Cambria Math" w:hAnsi="Cambria Math"/>
                </w:rPr>
                <m:t>Q</m:t>
              </m:r>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=Diag(8.9×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=Diag(2.3×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The one-dimensional</w:t>
            </w:r>
            <w:r w:rsidR="00025D9F">
              <w:t xml:space="preserve"> approximated</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shown in blue downward-pointing triangle. The slices of prediction log-likelihood for LTP and baseline is shown </w:t>
            </w:r>
            <w:r w:rsidR="00D91032">
              <w:t>besides</w:t>
            </w:r>
            <w:r>
              <w:t xml:space="preserve"> the heatmap</w:t>
            </w:r>
            <w:r w:rsidR="00357562">
              <w:t>.</w:t>
            </w:r>
            <w:r>
              <w:t xml:space="preserve"> </w:t>
            </w:r>
            <w:r w:rsidRPr="003E6976">
              <w:rPr>
                <w:b/>
                <w:bCs/>
              </w:rPr>
              <w:t>(B)</w:t>
            </w:r>
            <w:r>
              <w:t xml:space="preserve"> Corresponding fitted baselines and LTPs, for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When </w:t>
            </w:r>
            <m:oMath>
              <m:r>
                <m:rPr>
                  <m:sty m:val="bi"/>
                </m:rPr>
                <w:rPr>
                  <w:rFonts w:ascii="Cambria Math" w:hAnsi="Cambria Math"/>
                </w:rPr>
                <m:t>Q</m:t>
              </m:r>
            </m:oMath>
            <w:r>
              <w:t xml:space="preserve"> is too small, the estimations are over-smoothed; when </w:t>
            </w:r>
            <m:oMath>
              <m:r>
                <m:rPr>
                  <m:sty m:val="bi"/>
                </m:rPr>
                <w:rPr>
                  <w:rFonts w:ascii="Cambria Math" w:hAnsi="Cambria Math"/>
                </w:rPr>
                <m:t>Q</m:t>
              </m:r>
            </m:oMath>
            <w:r>
              <w:t xml:space="preserve"> is too large, the estimations are too noisy. </w:t>
            </w:r>
            <w:r w:rsidRPr="00D06363">
              <w:rPr>
                <w:b/>
                <w:bCs/>
              </w:rPr>
              <w:t>(C)</w:t>
            </w:r>
            <w:r>
              <w:t xml:space="preserve"> The performance of MLE (2D) under different combinations of true </w:t>
            </w:r>
            <m:oMath>
              <m:r>
                <m:rPr>
                  <m:sty m:val="bi"/>
                </m:rPr>
                <w:rPr>
                  <w:rFonts w:ascii="Cambria Math" w:hAnsi="Cambria Math"/>
                </w:rPr>
                <m:t>Q</m:t>
              </m:r>
            </m:oMath>
            <w:r>
              <w:t>, shown by plotting MLE values against true values. Each combination has 5 replicates. The simulated recording time length</w:t>
            </w:r>
            <w:r w:rsidR="00357562">
              <w:t>s</w:t>
            </w:r>
            <w:r>
              <w:t xml:space="preserve"> are 10 min</w:t>
            </w:r>
            <w:r w:rsidR="00CC70C3">
              <w:t xml:space="preserve"> in panel C</w:t>
            </w:r>
            <w:r>
              <w:t>.</w:t>
            </w:r>
          </w:p>
        </w:tc>
      </w:tr>
    </w:tbl>
    <w:p w14:paraId="7A6241A2" w14:textId="77777777" w:rsidR="00836D1D" w:rsidRDefault="00836D1D" w:rsidP="000C7168">
      <w:pPr>
        <w:jc w:val="both"/>
      </w:pPr>
    </w:p>
    <w:p w14:paraId="47A9075D" w14:textId="6448C3D1" w:rsidR="000361CA" w:rsidRDefault="00975073" w:rsidP="000C7168">
      <w:pPr>
        <w:pStyle w:val="Heading1"/>
        <w:jc w:val="both"/>
      </w:pPr>
      <w:r>
        <w:t xml:space="preserve">4 </w:t>
      </w:r>
      <w:r w:rsidR="000361CA">
        <w:t>Discussion</w:t>
      </w:r>
    </w:p>
    <w:p w14:paraId="4DF74AB6" w14:textId="6A6DB300" w:rsidR="00744123" w:rsidRDefault="00AD0111" w:rsidP="000C7168">
      <w:pPr>
        <w:jc w:val="both"/>
      </w:pPr>
      <w:r>
        <w:t xml:space="preserve">Here we examined a statistical model that aims to model short- and long-term synaptic changes simultaneously. </w:t>
      </w:r>
      <w:r w:rsidR="00FC38B5">
        <w:t xml:space="preserve">By simulation examples, we show that our model can successfully recover time-varying synaptic weights for both excitatory and inhibitory synapses with a variety of STPs and LTPs, within reasonable range of pre- and post-synaptic firing rates. </w:t>
      </w:r>
      <w:r w:rsidR="00744123">
        <w: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i.e. 2D MLE and 1D approximation, to choose </w:t>
      </w:r>
      <w:r w:rsidR="00D33F75">
        <w:t xml:space="preserve">the </w:t>
      </w:r>
      <w:r w:rsidR="00744123">
        <w:t>appropriate hyper-parameters in adaptive smoothing.</w:t>
      </w:r>
    </w:p>
    <w:p w14:paraId="023EE9CD" w14:textId="291E55AC" w:rsidR="006E55BF" w:rsidRDefault="00744123" w:rsidP="00623F09">
      <w:pPr>
        <w:jc w:val="both"/>
      </w:pPr>
      <w:r>
        <w:t>In GLMs, omitted variables</w:t>
      </w:r>
      <w:r w:rsidR="00623F09">
        <w:t xml:space="preserve"> can result in biased parameter estimates for the effect that are included in the model</w:t>
      </w:r>
      <w:r w:rsidR="00623F09">
        <w:fldChar w:fldCharType="begin" w:fldLock="1"/>
      </w:r>
      <w:r w:rsidR="006D79F1">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18&lt;/sup&gt;","plainTextFormattedCitation":"18","previouslyFormattedCitation":"&lt;sup&gt;18&lt;/sup&gt;"},"properties":{"noteIndex":0},"schema":"https://github.com/citation-style-language/schema/raw/master/csl-citation.json"}</w:instrText>
      </w:r>
      <w:r w:rsidR="00623F09">
        <w:fldChar w:fldCharType="separate"/>
      </w:r>
      <w:r w:rsidR="00FB3229" w:rsidRPr="00FB3229">
        <w:rPr>
          <w:noProof/>
          <w:vertAlign w:val="superscript"/>
        </w:rPr>
        <w:t>18</w:t>
      </w:r>
      <w:r w:rsidR="00623F09">
        <w:fldChar w:fldCharType="end"/>
      </w:r>
      <w:r w:rsidR="00623F09">
        <w:t>. Some previous research for synaptic strength inference had tried to tackle this problem by including postsynaptic history effects</w:t>
      </w:r>
      <w:r w:rsidR="00623F09">
        <w:fldChar w:fldCharType="begin" w:fldLock="1"/>
      </w:r>
      <w:r w:rsidR="002E04FB">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lt;sup&gt;10,11,14,22&lt;/sup&gt;","plainTextFormattedCitation":"10,11,14,22","previouslyFormattedCitation":"&lt;sup&gt;10,11,14,22&lt;/sup&gt;"},"properties":{"noteIndex":0},"schema":"https://github.com/citation-style-language/schema/raw/master/csl-citation.json"}</w:instrText>
      </w:r>
      <w:r w:rsidR="00623F09">
        <w:fldChar w:fldCharType="separate"/>
      </w:r>
      <w:r w:rsidR="002735D8" w:rsidRPr="002735D8">
        <w:rPr>
          <w:noProof/>
          <w:vertAlign w:val="superscript"/>
        </w:rPr>
        <w:t>10,11,14,22</w:t>
      </w:r>
      <w:r w:rsidR="00623F09">
        <w:fldChar w:fldCharType="end"/>
      </w:r>
      <w:r w:rsidR="00623F09">
        <w:t xml:space="preserve">. However, the postsynaptic history may not capture all effects that have impact on neural activity, and the history effects can also be biased by omitted variables. Therefore, we allow the postsynaptic baseline firing rates to be time-varying to compensate </w:t>
      </w:r>
      <w:r w:rsidR="00623F09">
        <w:lastRenderedPageBreak/>
        <w:t>for slowly varying omitted variables. By conditioning on the adaptive baseline, the inference on synaptic strengths will be unbiased.</w:t>
      </w:r>
    </w:p>
    <w:p w14:paraId="6850D25B" w14:textId="7B1C022A" w:rsidR="00C660DA" w:rsidRDefault="009D4B2C" w:rsidP="00C660DA">
      <w:pPr>
        <w:jc w:val="both"/>
      </w:pPr>
      <w:r>
        <w:t>The neurons are</w:t>
      </w:r>
      <w:r w:rsidR="002A5C5B">
        <w:t xml:space="preserve"> usually</w:t>
      </w:r>
      <w:r>
        <w:t xml:space="preserve"> connected in a network in vivo, and </w:t>
      </w:r>
      <w:r w:rsidR="002A5C5B">
        <w:t xml:space="preserve">each single neuron may receive multiple inputs from an ensemble of neurons. Some previous methods can be used to analyze the functional connectivity in this situation. Our model can also extend to multiple input cases easily. Assume there are </w:t>
      </w:r>
      <m:oMath>
        <m:r>
          <w:rPr>
            <w:rFonts w:ascii="Cambria Math" w:hAnsi="Cambria Math"/>
          </w:rPr>
          <m:t>C</m:t>
        </m:r>
      </m:oMath>
      <w:r w:rsidR="002A5C5B">
        <w:t xml:space="preserve"> presynaptic neurons, denote the synaptic plasticity and synaptic connection between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A5C5B">
        <w:t xml:space="preserve"> pre- and post-synaptic neurons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A5C5B">
        <w:t xml:space="preserve">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2A5C5B">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DF02C7">
        <w:t xml:space="preserve">. The synaptic plasticity can be further divided as LTP and STP, i.e.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DF02C7">
        <w:t xml:space="preserve">. Therefore, </w:t>
      </w:r>
      <w:r w:rsidR="00337F19">
        <w:t>we can write the conditional intensity as</w:t>
      </w:r>
      <w:r w:rsidR="002A5C5B">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337F19">
        <w:t xml:space="preserve">. By setting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ins w:id="198" w:author="Ganchao Wei" w:date="2020-12-13T10:19:00Z">
                <w:rPr>
                  <w:rFonts w:ascii="Cambria Math" w:hAnsi="Cambria Math"/>
                  <w:i/>
                </w:rPr>
              </w:ins>
            </m:ctrlPr>
          </m:sSupPr>
          <m:e>
            <m:r>
              <w:ins w:id="199" w:author="Ganchao Wei" w:date="2020-12-13T10:19:00Z">
                <w:rPr>
                  <w:rFonts w:ascii="Cambria Math" w:hAnsi="Cambria Math"/>
                </w:rPr>
                <m:t>[</m:t>
              </w:ins>
            </m:r>
            <m:sSub>
              <m:sSubPr>
                <m:ctrlPr>
                  <w:ins w:id="200" w:author="Ganchao Wei" w:date="2020-12-13T10:19:00Z">
                    <w:rPr>
                      <w:rFonts w:ascii="Cambria Math" w:hAnsi="Cambria Math"/>
                      <w:i/>
                    </w:rPr>
                  </w:ins>
                </m:ctrlPr>
              </m:sSubPr>
              <m:e>
                <m:r>
                  <w:ins w:id="201" w:author="Ganchao Wei" w:date="2020-12-13T10:19:00Z">
                    <w:rPr>
                      <w:rFonts w:ascii="Cambria Math" w:hAnsi="Cambria Math"/>
                    </w:rPr>
                    <m:t>β</m:t>
                  </w:ins>
                </m:r>
              </m:e>
              <m:sub>
                <m:r>
                  <w:ins w:id="202" w:author="Ganchao Wei" w:date="2020-12-13T10:19:00Z">
                    <w:rPr>
                      <w:rFonts w:ascii="Cambria Math" w:hAnsi="Cambria Math"/>
                    </w:rPr>
                    <m:t>0,k</m:t>
                  </w:ins>
                </m:r>
              </m:sub>
            </m:sSub>
            <m:r>
              <w:ins w:id="203" w:author="Ganchao Wei" w:date="2020-12-13T10:19:00Z">
                <w:rPr>
                  <w:rFonts w:ascii="Cambria Math" w:hAnsi="Cambria Math"/>
                </w:rPr>
                <m:t>,</m:t>
              </w:ins>
            </m:r>
            <m:sSubSup>
              <m:sSubSupPr>
                <m:ctrlPr>
                  <w:ins w:id="204" w:author="Ganchao Wei" w:date="2020-12-13T10:19:00Z">
                    <w:rPr>
                      <w:rFonts w:ascii="Cambria Math" w:hAnsi="Cambria Math"/>
                      <w:i/>
                    </w:rPr>
                  </w:ins>
                </m:ctrlPr>
              </m:sSubSupPr>
              <m:e>
                <m:r>
                  <w:ins w:id="205" w:author="Ganchao Wei" w:date="2020-12-13T10:19:00Z">
                    <w:rPr>
                      <w:rFonts w:ascii="Cambria Math" w:hAnsi="Cambria Math"/>
                    </w:rPr>
                    <m:t>w</m:t>
                  </w:ins>
                </m:r>
              </m:e>
              <m:sub>
                <m:r>
                  <w:ins w:id="206" w:author="Ganchao Wei" w:date="2020-12-13T10:19:00Z">
                    <w:rPr>
                      <w:rFonts w:ascii="Cambria Math" w:hAnsi="Cambria Math"/>
                    </w:rPr>
                    <m:t>L,k</m:t>
                  </w:ins>
                </m:r>
              </m:sub>
              <m:sup>
                <m:d>
                  <m:dPr>
                    <m:ctrlPr>
                      <w:ins w:id="207" w:author="Ganchao Wei" w:date="2020-12-13T10:19:00Z">
                        <w:rPr>
                          <w:rFonts w:ascii="Cambria Math" w:hAnsi="Cambria Math"/>
                          <w:i/>
                        </w:rPr>
                      </w:ins>
                    </m:ctrlPr>
                  </m:dPr>
                  <m:e>
                    <m:r>
                      <w:ins w:id="208" w:author="Ganchao Wei" w:date="2020-12-13T10:19:00Z">
                        <w:rPr>
                          <w:rFonts w:ascii="Cambria Math" w:hAnsi="Cambria Math"/>
                        </w:rPr>
                        <m:t>1</m:t>
                      </w:ins>
                    </m:r>
                  </m:e>
                </m:d>
              </m:sup>
            </m:sSubSup>
            <m:r>
              <w:ins w:id="209" w:author="Ganchao Wei" w:date="2020-12-13T10:19:00Z">
                <w:rPr>
                  <w:rFonts w:ascii="Cambria Math" w:hAnsi="Cambria Math"/>
                </w:rPr>
                <m:t>,…,</m:t>
              </w:ins>
            </m:r>
            <m:sSubSup>
              <m:sSubSupPr>
                <m:ctrlPr>
                  <w:ins w:id="210" w:author="Ganchao Wei" w:date="2020-12-13T10:19:00Z">
                    <w:rPr>
                      <w:rFonts w:ascii="Cambria Math" w:hAnsi="Cambria Math"/>
                      <w:i/>
                    </w:rPr>
                  </w:ins>
                </m:ctrlPr>
              </m:sSubSupPr>
              <m:e>
                <m:r>
                  <w:ins w:id="211" w:author="Ganchao Wei" w:date="2020-12-13T10:19:00Z">
                    <w:rPr>
                      <w:rFonts w:ascii="Cambria Math" w:hAnsi="Cambria Math"/>
                    </w:rPr>
                    <m:t>w</m:t>
                  </w:ins>
                </m:r>
              </m:e>
              <m:sub>
                <m:r>
                  <w:ins w:id="212" w:author="Ganchao Wei" w:date="2020-12-13T10:19:00Z">
                    <w:rPr>
                      <w:rFonts w:ascii="Cambria Math" w:hAnsi="Cambria Math"/>
                    </w:rPr>
                    <m:t>L,k</m:t>
                  </w:ins>
                </m:r>
              </m:sub>
              <m:sup>
                <m:d>
                  <m:dPr>
                    <m:ctrlPr>
                      <w:ins w:id="213" w:author="Ganchao Wei" w:date="2020-12-13T10:19:00Z">
                        <w:rPr>
                          <w:rFonts w:ascii="Cambria Math" w:hAnsi="Cambria Math"/>
                          <w:i/>
                        </w:rPr>
                      </w:ins>
                    </m:ctrlPr>
                  </m:dPr>
                  <m:e>
                    <m:r>
                      <w:ins w:id="214" w:author="Ganchao Wei" w:date="2020-12-13T10:19:00Z">
                        <w:rPr>
                          <w:rFonts w:ascii="Cambria Math" w:hAnsi="Cambria Math"/>
                        </w:rPr>
                        <m:t>C</m:t>
                      </w:ins>
                    </m:r>
                  </m:e>
                </m:d>
              </m:sup>
            </m:sSubSup>
            <m:r>
              <w:ins w:id="215" w:author="Ganchao Wei" w:date="2020-12-13T10:19:00Z">
                <w:rPr>
                  <w:rFonts w:ascii="Cambria Math" w:hAnsi="Cambria Math"/>
                </w:rPr>
                <m:t>]</m:t>
              </w:ins>
            </m:r>
          </m:e>
          <m:sup>
            <m:r>
              <w:ins w:id="216" w:author="Ganchao Wei" w:date="2020-12-13T10:19:00Z">
                <w:rPr>
                  <w:rFonts w:ascii="Cambria Math" w:hAnsi="Cambria Math"/>
                </w:rPr>
                <m:t>T</m:t>
              </w:ins>
            </m:r>
          </m:sup>
        </m:sSup>
        <m:r>
          <w:del w:id="217" w:author="Ganchao Wei" w:date="2020-12-13T10:17:00Z">
            <w:rPr>
              <w:rFonts w:ascii="Cambria Math" w:hAnsi="Cambria Math"/>
            </w:rPr>
            <m:t>(</m:t>
          </w:del>
        </m:r>
        <m:sSub>
          <m:sSubPr>
            <m:ctrlPr>
              <w:del w:id="218" w:author="Ganchao Wei" w:date="2020-12-13T10:18:00Z">
                <w:rPr>
                  <w:rFonts w:ascii="Cambria Math" w:hAnsi="Cambria Math"/>
                  <w:i/>
                </w:rPr>
              </w:del>
            </m:ctrlPr>
          </m:sSubPr>
          <m:e>
            <m:r>
              <w:del w:id="219" w:author="Ganchao Wei" w:date="2020-12-13T10:18:00Z">
                <w:rPr>
                  <w:rFonts w:ascii="Cambria Math" w:hAnsi="Cambria Math"/>
                </w:rPr>
                <m:t>β</m:t>
              </w:del>
            </m:r>
          </m:e>
          <m:sub>
            <m:r>
              <w:del w:id="220" w:author="Ganchao Wei" w:date="2020-12-13T10:18:00Z">
                <w:rPr>
                  <w:rFonts w:ascii="Cambria Math" w:hAnsi="Cambria Math"/>
                </w:rPr>
                <m:t>0,k</m:t>
              </w:del>
            </m:r>
          </m:sub>
        </m:sSub>
        <m:r>
          <w:del w:id="221" w:author="Ganchao Wei" w:date="2020-12-13T10:18:00Z">
            <w:rPr>
              <w:rFonts w:ascii="Cambria Math" w:hAnsi="Cambria Math"/>
            </w:rPr>
            <m:t xml:space="preserve">, </m:t>
          </w:del>
        </m:r>
        <m:sSubSup>
          <m:sSubSupPr>
            <m:ctrlPr>
              <w:del w:id="222" w:author="Ganchao Wei" w:date="2020-12-13T10:18:00Z">
                <w:rPr>
                  <w:rFonts w:ascii="Cambria Math" w:hAnsi="Cambria Math"/>
                  <w:i/>
                </w:rPr>
              </w:del>
            </m:ctrlPr>
          </m:sSubSupPr>
          <m:e>
            <m:r>
              <w:del w:id="223" w:author="Ganchao Wei" w:date="2020-12-13T10:18:00Z">
                <w:rPr>
                  <w:rFonts w:ascii="Cambria Math" w:hAnsi="Cambria Math"/>
                </w:rPr>
                <m:t>w</m:t>
              </w:del>
            </m:r>
          </m:e>
          <m:sub>
            <m:r>
              <w:del w:id="224" w:author="Ganchao Wei" w:date="2020-12-13T10:18:00Z">
                <w:rPr>
                  <w:rFonts w:ascii="Cambria Math" w:hAnsi="Cambria Math"/>
                </w:rPr>
                <m:t>L,k</m:t>
              </w:del>
            </m:r>
          </m:sub>
          <m:sup>
            <m:d>
              <m:dPr>
                <m:ctrlPr>
                  <w:del w:id="225" w:author="Ganchao Wei" w:date="2020-12-13T10:18:00Z">
                    <w:rPr>
                      <w:rFonts w:ascii="Cambria Math" w:hAnsi="Cambria Math"/>
                      <w:i/>
                    </w:rPr>
                  </w:del>
                </m:ctrlPr>
              </m:dPr>
              <m:e>
                <m:r>
                  <w:del w:id="226" w:author="Ganchao Wei" w:date="2020-12-13T10:18:00Z">
                    <w:rPr>
                      <w:rFonts w:ascii="Cambria Math" w:hAnsi="Cambria Math"/>
                    </w:rPr>
                    <m:t>1</m:t>
                  </w:del>
                </m:r>
              </m:e>
            </m:d>
          </m:sup>
        </m:sSubSup>
        <m:r>
          <w:del w:id="227" w:author="Ganchao Wei" w:date="2020-12-13T10:18:00Z">
            <w:rPr>
              <w:rFonts w:ascii="Cambria Math" w:hAnsi="Cambria Math"/>
            </w:rPr>
            <m:t>,…,</m:t>
          </w:del>
        </m:r>
        <m:sSubSup>
          <m:sSubSupPr>
            <m:ctrlPr>
              <w:del w:id="228" w:author="Ganchao Wei" w:date="2020-12-13T10:18:00Z">
                <w:rPr>
                  <w:rFonts w:ascii="Cambria Math" w:hAnsi="Cambria Math"/>
                  <w:i/>
                </w:rPr>
              </w:del>
            </m:ctrlPr>
          </m:sSubSupPr>
          <m:e>
            <m:r>
              <w:del w:id="229" w:author="Ganchao Wei" w:date="2020-12-13T10:18:00Z">
                <w:rPr>
                  <w:rFonts w:ascii="Cambria Math" w:hAnsi="Cambria Math"/>
                </w:rPr>
                <m:t>w</m:t>
              </w:del>
            </m:r>
          </m:e>
          <m:sub>
            <m:r>
              <w:del w:id="230" w:author="Ganchao Wei" w:date="2020-12-13T10:18:00Z">
                <w:rPr>
                  <w:rFonts w:ascii="Cambria Math" w:hAnsi="Cambria Math"/>
                </w:rPr>
                <m:t>L,k</m:t>
              </w:del>
            </m:r>
          </m:sub>
          <m:sup>
            <m:d>
              <m:dPr>
                <m:ctrlPr>
                  <w:del w:id="231" w:author="Ganchao Wei" w:date="2020-12-13T10:18:00Z">
                    <w:rPr>
                      <w:rFonts w:ascii="Cambria Math" w:hAnsi="Cambria Math"/>
                      <w:i/>
                    </w:rPr>
                  </w:del>
                </m:ctrlPr>
              </m:dPr>
              <m:e>
                <m:r>
                  <w:del w:id="232" w:author="Ganchao Wei" w:date="2020-12-13T10:18:00Z">
                    <w:rPr>
                      <w:rFonts w:ascii="Cambria Math" w:hAnsi="Cambria Math"/>
                    </w:rPr>
                    <m:t>C</m:t>
                  </w:del>
                </m:r>
              </m:e>
            </m:d>
          </m:sup>
        </m:sSubSup>
        <m:r>
          <w:del w:id="233" w:author="Ganchao Wei" w:date="2020-12-13T10:18:00Z">
            <w:rPr>
              <w:rFonts w:ascii="Cambria Math" w:hAnsi="Cambria Math"/>
            </w:rPr>
            <m:t>)'</m:t>
          </w:del>
        </m:r>
      </m:oMath>
      <w:r w:rsidR="00337F19">
        <w:t xml:space="preserve"> and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ins w:id="234" w:author="Ganchao Wei" w:date="2020-12-13T10:20:00Z">
                <w:rPr>
                  <w:rFonts w:ascii="Cambria Math" w:hAnsi="Cambria Math"/>
                  <w:i/>
                </w:rPr>
              </w:ins>
            </m:ctrlPr>
          </m:sSupPr>
          <m:e>
            <m:r>
              <w:ins w:id="235" w:author="Ganchao Wei" w:date="2020-12-13T10:20:00Z">
                <w:rPr>
                  <w:rFonts w:ascii="Cambria Math" w:hAnsi="Cambria Math"/>
                </w:rPr>
                <m:t xml:space="preserve">[1, </m:t>
              </w:ins>
            </m:r>
            <m:sSubSup>
              <m:sSubSupPr>
                <m:ctrlPr>
                  <w:ins w:id="236" w:author="Ganchao Wei" w:date="2020-12-13T10:20:00Z">
                    <w:rPr>
                      <w:rFonts w:ascii="Cambria Math" w:hAnsi="Cambria Math"/>
                      <w:i/>
                    </w:rPr>
                  </w:ins>
                </m:ctrlPr>
              </m:sSubSupPr>
              <m:e>
                <m:r>
                  <w:ins w:id="237" w:author="Ganchao Wei" w:date="2020-12-13T10:20:00Z">
                    <w:rPr>
                      <w:rFonts w:ascii="Cambria Math" w:hAnsi="Cambria Math"/>
                    </w:rPr>
                    <m:t>w</m:t>
                  </w:ins>
                </m:r>
              </m:e>
              <m:sub>
                <m:r>
                  <w:ins w:id="238" w:author="Ganchao Wei" w:date="2020-12-13T10:20:00Z">
                    <w:rPr>
                      <w:rFonts w:ascii="Cambria Math" w:hAnsi="Cambria Math"/>
                    </w:rPr>
                    <m:t>S,k</m:t>
                  </w:ins>
                </m:r>
              </m:sub>
              <m:sup>
                <m:r>
                  <w:ins w:id="239" w:author="Ganchao Wei" w:date="2020-12-13T10:20:00Z">
                    <w:rPr>
                      <w:rFonts w:ascii="Cambria Math" w:hAnsi="Cambria Math"/>
                    </w:rPr>
                    <m:t>(1)</m:t>
                  </w:ins>
                </m:r>
              </m:sup>
            </m:sSubSup>
            <m:sSubSup>
              <m:sSubSupPr>
                <m:ctrlPr>
                  <w:ins w:id="240" w:author="Ganchao Wei" w:date="2020-12-13T10:20:00Z">
                    <w:rPr>
                      <w:rFonts w:ascii="Cambria Math" w:hAnsi="Cambria Math"/>
                      <w:i/>
                    </w:rPr>
                  </w:ins>
                </m:ctrlPr>
              </m:sSubSupPr>
              <m:e>
                <m:r>
                  <w:ins w:id="241" w:author="Ganchao Wei" w:date="2020-12-13T10:20:00Z">
                    <w:rPr>
                      <w:rFonts w:ascii="Cambria Math" w:hAnsi="Cambria Math"/>
                    </w:rPr>
                    <m:t>x</m:t>
                  </w:ins>
                </m:r>
              </m:e>
              <m:sub>
                <m:r>
                  <w:ins w:id="242" w:author="Ganchao Wei" w:date="2020-12-13T10:20:00Z">
                    <w:rPr>
                      <w:rFonts w:ascii="Cambria Math" w:hAnsi="Cambria Math"/>
                    </w:rPr>
                    <m:t>k</m:t>
                  </w:ins>
                </m:r>
              </m:sub>
              <m:sup>
                <m:r>
                  <w:ins w:id="243" w:author="Ganchao Wei" w:date="2020-12-13T10:20:00Z">
                    <w:rPr>
                      <w:rFonts w:ascii="Cambria Math" w:hAnsi="Cambria Math"/>
                    </w:rPr>
                    <m:t>(1)</m:t>
                  </w:ins>
                </m:r>
              </m:sup>
            </m:sSubSup>
            <m:r>
              <w:ins w:id="244" w:author="Ganchao Wei" w:date="2020-12-13T10:20:00Z">
                <w:rPr>
                  <w:rFonts w:ascii="Cambria Math" w:hAnsi="Cambria Math"/>
                </w:rPr>
                <m:t>,…,</m:t>
              </w:ins>
            </m:r>
            <m:sSubSup>
              <m:sSubSupPr>
                <m:ctrlPr>
                  <w:ins w:id="245" w:author="Ganchao Wei" w:date="2020-12-13T10:20:00Z">
                    <w:rPr>
                      <w:rFonts w:ascii="Cambria Math" w:hAnsi="Cambria Math"/>
                      <w:i/>
                    </w:rPr>
                  </w:ins>
                </m:ctrlPr>
              </m:sSubSupPr>
              <m:e>
                <m:r>
                  <w:ins w:id="246" w:author="Ganchao Wei" w:date="2020-12-13T10:20:00Z">
                    <w:rPr>
                      <w:rFonts w:ascii="Cambria Math" w:hAnsi="Cambria Math"/>
                    </w:rPr>
                    <m:t>w</m:t>
                  </w:ins>
                </m:r>
              </m:e>
              <m:sub>
                <m:r>
                  <w:ins w:id="247" w:author="Ganchao Wei" w:date="2020-12-13T10:20:00Z">
                    <w:rPr>
                      <w:rFonts w:ascii="Cambria Math" w:hAnsi="Cambria Math"/>
                    </w:rPr>
                    <m:t>S,k</m:t>
                  </w:ins>
                </m:r>
              </m:sub>
              <m:sup>
                <m:r>
                  <w:ins w:id="248" w:author="Ganchao Wei" w:date="2020-12-13T10:20:00Z">
                    <w:rPr>
                      <w:rFonts w:ascii="Cambria Math" w:hAnsi="Cambria Math"/>
                    </w:rPr>
                    <m:t>(C)</m:t>
                  </w:ins>
                </m:r>
              </m:sup>
            </m:sSubSup>
            <m:sSubSup>
              <m:sSubSupPr>
                <m:ctrlPr>
                  <w:ins w:id="249" w:author="Ganchao Wei" w:date="2020-12-13T10:20:00Z">
                    <w:rPr>
                      <w:rFonts w:ascii="Cambria Math" w:hAnsi="Cambria Math"/>
                      <w:i/>
                    </w:rPr>
                  </w:ins>
                </m:ctrlPr>
              </m:sSubSupPr>
              <m:e>
                <m:r>
                  <w:ins w:id="250" w:author="Ganchao Wei" w:date="2020-12-13T10:20:00Z">
                    <w:rPr>
                      <w:rFonts w:ascii="Cambria Math" w:hAnsi="Cambria Math"/>
                    </w:rPr>
                    <m:t>x</m:t>
                  </w:ins>
                </m:r>
              </m:e>
              <m:sub>
                <m:r>
                  <w:ins w:id="251" w:author="Ganchao Wei" w:date="2020-12-13T10:20:00Z">
                    <w:rPr>
                      <w:rFonts w:ascii="Cambria Math" w:hAnsi="Cambria Math"/>
                    </w:rPr>
                    <m:t>k</m:t>
                  </w:ins>
                </m:r>
              </m:sub>
              <m:sup>
                <m:r>
                  <w:ins w:id="252" w:author="Ganchao Wei" w:date="2020-12-13T10:20:00Z">
                    <w:rPr>
                      <w:rFonts w:ascii="Cambria Math" w:hAnsi="Cambria Math"/>
                    </w:rPr>
                    <m:t>(C)</m:t>
                  </w:ins>
                </m:r>
              </m:sup>
            </m:sSubSup>
            <m:r>
              <w:ins w:id="253" w:author="Ganchao Wei" w:date="2020-12-13T10:20:00Z">
                <w:rPr>
                  <w:rFonts w:ascii="Cambria Math" w:hAnsi="Cambria Math"/>
                </w:rPr>
                <m:t>]</m:t>
              </w:ins>
            </m:r>
          </m:e>
          <m:sup>
            <m:r>
              <w:ins w:id="254" w:author="Ganchao Wei" w:date="2020-12-13T10:20:00Z">
                <w:rPr>
                  <w:rFonts w:ascii="Cambria Math" w:hAnsi="Cambria Math"/>
                </w:rPr>
                <m:t>T</m:t>
              </w:ins>
            </m:r>
          </m:sup>
        </m:sSup>
        <m:sSup>
          <m:sSupPr>
            <m:ctrlPr>
              <w:del w:id="255" w:author="Ganchao Wei" w:date="2020-12-13T10:20:00Z">
                <w:rPr>
                  <w:rFonts w:ascii="Cambria Math" w:hAnsi="Cambria Math"/>
                  <w:i/>
                </w:rPr>
              </w:del>
            </m:ctrlPr>
          </m:sSupPr>
          <m:e>
            <m:d>
              <m:dPr>
                <m:ctrlPr>
                  <w:del w:id="256" w:author="Ganchao Wei" w:date="2020-12-13T10:20:00Z">
                    <w:rPr>
                      <w:rFonts w:ascii="Cambria Math" w:hAnsi="Cambria Math"/>
                      <w:i/>
                    </w:rPr>
                  </w:del>
                </m:ctrlPr>
              </m:dPr>
              <m:e>
                <m:r>
                  <w:del w:id="257" w:author="Ganchao Wei" w:date="2020-12-13T10:20:00Z">
                    <w:rPr>
                      <w:rFonts w:ascii="Cambria Math" w:hAnsi="Cambria Math"/>
                    </w:rPr>
                    <m:t xml:space="preserve">1, </m:t>
                  </w:del>
                </m:r>
                <m:sSubSup>
                  <m:sSubSupPr>
                    <m:ctrlPr>
                      <w:del w:id="258" w:author="Ganchao Wei" w:date="2020-12-13T10:20:00Z">
                        <w:rPr>
                          <w:rFonts w:ascii="Cambria Math" w:hAnsi="Cambria Math"/>
                          <w:i/>
                        </w:rPr>
                      </w:del>
                    </m:ctrlPr>
                  </m:sSubSupPr>
                  <m:e>
                    <m:r>
                      <w:del w:id="259" w:author="Ganchao Wei" w:date="2020-12-13T10:20:00Z">
                        <w:rPr>
                          <w:rFonts w:ascii="Cambria Math" w:hAnsi="Cambria Math"/>
                        </w:rPr>
                        <m:t>w</m:t>
                      </w:del>
                    </m:r>
                  </m:e>
                  <m:sub>
                    <m:r>
                      <w:del w:id="260" w:author="Ganchao Wei" w:date="2020-12-13T10:20:00Z">
                        <w:rPr>
                          <w:rFonts w:ascii="Cambria Math" w:hAnsi="Cambria Math"/>
                        </w:rPr>
                        <m:t>S,k</m:t>
                      </w:del>
                    </m:r>
                  </m:sub>
                  <m:sup>
                    <m:r>
                      <w:del w:id="261" w:author="Ganchao Wei" w:date="2020-12-13T10:20:00Z">
                        <w:rPr>
                          <w:rFonts w:ascii="Cambria Math" w:hAnsi="Cambria Math"/>
                        </w:rPr>
                        <m:t>(1)</m:t>
                      </w:del>
                    </m:r>
                  </m:sup>
                </m:sSubSup>
                <m:sSubSup>
                  <m:sSubSupPr>
                    <m:ctrlPr>
                      <w:del w:id="262" w:author="Ganchao Wei" w:date="2020-12-13T10:20:00Z">
                        <w:rPr>
                          <w:rFonts w:ascii="Cambria Math" w:hAnsi="Cambria Math"/>
                          <w:i/>
                        </w:rPr>
                      </w:del>
                    </m:ctrlPr>
                  </m:sSubSupPr>
                  <m:e>
                    <m:r>
                      <w:del w:id="263" w:author="Ganchao Wei" w:date="2020-12-13T10:20:00Z">
                        <w:rPr>
                          <w:rFonts w:ascii="Cambria Math" w:hAnsi="Cambria Math"/>
                        </w:rPr>
                        <m:t>x</m:t>
                      </w:del>
                    </m:r>
                  </m:e>
                  <m:sub>
                    <m:r>
                      <w:del w:id="264" w:author="Ganchao Wei" w:date="2020-12-13T10:20:00Z">
                        <w:rPr>
                          <w:rFonts w:ascii="Cambria Math" w:hAnsi="Cambria Math"/>
                        </w:rPr>
                        <m:t>k</m:t>
                      </w:del>
                    </m:r>
                  </m:sub>
                  <m:sup>
                    <m:r>
                      <w:del w:id="265" w:author="Ganchao Wei" w:date="2020-12-13T10:20:00Z">
                        <w:rPr>
                          <w:rFonts w:ascii="Cambria Math" w:hAnsi="Cambria Math"/>
                        </w:rPr>
                        <m:t>(1)</m:t>
                      </w:del>
                    </m:r>
                  </m:sup>
                </m:sSubSup>
                <m:r>
                  <w:del w:id="266" w:author="Ganchao Wei" w:date="2020-12-13T10:20:00Z">
                    <w:rPr>
                      <w:rFonts w:ascii="Cambria Math" w:hAnsi="Cambria Math"/>
                    </w:rPr>
                    <m:t>,…,</m:t>
                  </w:del>
                </m:r>
                <m:sSubSup>
                  <m:sSubSupPr>
                    <m:ctrlPr>
                      <w:del w:id="267" w:author="Ganchao Wei" w:date="2020-12-13T10:20:00Z">
                        <w:rPr>
                          <w:rFonts w:ascii="Cambria Math" w:hAnsi="Cambria Math"/>
                          <w:i/>
                        </w:rPr>
                      </w:del>
                    </m:ctrlPr>
                  </m:sSubSupPr>
                  <m:e>
                    <m:r>
                      <w:del w:id="268" w:author="Ganchao Wei" w:date="2020-12-13T10:20:00Z">
                        <w:rPr>
                          <w:rFonts w:ascii="Cambria Math" w:hAnsi="Cambria Math"/>
                        </w:rPr>
                        <m:t>w</m:t>
                      </w:del>
                    </m:r>
                  </m:e>
                  <m:sub>
                    <m:r>
                      <w:del w:id="269" w:author="Ganchao Wei" w:date="2020-12-13T10:20:00Z">
                        <w:rPr>
                          <w:rFonts w:ascii="Cambria Math" w:hAnsi="Cambria Math"/>
                        </w:rPr>
                        <m:t>S,k</m:t>
                      </w:del>
                    </m:r>
                  </m:sub>
                  <m:sup>
                    <m:r>
                      <w:del w:id="270" w:author="Ganchao Wei" w:date="2020-12-13T10:20:00Z">
                        <w:rPr>
                          <w:rFonts w:ascii="Cambria Math" w:hAnsi="Cambria Math"/>
                        </w:rPr>
                        <m:t>(C)</m:t>
                      </w:del>
                    </m:r>
                  </m:sup>
                </m:sSubSup>
                <m:sSubSup>
                  <m:sSubSupPr>
                    <m:ctrlPr>
                      <w:del w:id="271" w:author="Ganchao Wei" w:date="2020-12-13T10:20:00Z">
                        <w:rPr>
                          <w:rFonts w:ascii="Cambria Math" w:hAnsi="Cambria Math"/>
                          <w:i/>
                        </w:rPr>
                      </w:del>
                    </m:ctrlPr>
                  </m:sSubSupPr>
                  <m:e>
                    <m:r>
                      <w:del w:id="272" w:author="Ganchao Wei" w:date="2020-12-13T10:20:00Z">
                        <w:rPr>
                          <w:rFonts w:ascii="Cambria Math" w:hAnsi="Cambria Math"/>
                        </w:rPr>
                        <m:t>x</m:t>
                      </w:del>
                    </m:r>
                  </m:e>
                  <m:sub>
                    <m:r>
                      <w:del w:id="273" w:author="Ganchao Wei" w:date="2020-12-13T10:20:00Z">
                        <w:rPr>
                          <w:rFonts w:ascii="Cambria Math" w:hAnsi="Cambria Math"/>
                        </w:rPr>
                        <m:t>k</m:t>
                      </w:del>
                    </m:r>
                  </m:sub>
                  <m:sup>
                    <m:r>
                      <w:del w:id="274" w:author="Ganchao Wei" w:date="2020-12-13T10:20:00Z">
                        <w:rPr>
                          <w:rFonts w:ascii="Cambria Math" w:hAnsi="Cambria Math"/>
                        </w:rPr>
                        <m:t>(C)</m:t>
                      </w:del>
                    </m:r>
                  </m:sup>
                </m:sSubSup>
              </m:e>
            </m:d>
          </m:e>
          <m:sup>
            <m:r>
              <w:del w:id="275" w:author="Ganchao Wei" w:date="2020-12-13T10:20:00Z">
                <w:rPr>
                  <w:rFonts w:ascii="Cambria Math" w:hAnsi="Cambria Math"/>
                </w:rPr>
                <m:t>'</m:t>
              </w:del>
            </m:r>
          </m:sup>
        </m:sSup>
      </m:oMath>
      <w:r w:rsidR="00C660DA">
        <w:t xml:space="preserve"> in adaptive smoothing and expanding parameter dimension for STP estimation, the model can be fitted by the same techniques.</w:t>
      </w:r>
      <w:bookmarkStart w:id="276" w:name="_Hlk54891174"/>
    </w:p>
    <w:p w14:paraId="65180E93" w14:textId="0E2E6A3B" w:rsidR="00C660DA" w:rsidRDefault="00C660DA" w:rsidP="00C660DA">
      <w:pPr>
        <w:jc w:val="both"/>
      </w:pPr>
      <w:r>
        <w:t>Several alternative statistical and biophysical models were used to describe LTP (e.g. STDP and Ca-based LTP/LTD</w:t>
      </w:r>
      <w:r>
        <w:fldChar w:fldCharType="begin" w:fldLock="1"/>
      </w:r>
      <w:r w:rsidR="002E04FB">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23&lt;/sup&gt;","plainTextFormattedCitation":"23","previouslyFormattedCitation":"&lt;sup&gt;23&lt;/sup&gt;"},"properties":{"noteIndex":0},"schema":"https://github.com/citation-style-language/schema/raw/master/csl-citation.json"}</w:instrText>
      </w:r>
      <w:r>
        <w:fldChar w:fldCharType="separate"/>
      </w:r>
      <w:r w:rsidR="002735D8" w:rsidRPr="002735D8">
        <w:rPr>
          <w:noProof/>
          <w:vertAlign w:val="superscript"/>
        </w:rPr>
        <w:t>23</w:t>
      </w:r>
      <w:r>
        <w:fldChar w:fldCharType="end"/>
      </w:r>
      <w:r>
        <w:t>) and STP (e.g. TM</w:t>
      </w:r>
      <w:r>
        <w:fldChar w:fldCharType="begin" w:fldLock="1"/>
      </w:r>
      <w:r w:rsidR="002E04FB">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lt;sup&gt;24&lt;/sup&gt;","plainTextFormattedCitation":"24","previouslyFormattedCitation":"&lt;sup&gt;24&lt;/sup&gt;"},"properties":{"noteIndex":0},"schema":"https://github.com/citation-style-language/schema/raw/master/csl-citation.json"}</w:instrText>
      </w:r>
      <w:r>
        <w:fldChar w:fldCharType="separate"/>
      </w:r>
      <w:r w:rsidR="002735D8" w:rsidRPr="002735D8">
        <w:rPr>
          <w:noProof/>
          <w:vertAlign w:val="superscript"/>
        </w:rPr>
        <w:t>24</w:t>
      </w:r>
      <w:r>
        <w:fldChar w:fldCharType="end"/>
      </w:r>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recent studies show that </w:t>
      </w:r>
      <w:r w:rsidR="000D3232">
        <w:t>STP</w:t>
      </w:r>
      <w:r w:rsidRPr="00C660DA">
        <w:t xml:space="preserve"> and </w:t>
      </w:r>
      <w:r w:rsidR="000D3232">
        <w:t>LTP can</w:t>
      </w:r>
      <w:r w:rsidRPr="00C660DA">
        <w:t xml:space="preserve"> together tune sensitive range of synaptic plasticity</w:t>
      </w:r>
      <w:r w:rsidR="000D3232">
        <w:t xml:space="preserve">, and this suggest the necessity for considering effects in different timescale at the same time.  </w:t>
      </w:r>
    </w:p>
    <w:p w14:paraId="7AF90A16" w14:textId="3ADBFB00" w:rsidR="00C76D01" w:rsidRDefault="000D3232" w:rsidP="000D3232">
      <w:pPr>
        <w:jc w:val="both"/>
        <w:rPr>
          <w:lang w:eastAsia="zh-CN"/>
        </w:rPr>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r>
        <w:fldChar w:fldCharType="begin" w:fldLock="1"/>
      </w:r>
      <w:r w:rsidR="002E04FB">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23&lt;/sup&gt;","plainTextFormattedCitation":"23","previouslyFormattedCitation":"&lt;sup&gt;23&lt;/sup&gt;"},"properties":{"noteIndex":0},"schema":"https://github.com/citation-style-language/schema/raw/master/csl-citation.json"}</w:instrText>
      </w:r>
      <w:r>
        <w:fldChar w:fldCharType="separate"/>
      </w:r>
      <w:r w:rsidR="002735D8" w:rsidRPr="002735D8">
        <w:rPr>
          <w:noProof/>
          <w:vertAlign w:val="superscript"/>
        </w:rPr>
        <w:t>23</w:t>
      </w:r>
      <w:r>
        <w:fldChar w:fldCharType="end"/>
      </w:r>
      <w:r>
        <w:t>, to make a more detailed inference.</w:t>
      </w:r>
    </w:p>
    <w:bookmarkEnd w:id="276"/>
    <w:p w14:paraId="4D2A6ECD" w14:textId="77777777" w:rsidR="00C575EE" w:rsidRPr="006E55BF" w:rsidRDefault="00C575EE" w:rsidP="000C7168">
      <w:pPr>
        <w:jc w:val="both"/>
      </w:pPr>
    </w:p>
    <w:p w14:paraId="4AADA382" w14:textId="0A6D3963" w:rsidR="00C36F3E" w:rsidRPr="00C36F3E" w:rsidRDefault="000361CA" w:rsidP="00C36F3E">
      <w:pPr>
        <w:pStyle w:val="Heading1"/>
        <w:jc w:val="both"/>
      </w:pPr>
      <w:r>
        <w:t>References</w:t>
      </w:r>
    </w:p>
    <w:p w14:paraId="29F1AF6E" w14:textId="069104EE" w:rsidR="006D79F1" w:rsidRPr="006D79F1" w:rsidRDefault="00510B75" w:rsidP="006D79F1">
      <w:pPr>
        <w:widowControl w:val="0"/>
        <w:autoSpaceDE w:val="0"/>
        <w:autoSpaceDN w:val="0"/>
        <w:adjustRightInd w:val="0"/>
        <w:spacing w:line="240" w:lineRule="auto"/>
        <w:ind w:left="640" w:hanging="640"/>
        <w:rPr>
          <w:rFonts w:cs="Open Sans"/>
          <w:noProof/>
          <w:szCs w:val="24"/>
        </w:rPr>
      </w:pPr>
      <w:r>
        <w:fldChar w:fldCharType="begin" w:fldLock="1"/>
      </w:r>
      <w:r>
        <w:instrText xml:space="preserve">ADDIN Mendeley Bibliography CSL_BIBLIOGRAPHY </w:instrText>
      </w:r>
      <w:r>
        <w:fldChar w:fldCharType="separate"/>
      </w:r>
      <w:r w:rsidR="006D79F1" w:rsidRPr="006D79F1">
        <w:rPr>
          <w:rFonts w:cs="Open Sans"/>
          <w:noProof/>
          <w:szCs w:val="24"/>
        </w:rPr>
        <w:t>1.</w:t>
      </w:r>
      <w:r w:rsidR="006D79F1" w:rsidRPr="006D79F1">
        <w:rPr>
          <w:rFonts w:cs="Open Sans"/>
          <w:noProof/>
          <w:szCs w:val="24"/>
        </w:rPr>
        <w:tab/>
        <w:t xml:space="preserve">Barthó, P. </w:t>
      </w:r>
      <w:r w:rsidR="006D79F1" w:rsidRPr="006D79F1">
        <w:rPr>
          <w:rFonts w:cs="Open Sans"/>
          <w:i/>
          <w:iCs/>
          <w:noProof/>
          <w:szCs w:val="24"/>
        </w:rPr>
        <w:t>et al.</w:t>
      </w:r>
      <w:r w:rsidR="006D79F1" w:rsidRPr="006D79F1">
        <w:rPr>
          <w:rFonts w:cs="Open Sans"/>
          <w:noProof/>
          <w:szCs w:val="24"/>
        </w:rPr>
        <w:t xml:space="preserve"> Characterization of neocortical principal cells and interneurons by network interactions and extracellular features. </w:t>
      </w:r>
      <w:r w:rsidR="006D79F1" w:rsidRPr="006D79F1">
        <w:rPr>
          <w:rFonts w:cs="Open Sans"/>
          <w:i/>
          <w:iCs/>
          <w:noProof/>
          <w:szCs w:val="24"/>
        </w:rPr>
        <w:t>J. Neurophysiol.</w:t>
      </w:r>
      <w:r w:rsidR="006D79F1" w:rsidRPr="006D79F1">
        <w:rPr>
          <w:rFonts w:cs="Open Sans"/>
          <w:noProof/>
          <w:szCs w:val="24"/>
        </w:rPr>
        <w:t xml:space="preserve"> </w:t>
      </w:r>
      <w:r w:rsidR="006D79F1" w:rsidRPr="006D79F1">
        <w:rPr>
          <w:rFonts w:cs="Open Sans"/>
          <w:b/>
          <w:bCs/>
          <w:noProof/>
          <w:szCs w:val="24"/>
        </w:rPr>
        <w:t>92</w:t>
      </w:r>
      <w:r w:rsidR="006D79F1" w:rsidRPr="006D79F1">
        <w:rPr>
          <w:rFonts w:cs="Open Sans"/>
          <w:noProof/>
          <w:szCs w:val="24"/>
        </w:rPr>
        <w:t>, 600–608 (2004).</w:t>
      </w:r>
    </w:p>
    <w:p w14:paraId="37E3D1F3"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w:t>
      </w:r>
      <w:r w:rsidRPr="006D79F1">
        <w:rPr>
          <w:rFonts w:cs="Open Sans"/>
          <w:noProof/>
          <w:szCs w:val="24"/>
        </w:rPr>
        <w:tab/>
        <w:t>Fetz, E., Toyama, K. &amp; Smith, W. Synaptic Interactions between Cortical Neurons. in 1–47 (Springer, Boston, MA, 1991). doi:10.1007/978-1-4615-6622-9_1.</w:t>
      </w:r>
    </w:p>
    <w:p w14:paraId="39FA199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3.</w:t>
      </w:r>
      <w:r w:rsidRPr="006D79F1">
        <w:rPr>
          <w:rFonts w:cs="Open Sans"/>
          <w:noProof/>
          <w:szCs w:val="24"/>
        </w:rPr>
        <w:tab/>
        <w:t xml:space="preserve">Perkel, D. H., Gerstein, G. L. &amp; Moore, G. P. Neuronal Spike Trains and Stochastic Point Processes: II. Simultaneous Spike Trains. </w:t>
      </w:r>
      <w:r w:rsidRPr="006D79F1">
        <w:rPr>
          <w:rFonts w:cs="Open Sans"/>
          <w:i/>
          <w:iCs/>
          <w:noProof/>
          <w:szCs w:val="24"/>
        </w:rPr>
        <w:t>Biophys. J.</w:t>
      </w:r>
      <w:r w:rsidRPr="006D79F1">
        <w:rPr>
          <w:rFonts w:cs="Open Sans"/>
          <w:noProof/>
          <w:szCs w:val="24"/>
        </w:rPr>
        <w:t xml:space="preserve"> </w:t>
      </w:r>
      <w:r w:rsidRPr="006D79F1">
        <w:rPr>
          <w:rFonts w:cs="Open Sans"/>
          <w:b/>
          <w:bCs/>
          <w:noProof/>
          <w:szCs w:val="24"/>
        </w:rPr>
        <w:t>7</w:t>
      </w:r>
      <w:r w:rsidRPr="006D79F1">
        <w:rPr>
          <w:rFonts w:cs="Open Sans"/>
          <w:noProof/>
          <w:szCs w:val="24"/>
        </w:rPr>
        <w:t>, 419–440 (1967).</w:t>
      </w:r>
    </w:p>
    <w:p w14:paraId="4AB4862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4.</w:t>
      </w:r>
      <w:r w:rsidRPr="006D79F1">
        <w:rPr>
          <w:rFonts w:cs="Open Sans"/>
          <w:noProof/>
          <w:szCs w:val="24"/>
        </w:rPr>
        <w:tab/>
        <w:t xml:space="preserve">Ren, N., Ito, S., Hafizi, H., Beggs, J. M. &amp; Stevenson, I. H. Model-based detection of putative synaptic connections from spike recordings with latency and type constraints. </w:t>
      </w:r>
      <w:r w:rsidRPr="006D79F1">
        <w:rPr>
          <w:rFonts w:cs="Open Sans"/>
          <w:i/>
          <w:iCs/>
          <w:noProof/>
          <w:szCs w:val="24"/>
        </w:rPr>
        <w:t>J. Neurophysiol.</w:t>
      </w:r>
      <w:r w:rsidRPr="006D79F1">
        <w:rPr>
          <w:rFonts w:cs="Open Sans"/>
          <w:noProof/>
          <w:szCs w:val="24"/>
        </w:rPr>
        <w:t xml:space="preserve"> (2020) doi:10.1152/jn.00066.2020.</w:t>
      </w:r>
    </w:p>
    <w:p w14:paraId="0A8C61C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5.</w:t>
      </w:r>
      <w:r w:rsidRPr="006D79F1">
        <w:rPr>
          <w:rFonts w:cs="Open Sans"/>
          <w:noProof/>
          <w:szCs w:val="24"/>
        </w:rPr>
        <w:tab/>
        <w:t xml:space="preserve">Kobayashi, R. </w:t>
      </w:r>
      <w:r w:rsidRPr="006D79F1">
        <w:rPr>
          <w:rFonts w:cs="Open Sans"/>
          <w:i/>
          <w:iCs/>
          <w:noProof/>
          <w:szCs w:val="24"/>
        </w:rPr>
        <w:t>et al.</w:t>
      </w:r>
      <w:r w:rsidRPr="006D79F1">
        <w:rPr>
          <w:rFonts w:cs="Open Sans"/>
          <w:noProof/>
          <w:szCs w:val="24"/>
        </w:rPr>
        <w:t xml:space="preserve"> Reconstructing neuronal circuitry from parallel spike trains. </w:t>
      </w:r>
      <w:r w:rsidRPr="006D79F1">
        <w:rPr>
          <w:rFonts w:cs="Open Sans"/>
          <w:i/>
          <w:iCs/>
          <w:noProof/>
          <w:szCs w:val="24"/>
        </w:rPr>
        <w:t>Nat. Commun.</w:t>
      </w:r>
      <w:r w:rsidRPr="006D79F1">
        <w:rPr>
          <w:rFonts w:cs="Open Sans"/>
          <w:noProof/>
          <w:szCs w:val="24"/>
        </w:rPr>
        <w:t xml:space="preserve"> </w:t>
      </w:r>
      <w:r w:rsidRPr="006D79F1">
        <w:rPr>
          <w:rFonts w:cs="Open Sans"/>
          <w:b/>
          <w:bCs/>
          <w:noProof/>
          <w:szCs w:val="24"/>
        </w:rPr>
        <w:t>10</w:t>
      </w:r>
      <w:r w:rsidRPr="006D79F1">
        <w:rPr>
          <w:rFonts w:cs="Open Sans"/>
          <w:noProof/>
          <w:szCs w:val="24"/>
        </w:rPr>
        <w:t>, 4468 (2019).</w:t>
      </w:r>
    </w:p>
    <w:p w14:paraId="468F418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6.</w:t>
      </w:r>
      <w:r w:rsidRPr="006D79F1">
        <w:rPr>
          <w:rFonts w:cs="Open Sans"/>
          <w:noProof/>
          <w:szCs w:val="24"/>
        </w:rPr>
        <w:tab/>
        <w:t xml:space="preserve">Zucker, R. S. &amp; Regehr, W. G. Short-Term Synaptic Plasticity. </w:t>
      </w:r>
      <w:r w:rsidRPr="006D79F1">
        <w:rPr>
          <w:rFonts w:cs="Open Sans"/>
          <w:i/>
          <w:iCs/>
          <w:noProof/>
          <w:szCs w:val="24"/>
        </w:rPr>
        <w:t>Annu. Rev. Physiol.</w:t>
      </w:r>
      <w:r w:rsidRPr="006D79F1">
        <w:rPr>
          <w:rFonts w:cs="Open Sans"/>
          <w:noProof/>
          <w:szCs w:val="24"/>
        </w:rPr>
        <w:t xml:space="preserve"> </w:t>
      </w:r>
      <w:r w:rsidRPr="006D79F1">
        <w:rPr>
          <w:rFonts w:cs="Open Sans"/>
          <w:b/>
          <w:bCs/>
          <w:noProof/>
          <w:szCs w:val="24"/>
        </w:rPr>
        <w:t>64</w:t>
      </w:r>
      <w:r w:rsidRPr="006D79F1">
        <w:rPr>
          <w:rFonts w:cs="Open Sans"/>
          <w:noProof/>
          <w:szCs w:val="24"/>
        </w:rPr>
        <w:t>, 355–405 (2002).</w:t>
      </w:r>
    </w:p>
    <w:p w14:paraId="00D1505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7.</w:t>
      </w:r>
      <w:r w:rsidRPr="006D79F1">
        <w:rPr>
          <w:rFonts w:cs="Open Sans"/>
          <w:noProof/>
          <w:szCs w:val="24"/>
        </w:rPr>
        <w:tab/>
        <w:t xml:space="preserve">Swadlow, H. A. &amp; Gusev, A. G. The impact of ‘bursting’ thalamic impulses at a neocortical synapse. </w:t>
      </w:r>
      <w:r w:rsidRPr="006D79F1">
        <w:rPr>
          <w:rFonts w:cs="Open Sans"/>
          <w:i/>
          <w:iCs/>
          <w:noProof/>
          <w:szCs w:val="24"/>
        </w:rPr>
        <w:t>Nat. Neurosci.</w:t>
      </w:r>
      <w:r w:rsidRPr="006D79F1">
        <w:rPr>
          <w:rFonts w:cs="Open Sans"/>
          <w:noProof/>
          <w:szCs w:val="24"/>
        </w:rPr>
        <w:t xml:space="preserve"> </w:t>
      </w:r>
      <w:r w:rsidRPr="006D79F1">
        <w:rPr>
          <w:rFonts w:cs="Open Sans"/>
          <w:b/>
          <w:bCs/>
          <w:noProof/>
          <w:szCs w:val="24"/>
        </w:rPr>
        <w:t>4</w:t>
      </w:r>
      <w:r w:rsidRPr="006D79F1">
        <w:rPr>
          <w:rFonts w:cs="Open Sans"/>
          <w:noProof/>
          <w:szCs w:val="24"/>
        </w:rPr>
        <w:t>, 402–408 (2001).</w:t>
      </w:r>
    </w:p>
    <w:p w14:paraId="7903652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lastRenderedPageBreak/>
        <w:t>8.</w:t>
      </w:r>
      <w:r w:rsidRPr="006D79F1">
        <w:rPr>
          <w:rFonts w:cs="Open Sans"/>
          <w:noProof/>
          <w:szCs w:val="24"/>
        </w:rPr>
        <w:tab/>
        <w:t xml:space="preserve">Fujisawa, S., Amarasingham, A., Harrison, M. T. &amp; Buzsáki, G. Behavior-dependent short-term assembly dynamics in the medial prefrontal cortex. </w:t>
      </w:r>
      <w:r w:rsidRPr="006D79F1">
        <w:rPr>
          <w:rFonts w:cs="Open Sans"/>
          <w:i/>
          <w:iCs/>
          <w:noProof/>
          <w:szCs w:val="24"/>
        </w:rPr>
        <w:t>Nat. Neurosci.</w:t>
      </w:r>
      <w:r w:rsidRPr="006D79F1">
        <w:rPr>
          <w:rFonts w:cs="Open Sans"/>
          <w:noProof/>
          <w:szCs w:val="24"/>
        </w:rPr>
        <w:t xml:space="preserve"> </w:t>
      </w:r>
      <w:r w:rsidRPr="006D79F1">
        <w:rPr>
          <w:rFonts w:cs="Open Sans"/>
          <w:b/>
          <w:bCs/>
          <w:noProof/>
          <w:szCs w:val="24"/>
        </w:rPr>
        <w:t>11</w:t>
      </w:r>
      <w:r w:rsidRPr="006D79F1">
        <w:rPr>
          <w:rFonts w:cs="Open Sans"/>
          <w:noProof/>
          <w:szCs w:val="24"/>
        </w:rPr>
        <w:t>, 823–833 (2008).</w:t>
      </w:r>
    </w:p>
    <w:p w14:paraId="124C83A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9.</w:t>
      </w:r>
      <w:r w:rsidRPr="006D79F1">
        <w:rPr>
          <w:rFonts w:cs="Open Sans"/>
          <w:noProof/>
          <w:szCs w:val="24"/>
        </w:rPr>
        <w:tab/>
        <w:t xml:space="preserve">Linderman, S., Stock, C. H. &amp; Adams, R. P. A framework for studying synaptic plasticity with neural spike train data. in </w:t>
      </w:r>
      <w:r w:rsidRPr="006D79F1">
        <w:rPr>
          <w:rFonts w:cs="Open Sans"/>
          <w:i/>
          <w:iCs/>
          <w:noProof/>
          <w:szCs w:val="24"/>
        </w:rPr>
        <w:t>Advances in Neural Information Processing Systems</w:t>
      </w:r>
      <w:r w:rsidRPr="006D79F1">
        <w:rPr>
          <w:rFonts w:cs="Open Sans"/>
          <w:noProof/>
          <w:szCs w:val="24"/>
        </w:rPr>
        <w:t xml:space="preserve"> (eds. Ghahramani, Z., Welling, M., Cortes, C., Lawrence, N. &amp; Weinberger, K. Q.) vol. 27 2330–2338 (Curran Associates, Inc., 2014).</w:t>
      </w:r>
    </w:p>
    <w:p w14:paraId="1C6468A1"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10.</w:t>
      </w:r>
      <w:r w:rsidRPr="006D79F1">
        <w:rPr>
          <w:rFonts w:cs="Open Sans"/>
          <w:noProof/>
          <w:szCs w:val="24"/>
        </w:rPr>
        <w:tab/>
        <w:t xml:space="preserve">Stevenson, I. H. &amp; Kording, K. Inferring spike-timing-dependent plasticity from spike train data. in </w:t>
      </w:r>
      <w:r w:rsidRPr="006D79F1">
        <w:rPr>
          <w:rFonts w:cs="Open Sans"/>
          <w:i/>
          <w:iCs/>
          <w:noProof/>
          <w:szCs w:val="24"/>
        </w:rPr>
        <w:t>Advances in Neural Information Processing Systems</w:t>
      </w:r>
      <w:r w:rsidRPr="006D79F1">
        <w:rPr>
          <w:rFonts w:cs="Open Sans"/>
          <w:noProof/>
          <w:szCs w:val="24"/>
        </w:rPr>
        <w:t xml:space="preserve"> (eds. Shawe-Taylor, J., Zemel, R. S., Bartlett, P., Pereira, F. C. N. &amp; Weinberger, K. Q.) vol. 24 (2011).</w:t>
      </w:r>
    </w:p>
    <w:p w14:paraId="530EA7BA"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11.</w:t>
      </w:r>
      <w:r w:rsidRPr="006D79F1">
        <w:rPr>
          <w:rFonts w:cs="Open Sans"/>
          <w:noProof/>
          <w:szCs w:val="24"/>
        </w:rPr>
        <w:tab/>
        <w:t xml:space="preserve">Ghanbari, A., Malyshev, A., Volgushev, M. &amp; Stevenson, I. H. Estimating short-term synaptic plasticity from pre- and postsynaptic spiking. </w:t>
      </w:r>
      <w:r w:rsidRPr="006D79F1">
        <w:rPr>
          <w:rFonts w:cs="Open Sans"/>
          <w:i/>
          <w:iCs/>
          <w:noProof/>
          <w:szCs w:val="24"/>
        </w:rPr>
        <w:t>PLOS Comput. Biol.</w:t>
      </w:r>
      <w:r w:rsidRPr="006D79F1">
        <w:rPr>
          <w:rFonts w:cs="Open Sans"/>
          <w:noProof/>
          <w:szCs w:val="24"/>
        </w:rPr>
        <w:t xml:space="preserve"> </w:t>
      </w:r>
      <w:r w:rsidRPr="006D79F1">
        <w:rPr>
          <w:rFonts w:cs="Open Sans"/>
          <w:b/>
          <w:bCs/>
          <w:noProof/>
          <w:szCs w:val="24"/>
        </w:rPr>
        <w:t>13</w:t>
      </w:r>
      <w:r w:rsidRPr="006D79F1">
        <w:rPr>
          <w:rFonts w:cs="Open Sans"/>
          <w:noProof/>
          <w:szCs w:val="24"/>
        </w:rPr>
        <w:t>, e1005738 (2017).</w:t>
      </w:r>
    </w:p>
    <w:p w14:paraId="74457018"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12.</w:t>
      </w:r>
      <w:r w:rsidRPr="006D79F1">
        <w:rPr>
          <w:rFonts w:cs="Open Sans"/>
          <w:noProof/>
          <w:szCs w:val="24"/>
        </w:rPr>
        <w:tab/>
        <w:t xml:space="preserve">English, D. F. </w:t>
      </w:r>
      <w:r w:rsidRPr="006D79F1">
        <w:rPr>
          <w:rFonts w:cs="Open Sans"/>
          <w:i/>
          <w:iCs/>
          <w:noProof/>
          <w:szCs w:val="24"/>
        </w:rPr>
        <w:t>et al.</w:t>
      </w:r>
      <w:r w:rsidRPr="006D79F1">
        <w:rPr>
          <w:rFonts w:cs="Open Sans"/>
          <w:noProof/>
          <w:szCs w:val="24"/>
        </w:rPr>
        <w:t xml:space="preserve"> Pyramidal Cell-Interneuron Circuit Architecture and Dynamics in Hippocampal Networks. </w:t>
      </w:r>
      <w:r w:rsidRPr="006D79F1">
        <w:rPr>
          <w:rFonts w:cs="Open Sans"/>
          <w:i/>
          <w:iCs/>
          <w:noProof/>
          <w:szCs w:val="24"/>
        </w:rPr>
        <w:t>Neuron</w:t>
      </w:r>
      <w:r w:rsidRPr="006D79F1">
        <w:rPr>
          <w:rFonts w:cs="Open Sans"/>
          <w:noProof/>
          <w:szCs w:val="24"/>
        </w:rPr>
        <w:t xml:space="preserve"> </w:t>
      </w:r>
      <w:r w:rsidRPr="006D79F1">
        <w:rPr>
          <w:rFonts w:cs="Open Sans"/>
          <w:b/>
          <w:bCs/>
          <w:noProof/>
          <w:szCs w:val="24"/>
        </w:rPr>
        <w:t>96</w:t>
      </w:r>
      <w:r w:rsidRPr="006D79F1">
        <w:rPr>
          <w:rFonts w:cs="Open Sans"/>
          <w:noProof/>
          <w:szCs w:val="24"/>
        </w:rPr>
        <w:t>, 505-520.e7 (2017).</w:t>
      </w:r>
    </w:p>
    <w:p w14:paraId="26EA4DA5"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13.</w:t>
      </w:r>
      <w:r w:rsidRPr="006D79F1">
        <w:rPr>
          <w:rFonts w:cs="Open Sans"/>
          <w:noProof/>
          <w:szCs w:val="24"/>
        </w:rPr>
        <w:tab/>
        <w:t xml:space="preserve">Chan, R. H. M., Song, D. &amp; Berger, T. W. Tracking temporal evolution of nonlinear dynamics in hippocampus using time-varying volterra kernels. in </w:t>
      </w:r>
      <w:r w:rsidRPr="006D79F1">
        <w:rPr>
          <w:rFonts w:cs="Open Sans"/>
          <w:i/>
          <w:iCs/>
          <w:noProof/>
          <w:szCs w:val="24"/>
        </w:rPr>
        <w:t>Conference proceedings : ... Annual International Conference of the IEEE Engineering in Medicine and Biology Society. IEEE Engineering in Medicine and Biology Society. Conference</w:t>
      </w:r>
      <w:r w:rsidRPr="006D79F1">
        <w:rPr>
          <w:rFonts w:cs="Open Sans"/>
          <w:noProof/>
          <w:szCs w:val="24"/>
        </w:rPr>
        <w:t xml:space="preserve"> vol. 2008 4996–4999 (2008).</w:t>
      </w:r>
    </w:p>
    <w:p w14:paraId="05B16F6A"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14.</w:t>
      </w:r>
      <w:r w:rsidRPr="006D79F1">
        <w:rPr>
          <w:rFonts w:cs="Open Sans"/>
          <w:noProof/>
          <w:szCs w:val="24"/>
        </w:rPr>
        <w:tab/>
        <w:t xml:space="preserve">Ghanbari, A. </w:t>
      </w:r>
      <w:r w:rsidRPr="006D79F1">
        <w:rPr>
          <w:rFonts w:cs="Open Sans"/>
          <w:i/>
          <w:iCs/>
          <w:noProof/>
          <w:szCs w:val="24"/>
        </w:rPr>
        <w:t>et al.</w:t>
      </w:r>
      <w:r w:rsidRPr="006D79F1">
        <w:rPr>
          <w:rFonts w:cs="Open Sans"/>
          <w:noProof/>
          <w:szCs w:val="24"/>
        </w:rPr>
        <w:t xml:space="preserve"> Modeling the Short-Term Dynamics of in Vivo Excitatory Spike Transmission. </w:t>
      </w:r>
      <w:r w:rsidRPr="006D79F1">
        <w:rPr>
          <w:rFonts w:cs="Open Sans"/>
          <w:i/>
          <w:iCs/>
          <w:noProof/>
          <w:szCs w:val="24"/>
        </w:rPr>
        <w:t>J. Neurosci.</w:t>
      </w:r>
      <w:r w:rsidRPr="006D79F1">
        <w:rPr>
          <w:rFonts w:cs="Open Sans"/>
          <w:noProof/>
          <w:szCs w:val="24"/>
        </w:rPr>
        <w:t xml:space="preserve"> </w:t>
      </w:r>
      <w:r w:rsidRPr="006D79F1">
        <w:rPr>
          <w:rFonts w:cs="Open Sans"/>
          <w:b/>
          <w:bCs/>
          <w:noProof/>
          <w:szCs w:val="24"/>
        </w:rPr>
        <w:t>40</w:t>
      </w:r>
      <w:r w:rsidRPr="006D79F1">
        <w:rPr>
          <w:rFonts w:cs="Open Sans"/>
          <w:noProof/>
          <w:szCs w:val="24"/>
        </w:rPr>
        <w:t>, 4185–4202 (2020).</w:t>
      </w:r>
    </w:p>
    <w:p w14:paraId="030BD90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15.</w:t>
      </w:r>
      <w:r w:rsidRPr="006D79F1">
        <w:rPr>
          <w:rFonts w:cs="Open Sans"/>
          <w:noProof/>
          <w:szCs w:val="24"/>
        </w:rPr>
        <w:tab/>
        <w:t xml:space="preserve">Eden, U. T., Frank, L. M., Barbieri, R., Solo, V. &amp; Brown, E. N. Dynamic Analysis of Neural Encoding by Point Process Adaptive Filtering. </w:t>
      </w:r>
      <w:r w:rsidRPr="006D79F1">
        <w:rPr>
          <w:rFonts w:cs="Open Sans"/>
          <w:i/>
          <w:iCs/>
          <w:noProof/>
          <w:szCs w:val="24"/>
        </w:rPr>
        <w:t>Neural Comput.</w:t>
      </w:r>
      <w:r w:rsidRPr="006D79F1">
        <w:rPr>
          <w:rFonts w:cs="Open Sans"/>
          <w:noProof/>
          <w:szCs w:val="24"/>
        </w:rPr>
        <w:t xml:space="preserve"> </w:t>
      </w:r>
      <w:r w:rsidRPr="006D79F1">
        <w:rPr>
          <w:rFonts w:cs="Open Sans"/>
          <w:b/>
          <w:bCs/>
          <w:noProof/>
          <w:szCs w:val="24"/>
        </w:rPr>
        <w:t>16</w:t>
      </w:r>
      <w:r w:rsidRPr="006D79F1">
        <w:rPr>
          <w:rFonts w:cs="Open Sans"/>
          <w:noProof/>
          <w:szCs w:val="24"/>
        </w:rPr>
        <w:t>, 971–998 (2004).</w:t>
      </w:r>
    </w:p>
    <w:p w14:paraId="789198C3"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16.</w:t>
      </w:r>
      <w:r w:rsidRPr="006D79F1">
        <w:rPr>
          <w:rFonts w:cs="Open Sans"/>
          <w:noProof/>
          <w:szCs w:val="24"/>
        </w:rPr>
        <w:tab/>
        <w:t xml:space="preserve">Brillinger, D. R. Maximum likelihood analysis of spike trains of interacting nerve cells. </w:t>
      </w:r>
      <w:r w:rsidRPr="006D79F1">
        <w:rPr>
          <w:rFonts w:cs="Open Sans"/>
          <w:i/>
          <w:iCs/>
          <w:noProof/>
          <w:szCs w:val="24"/>
        </w:rPr>
        <w:t>Biol. Cybern.</w:t>
      </w:r>
      <w:r w:rsidRPr="006D79F1">
        <w:rPr>
          <w:rFonts w:cs="Open Sans"/>
          <w:noProof/>
          <w:szCs w:val="24"/>
        </w:rPr>
        <w:t xml:space="preserve"> </w:t>
      </w:r>
      <w:r w:rsidRPr="006D79F1">
        <w:rPr>
          <w:rFonts w:cs="Open Sans"/>
          <w:b/>
          <w:bCs/>
          <w:noProof/>
          <w:szCs w:val="24"/>
        </w:rPr>
        <w:t>59</w:t>
      </w:r>
      <w:r w:rsidRPr="006D79F1">
        <w:rPr>
          <w:rFonts w:cs="Open Sans"/>
          <w:noProof/>
          <w:szCs w:val="24"/>
        </w:rPr>
        <w:t>, 189–200 (1988).</w:t>
      </w:r>
    </w:p>
    <w:p w14:paraId="049E6C0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17.</w:t>
      </w:r>
      <w:r w:rsidRPr="006D79F1">
        <w:rPr>
          <w:rFonts w:cs="Open Sans"/>
          <w:noProof/>
          <w:szCs w:val="24"/>
        </w:rPr>
        <w:tab/>
        <w:t xml:space="preserve">Brillinger, D. R. Nerve Cell Spike Train Data Analysis: A Progression of Technique. </w:t>
      </w:r>
      <w:r w:rsidRPr="006D79F1">
        <w:rPr>
          <w:rFonts w:cs="Open Sans"/>
          <w:i/>
          <w:iCs/>
          <w:noProof/>
          <w:szCs w:val="24"/>
        </w:rPr>
        <w:t>J. Am. Stat. Assoc.</w:t>
      </w:r>
      <w:r w:rsidRPr="006D79F1">
        <w:rPr>
          <w:rFonts w:cs="Open Sans"/>
          <w:noProof/>
          <w:szCs w:val="24"/>
        </w:rPr>
        <w:t xml:space="preserve"> (1992) doi:10.2307/2290256.</w:t>
      </w:r>
    </w:p>
    <w:p w14:paraId="4CA30469"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18.</w:t>
      </w:r>
      <w:r w:rsidRPr="006D79F1">
        <w:rPr>
          <w:rFonts w:cs="Open Sans"/>
          <w:noProof/>
          <w:szCs w:val="24"/>
        </w:rPr>
        <w:tab/>
        <w:t xml:space="preserve">Stevenson, I. H. Omitted Variable Bias in GLMs of Neural Spiking Activity. </w:t>
      </w:r>
      <w:r w:rsidRPr="006D79F1">
        <w:rPr>
          <w:rFonts w:cs="Open Sans"/>
          <w:i/>
          <w:iCs/>
          <w:noProof/>
          <w:szCs w:val="24"/>
        </w:rPr>
        <w:t>Neural Comput.</w:t>
      </w:r>
      <w:r w:rsidRPr="006D79F1">
        <w:rPr>
          <w:rFonts w:cs="Open Sans"/>
          <w:noProof/>
          <w:szCs w:val="24"/>
        </w:rPr>
        <w:t xml:space="preserve"> </w:t>
      </w:r>
      <w:r w:rsidRPr="006D79F1">
        <w:rPr>
          <w:rFonts w:cs="Open Sans"/>
          <w:b/>
          <w:bCs/>
          <w:noProof/>
          <w:szCs w:val="24"/>
        </w:rPr>
        <w:t>30</w:t>
      </w:r>
      <w:r w:rsidRPr="006D79F1">
        <w:rPr>
          <w:rFonts w:cs="Open Sans"/>
          <w:noProof/>
          <w:szCs w:val="24"/>
        </w:rPr>
        <w:t>, 3227–3258 (2018).</w:t>
      </w:r>
    </w:p>
    <w:p w14:paraId="24ED0F01"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19.</w:t>
      </w:r>
      <w:r w:rsidRPr="006D79F1">
        <w:rPr>
          <w:rFonts w:cs="Open Sans"/>
          <w:noProof/>
          <w:szCs w:val="24"/>
        </w:rPr>
        <w:tab/>
        <w:t xml:space="preserve">RAUCH, H. E., TUNG, F. &amp; STRIEBEL, C. T. Maximum likelihood estimates of linear dynamic systems. </w:t>
      </w:r>
      <w:r w:rsidRPr="006D79F1">
        <w:rPr>
          <w:rFonts w:cs="Open Sans"/>
          <w:i/>
          <w:iCs/>
          <w:noProof/>
          <w:szCs w:val="24"/>
        </w:rPr>
        <w:t>AIAA J.</w:t>
      </w:r>
      <w:r w:rsidRPr="006D79F1">
        <w:rPr>
          <w:rFonts w:cs="Open Sans"/>
          <w:noProof/>
          <w:szCs w:val="24"/>
        </w:rPr>
        <w:t xml:space="preserve"> </w:t>
      </w:r>
      <w:r w:rsidRPr="006D79F1">
        <w:rPr>
          <w:rFonts w:cs="Open Sans"/>
          <w:b/>
          <w:bCs/>
          <w:noProof/>
          <w:szCs w:val="24"/>
        </w:rPr>
        <w:t>3</w:t>
      </w:r>
      <w:r w:rsidRPr="006D79F1">
        <w:rPr>
          <w:rFonts w:cs="Open Sans"/>
          <w:noProof/>
          <w:szCs w:val="24"/>
        </w:rPr>
        <w:t>, 1445–1450 (1965).</w:t>
      </w:r>
    </w:p>
    <w:p w14:paraId="3565718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20.</w:t>
      </w:r>
      <w:r w:rsidRPr="006D79F1">
        <w:rPr>
          <w:rFonts w:cs="Open Sans"/>
          <w:noProof/>
          <w:szCs w:val="24"/>
        </w:rPr>
        <w:tab/>
        <w:t xml:space="preserve">Ananthasayanam, M. R., Mohan, M. S., Naik, N. &amp; Gemson, R. M. O. A heuristic reference recursive recipe for adaptively tuning the Kalman filter statistics part-1: formulation and simulation studies. </w:t>
      </w:r>
      <w:r w:rsidRPr="006D79F1">
        <w:rPr>
          <w:rFonts w:cs="Open Sans"/>
          <w:i/>
          <w:iCs/>
          <w:noProof/>
          <w:szCs w:val="24"/>
        </w:rPr>
        <w:t>Sādhanā</w:t>
      </w:r>
      <w:r w:rsidRPr="006D79F1">
        <w:rPr>
          <w:rFonts w:cs="Open Sans"/>
          <w:noProof/>
          <w:szCs w:val="24"/>
        </w:rPr>
        <w:t xml:space="preserve"> </w:t>
      </w:r>
      <w:r w:rsidRPr="006D79F1">
        <w:rPr>
          <w:rFonts w:cs="Open Sans"/>
          <w:b/>
          <w:bCs/>
          <w:noProof/>
          <w:szCs w:val="24"/>
        </w:rPr>
        <w:t>41</w:t>
      </w:r>
      <w:r w:rsidRPr="006D79F1">
        <w:rPr>
          <w:rFonts w:cs="Open Sans"/>
          <w:noProof/>
          <w:szCs w:val="24"/>
        </w:rPr>
        <w:t>, 1473–1490 (2016).</w:t>
      </w:r>
    </w:p>
    <w:p w14:paraId="0FC22669"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21.</w:t>
      </w:r>
      <w:r w:rsidRPr="006D79F1">
        <w:rPr>
          <w:rFonts w:cs="Open Sans"/>
          <w:noProof/>
          <w:szCs w:val="24"/>
        </w:rPr>
        <w:tab/>
        <w:t xml:space="preserve">Du, Y. &amp; Varadhan, R. SQUAREM: An R Package for Off-the-Shelf Acceleration of EM, MM and Other EM-Like Monotone Algorithms. </w:t>
      </w:r>
      <w:r w:rsidRPr="006D79F1">
        <w:rPr>
          <w:rFonts w:cs="Open Sans"/>
          <w:i/>
          <w:iCs/>
          <w:noProof/>
          <w:szCs w:val="24"/>
        </w:rPr>
        <w:t xml:space="preserve">J. Stat. Software; Vol 1, Issue 7  </w:t>
      </w:r>
      <w:r w:rsidRPr="006D79F1">
        <w:rPr>
          <w:rFonts w:cs="Open Sans"/>
          <w:noProof/>
          <w:szCs w:val="24"/>
        </w:rPr>
        <w:t xml:space="preserve"> (2020) doi:10.18637/jss.v092.i07.</w:t>
      </w:r>
    </w:p>
    <w:p w14:paraId="26484B1C"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22.</w:t>
      </w:r>
      <w:r w:rsidRPr="006D79F1">
        <w:rPr>
          <w:rFonts w:cs="Open Sans"/>
          <w:noProof/>
          <w:szCs w:val="24"/>
        </w:rPr>
        <w:tab/>
        <w:t xml:space="preserve">Truccolo, W., Eden, U. T., Fellows, M. R., Donoghue, J. P. &amp; Brown, E. N. A Point Process Framework for Relating Neural Spiking Activity to Spiking History, Neural Ensemble, and Extrinsic Covariate Effects. </w:t>
      </w:r>
      <w:r w:rsidRPr="006D79F1">
        <w:rPr>
          <w:rFonts w:cs="Open Sans"/>
          <w:i/>
          <w:iCs/>
          <w:noProof/>
          <w:szCs w:val="24"/>
        </w:rPr>
        <w:t>J. Neurophysiol.</w:t>
      </w:r>
      <w:r w:rsidRPr="006D79F1">
        <w:rPr>
          <w:rFonts w:cs="Open Sans"/>
          <w:noProof/>
          <w:szCs w:val="24"/>
        </w:rPr>
        <w:t xml:space="preserve"> </w:t>
      </w:r>
      <w:r w:rsidRPr="006D79F1">
        <w:rPr>
          <w:rFonts w:cs="Open Sans"/>
          <w:b/>
          <w:bCs/>
          <w:noProof/>
          <w:szCs w:val="24"/>
        </w:rPr>
        <w:t>93</w:t>
      </w:r>
      <w:r w:rsidRPr="006D79F1">
        <w:rPr>
          <w:rFonts w:cs="Open Sans"/>
          <w:noProof/>
          <w:szCs w:val="24"/>
        </w:rPr>
        <w:t>, 1074–1089 (2005).</w:t>
      </w:r>
    </w:p>
    <w:p w14:paraId="3E763728"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23.</w:t>
      </w:r>
      <w:r w:rsidRPr="006D79F1">
        <w:rPr>
          <w:rFonts w:cs="Open Sans"/>
          <w:noProof/>
          <w:szCs w:val="24"/>
        </w:rPr>
        <w:tab/>
        <w:t xml:space="preserve">Graupner, M. &amp; Brunel, N. Calcium-based plasticity model explains sensitivity of synaptic changes to spike pattern, rate, and dendritic location. </w:t>
      </w:r>
      <w:r w:rsidRPr="006D79F1">
        <w:rPr>
          <w:rFonts w:cs="Open Sans"/>
          <w:i/>
          <w:iCs/>
          <w:noProof/>
          <w:szCs w:val="24"/>
        </w:rPr>
        <w:t>Proc. Natl. Acad. Sci.</w:t>
      </w:r>
      <w:r w:rsidRPr="006D79F1">
        <w:rPr>
          <w:rFonts w:cs="Open Sans"/>
          <w:noProof/>
          <w:szCs w:val="24"/>
        </w:rPr>
        <w:t xml:space="preserve"> </w:t>
      </w:r>
      <w:r w:rsidRPr="006D79F1">
        <w:rPr>
          <w:rFonts w:cs="Open Sans"/>
          <w:b/>
          <w:bCs/>
          <w:noProof/>
          <w:szCs w:val="24"/>
        </w:rPr>
        <w:t>109</w:t>
      </w:r>
      <w:r w:rsidRPr="006D79F1">
        <w:rPr>
          <w:rFonts w:cs="Open Sans"/>
          <w:noProof/>
          <w:szCs w:val="24"/>
        </w:rPr>
        <w:t>, 3991–3996 (2012).</w:t>
      </w:r>
    </w:p>
    <w:p w14:paraId="582EC608" w14:textId="77777777" w:rsidR="006D79F1" w:rsidRPr="006D79F1" w:rsidRDefault="006D79F1" w:rsidP="006D79F1">
      <w:pPr>
        <w:widowControl w:val="0"/>
        <w:autoSpaceDE w:val="0"/>
        <w:autoSpaceDN w:val="0"/>
        <w:adjustRightInd w:val="0"/>
        <w:spacing w:line="240" w:lineRule="auto"/>
        <w:ind w:left="640" w:hanging="640"/>
        <w:rPr>
          <w:rFonts w:cs="Open Sans"/>
          <w:noProof/>
        </w:rPr>
      </w:pPr>
      <w:r w:rsidRPr="006D79F1">
        <w:rPr>
          <w:rFonts w:cs="Open Sans"/>
          <w:noProof/>
          <w:szCs w:val="24"/>
        </w:rPr>
        <w:lastRenderedPageBreak/>
        <w:t>24.</w:t>
      </w:r>
      <w:r w:rsidRPr="006D79F1">
        <w:rPr>
          <w:rFonts w:cs="Open Sans"/>
          <w:noProof/>
          <w:szCs w:val="24"/>
        </w:rPr>
        <w:tab/>
        <w:t xml:space="preserve">Costa, R., Sjostrom, P. J. &amp; van Rossum, M. Probabilistic inference of short-term synaptic plasticity in neocortical microcircuits. </w:t>
      </w:r>
      <w:r w:rsidRPr="006D79F1">
        <w:rPr>
          <w:rFonts w:cs="Open Sans"/>
          <w:i/>
          <w:iCs/>
          <w:noProof/>
          <w:szCs w:val="24"/>
        </w:rPr>
        <w:t>Front. Comput. Neurosci.</w:t>
      </w:r>
      <w:r w:rsidRPr="006D79F1">
        <w:rPr>
          <w:rFonts w:cs="Open Sans"/>
          <w:noProof/>
          <w:szCs w:val="24"/>
        </w:rPr>
        <w:t xml:space="preserve"> </w:t>
      </w:r>
      <w:r w:rsidRPr="006D79F1">
        <w:rPr>
          <w:rFonts w:cs="Open Sans"/>
          <w:b/>
          <w:bCs/>
          <w:noProof/>
          <w:szCs w:val="24"/>
        </w:rPr>
        <w:t>7</w:t>
      </w:r>
      <w:r w:rsidRPr="006D79F1">
        <w:rPr>
          <w:rFonts w:cs="Open Sans"/>
          <w:noProof/>
          <w:szCs w:val="24"/>
        </w:rPr>
        <w:t>, 75 (2013).</w:t>
      </w:r>
    </w:p>
    <w:p w14:paraId="5FAC0B7B" w14:textId="33BCAA7E" w:rsidR="009C338E" w:rsidRDefault="00510B75" w:rsidP="000C7168">
      <w:pPr>
        <w:jc w:val="both"/>
      </w:pPr>
      <w:r>
        <w:fldChar w:fldCharType="end"/>
      </w:r>
    </w:p>
    <w:p w14:paraId="47B695C7" w14:textId="71CB277E" w:rsidR="009C338E" w:rsidRDefault="009C338E" w:rsidP="000C7168">
      <w:pPr>
        <w:jc w:val="both"/>
      </w:pPr>
    </w:p>
    <w:p w14:paraId="2C03D71B" w14:textId="4EA40252" w:rsidR="00244216" w:rsidRPr="00A76700" w:rsidRDefault="00244216" w:rsidP="000C7168">
      <w:pPr>
        <w:jc w:val="both"/>
        <w:rPr>
          <w:rFonts w:cs="Open Sans"/>
          <w:sz w:val="20"/>
          <w:szCs w:val="20"/>
        </w:rPr>
      </w:pPr>
    </w:p>
    <w:sectPr w:rsidR="00244216" w:rsidRPr="00A76700" w:rsidSect="000C7168">
      <w:footerReference w:type="default" r:id="rId26"/>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nchao Wei" w:date="2020-12-13T09:18:00Z" w:initials="GW">
    <w:p w14:paraId="6756882C" w14:textId="10468FFD" w:rsidR="00AF1579" w:rsidRDefault="00AF1579">
      <w:pPr>
        <w:pStyle w:val="CommentText"/>
        <w:rPr>
          <w:lang w:eastAsia="zh-CN"/>
        </w:rPr>
      </w:pPr>
      <w:r>
        <w:rPr>
          <w:rStyle w:val="CommentReference"/>
        </w:rPr>
        <w:annotationRef/>
      </w:r>
      <w:r>
        <w:rPr>
          <w:rFonts w:hint="eastAsia"/>
          <w:lang w:eastAsia="zh-CN"/>
        </w:rPr>
        <w:t>I</w:t>
      </w:r>
      <w:r>
        <w:rPr>
          <w:lang w:eastAsia="zh-CN"/>
        </w:rPr>
        <w:t>’m not clear why it is necessary to emphasize “h steps” here. Personally, I prefer “</w:t>
      </w:r>
      <w:proofErr w:type="gramStart"/>
      <w:r>
        <w:rPr>
          <w:lang w:eastAsia="zh-CN"/>
        </w:rPr>
        <w:t>1:k</w:t>
      </w:r>
      <w:proofErr w:type="gramEnd"/>
      <w:r>
        <w:rPr>
          <w:lang w:eastAsia="zh-CN"/>
        </w:rPr>
        <w:t>-1”, since it’s more concise. Otherwise, do we need change “</w:t>
      </w:r>
      <w:proofErr w:type="gramStart"/>
      <w:r>
        <w:rPr>
          <w:lang w:eastAsia="zh-CN"/>
        </w:rPr>
        <w:t>1:k</w:t>
      </w:r>
      <w:proofErr w:type="gramEnd"/>
      <w:r>
        <w:rPr>
          <w:lang w:eastAsia="zh-CN"/>
        </w:rPr>
        <w:t>-1” to “k-h:k-1” for the remaining part?</w:t>
      </w:r>
    </w:p>
  </w:comment>
  <w:comment w:id="4" w:author="ian" w:date="2020-12-10T10:11:00Z" w:initials="i">
    <w:p w14:paraId="2118F302" w14:textId="0A9B8F96" w:rsidR="00AF1579" w:rsidRDefault="00AF1579">
      <w:pPr>
        <w:pStyle w:val="CommentText"/>
      </w:pPr>
      <w:r>
        <w:rPr>
          <w:rStyle w:val="CommentReference"/>
        </w:rPr>
        <w:annotationRef/>
      </w:r>
      <w:r>
        <w:t>I thought we did include history in most of the results. Also, I’m not sure this citation and the point about bias makes sense here.</w:t>
      </w:r>
    </w:p>
  </w:comment>
  <w:comment w:id="21" w:author="ian" w:date="2020-11-20T15:58:00Z" w:initials="i">
    <w:p w14:paraId="125D3E42" w14:textId="0F0CCFA7" w:rsidR="00AF1579" w:rsidRDefault="00AF1579">
      <w:pPr>
        <w:pStyle w:val="CommentText"/>
      </w:pPr>
      <w:r>
        <w:rPr>
          <w:rStyle w:val="CommentReference"/>
        </w:rPr>
        <w:annotationRef/>
      </w:r>
      <w:r>
        <w:t xml:space="preserve">Is it two-stage? </w:t>
      </w:r>
      <w:proofErr w:type="gramStart"/>
      <w:r>
        <w:t>Somehow</w:t>
      </w:r>
      <w:proofErr w:type="gramEnd"/>
      <w:r>
        <w:t xml:space="preserve"> I was thinking it’s just a single optimization, but with random restarts (which we should mention, since it’s not a convex optimization)</w:t>
      </w:r>
    </w:p>
  </w:comment>
  <w:comment w:id="22" w:author="Ganchao Wei" w:date="2020-11-21T19:07:00Z" w:initials="GW">
    <w:p w14:paraId="4CF47A2A" w14:textId="6EAC53F5" w:rsidR="00AF1579" w:rsidRDefault="00AF1579">
      <w:pPr>
        <w:pStyle w:val="CommentText"/>
      </w:pPr>
      <w:r>
        <w:rPr>
          <w:rStyle w:val="CommentReference"/>
        </w:rPr>
        <w:annotationRef/>
      </w:r>
      <w:r>
        <w:t>The paper said the parameters are estimated in two stages (line 145-149).</w:t>
      </w:r>
    </w:p>
  </w:comment>
  <w:comment w:id="24" w:author="ian" w:date="2020-12-10T10:29:00Z" w:initials="i">
    <w:p w14:paraId="5DACB1E8" w14:textId="55A2D754" w:rsidR="00AF1579" w:rsidRDefault="00AF1579">
      <w:pPr>
        <w:pStyle w:val="CommentText"/>
      </w:pPr>
      <w:r>
        <w:rPr>
          <w:rStyle w:val="CommentReference"/>
        </w:rPr>
        <w:annotationRef/>
      </w:r>
      <w:r>
        <w:t xml:space="preserve">Is there a penalty in the version that you are using? If there </w:t>
      </w:r>
      <w:proofErr w:type="gramStart"/>
      <w:r>
        <w:t>is</w:t>
      </w:r>
      <w:proofErr w:type="gramEnd"/>
      <w:r>
        <w:t xml:space="preserve"> we need to explain it or say that it’s the same as Ren et al (if that’s how it is).</w:t>
      </w:r>
    </w:p>
  </w:comment>
  <w:comment w:id="25" w:author="Ganchao Wei" w:date="2020-12-13T09:40:00Z" w:initials="GW">
    <w:p w14:paraId="11B62746" w14:textId="6A36506D" w:rsidR="00AF1579" w:rsidRDefault="00AF1579">
      <w:pPr>
        <w:pStyle w:val="CommentText"/>
      </w:pPr>
      <w:r>
        <w:rPr>
          <w:rStyle w:val="CommentReference"/>
        </w:rPr>
        <w:annotationRef/>
      </w:r>
      <w:r>
        <w:t>I think I didn’t use the penalized version. Sorry for the confusion…</w:t>
      </w:r>
    </w:p>
  </w:comment>
  <w:comment w:id="28" w:author="ian" w:date="2020-12-10T11:11:00Z" w:initials="i">
    <w:p w14:paraId="0C47450C" w14:textId="01FFB649" w:rsidR="00AF1579" w:rsidRDefault="00AF1579">
      <w:pPr>
        <w:pStyle w:val="CommentText"/>
      </w:pPr>
      <w:r>
        <w:rPr>
          <w:rStyle w:val="CommentReference"/>
        </w:rPr>
        <w:annotationRef/>
      </w:r>
      <w:r>
        <w:t xml:space="preserve">I’m basing this all on </w:t>
      </w:r>
      <w:proofErr w:type="spellStart"/>
      <w:r>
        <w:t>synConEst.m</w:t>
      </w:r>
      <w:proofErr w:type="spellEnd"/>
      <w:r>
        <w:t>… you should double check that it’s right</w:t>
      </w:r>
    </w:p>
  </w:comment>
  <w:comment w:id="29" w:author="Ganchao Wei" w:date="2020-12-13T09:45:00Z" w:initials="GW">
    <w:p w14:paraId="5B5EBFEC" w14:textId="6B47366D" w:rsidR="00AF1579" w:rsidRDefault="00AF1579">
      <w:pPr>
        <w:pStyle w:val="CommentText"/>
      </w:pPr>
      <w:r>
        <w:rPr>
          <w:rStyle w:val="CommentReference"/>
        </w:rPr>
        <w:annotationRef/>
      </w:r>
      <w:r>
        <w:t>Yes, you are right.</w:t>
      </w:r>
    </w:p>
  </w:comment>
  <w:comment w:id="133" w:author="Ganchao Wei" w:date="2020-12-14T08:59:00Z" w:initials="GW">
    <w:p w14:paraId="2D7FA770" w14:textId="62BEB185" w:rsidR="00AF1579" w:rsidRDefault="00AF1579">
      <w:pPr>
        <w:pStyle w:val="CommentText"/>
      </w:pPr>
      <w:r>
        <w:rPr>
          <w:rStyle w:val="CommentReference"/>
        </w:rPr>
        <w:annotationRef/>
      </w:r>
      <w:r w:rsidRPr="00630EA0">
        <w:t xml:space="preserve">basis = </w:t>
      </w:r>
      <w:proofErr w:type="spellStart"/>
      <w:proofErr w:type="gramStart"/>
      <w:r w:rsidRPr="00630EA0">
        <w:t>getBasis</w:t>
      </w:r>
      <w:proofErr w:type="spellEnd"/>
      <w:r w:rsidRPr="00630EA0">
        <w:t>(</w:t>
      </w:r>
      <w:proofErr w:type="gramEnd"/>
      <w:r w:rsidRPr="00630EA0">
        <w:t>'</w:t>
      </w:r>
      <w:proofErr w:type="spellStart"/>
      <w:r w:rsidRPr="00630EA0">
        <w:t>rcos</w:t>
      </w:r>
      <w:proofErr w:type="spellEnd"/>
      <w:r w:rsidRPr="00630EA0">
        <w:t>', 5, 450, 50,0);</w:t>
      </w:r>
    </w:p>
  </w:comment>
  <w:comment w:id="145" w:author="ian" w:date="2020-12-10T14:07:00Z" w:initials="i">
    <w:p w14:paraId="391966E2" w14:textId="6124F947" w:rsidR="00AF1579" w:rsidRDefault="00AF1579">
      <w:pPr>
        <w:pStyle w:val="CommentText"/>
      </w:pPr>
      <w:r>
        <w:rPr>
          <w:rStyle w:val="CommentReference"/>
        </w:rPr>
        <w:annotationRef/>
      </w:r>
      <w:r>
        <w:t>Which results do this?</w:t>
      </w:r>
    </w:p>
  </w:comment>
  <w:comment w:id="146" w:author="Ganchao Wei" w:date="2020-12-13T10:07:00Z" w:initials="GW">
    <w:p w14:paraId="69B1FDF2" w14:textId="0B08E997" w:rsidR="00AF1579" w:rsidRDefault="00AF1579">
      <w:pPr>
        <w:pStyle w:val="CommentText"/>
      </w:pPr>
      <w:r>
        <w:rPr>
          <w:rStyle w:val="CommentReference"/>
        </w:rPr>
        <w:annotationRef/>
      </w:r>
      <w:r>
        <w:t xml:space="preserve">All results except for results in “Selection of Hyper-parameter </w:t>
      </w:r>
      <m:oMath>
        <m:r>
          <m:rPr>
            <m:sty m:val="bi"/>
          </m:rPr>
          <w:rPr>
            <w:rFonts w:ascii="Cambria Math" w:hAnsi="Cambria Math"/>
          </w:rPr>
          <m:t>Q</m:t>
        </m:r>
      </m:oMath>
      <w:r>
        <w:t xml:space="preserve"> in Adaptive Smoothing”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56882C" w15:done="0"/>
  <w15:commentEx w15:paraId="2118F302" w15:done="0"/>
  <w15:commentEx w15:paraId="125D3E42" w15:done="0"/>
  <w15:commentEx w15:paraId="4CF47A2A" w15:paraIdParent="125D3E42" w15:done="0"/>
  <w15:commentEx w15:paraId="5DACB1E8" w15:done="0"/>
  <w15:commentEx w15:paraId="11B62746" w15:paraIdParent="5DACB1E8" w15:done="0"/>
  <w15:commentEx w15:paraId="0C47450C" w15:done="0"/>
  <w15:commentEx w15:paraId="5B5EBFEC" w15:paraIdParent="0C47450C" w15:done="0"/>
  <w15:commentEx w15:paraId="2D7FA770" w15:done="0"/>
  <w15:commentEx w15:paraId="391966E2" w15:done="0"/>
  <w15:commentEx w15:paraId="69B1FDF2" w15:paraIdParent="391966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72E4" w16cex:dateUtc="2020-12-10T15:11:00Z"/>
  <w16cex:commentExtensible w16cex:durableId="23626637" w16cex:dateUtc="2020-11-20T20:58:00Z"/>
  <w16cex:commentExtensible w16cex:durableId="237C7707" w16cex:dateUtc="2020-12-10T15:29:00Z"/>
  <w16cex:commentExtensible w16cex:durableId="237C80D0" w16cex:dateUtc="2020-12-10T16:11:00Z"/>
  <w16cex:commentExtensible w16cex:durableId="237CAA18" w16cex:dateUtc="2020-12-10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56882C" w16cid:durableId="23805AE6"/>
  <w16cid:commentId w16cid:paraId="2118F302" w16cid:durableId="237C72E4"/>
  <w16cid:commentId w16cid:paraId="125D3E42" w16cid:durableId="23626637"/>
  <w16cid:commentId w16cid:paraId="4CF47A2A" w16cid:durableId="2363E3DA"/>
  <w16cid:commentId w16cid:paraId="5DACB1E8" w16cid:durableId="237C7707"/>
  <w16cid:commentId w16cid:paraId="11B62746" w16cid:durableId="23806001"/>
  <w16cid:commentId w16cid:paraId="0C47450C" w16cid:durableId="237C80D0"/>
  <w16cid:commentId w16cid:paraId="5B5EBFEC" w16cid:durableId="2380613C"/>
  <w16cid:commentId w16cid:paraId="2D7FA770" w16cid:durableId="2381A7DC"/>
  <w16cid:commentId w16cid:paraId="391966E2" w16cid:durableId="237CAA18"/>
  <w16cid:commentId w16cid:paraId="69B1FDF2" w16cid:durableId="238066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353FC" w14:textId="77777777" w:rsidR="00B6390B" w:rsidRDefault="00B6390B" w:rsidP="00781D79">
      <w:pPr>
        <w:spacing w:after="0" w:line="240" w:lineRule="auto"/>
      </w:pPr>
      <w:r>
        <w:separator/>
      </w:r>
    </w:p>
  </w:endnote>
  <w:endnote w:type="continuationSeparator" w:id="0">
    <w:p w14:paraId="6D76731A" w14:textId="77777777" w:rsidR="00B6390B" w:rsidRDefault="00B6390B"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AF1579" w:rsidRPr="00072DFF" w:rsidRDefault="00AF1579">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16</w:t>
        </w:r>
        <w:r w:rsidRPr="00072DFF">
          <w:rPr>
            <w:noProof/>
            <w:color w:val="D0CECE" w:themeColor="background2" w:themeShade="E6"/>
          </w:rPr>
          <w:fldChar w:fldCharType="end"/>
        </w:r>
      </w:p>
    </w:sdtContent>
  </w:sdt>
  <w:p w14:paraId="3196EE3F" w14:textId="77777777" w:rsidR="00AF1579" w:rsidRPr="00072DFF" w:rsidRDefault="00AF1579">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3D79B" w14:textId="77777777" w:rsidR="00B6390B" w:rsidRDefault="00B6390B" w:rsidP="00781D79">
      <w:pPr>
        <w:spacing w:after="0" w:line="240" w:lineRule="auto"/>
      </w:pPr>
      <w:r>
        <w:separator/>
      </w:r>
    </w:p>
  </w:footnote>
  <w:footnote w:type="continuationSeparator" w:id="0">
    <w:p w14:paraId="2D2415D9" w14:textId="77777777" w:rsidR="00B6390B" w:rsidRDefault="00B6390B"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nchao Wei">
    <w15:presenceInfo w15:providerId="None" w15:userId="Ganchao Wei"/>
  </w15:person>
  <w15:person w15:author="ian">
    <w15:presenceInfo w15:providerId="None" w15:userId="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6BE1"/>
    <w:rsid w:val="000507B0"/>
    <w:rsid w:val="00053407"/>
    <w:rsid w:val="00055883"/>
    <w:rsid w:val="00055FCF"/>
    <w:rsid w:val="00056899"/>
    <w:rsid w:val="00056BFB"/>
    <w:rsid w:val="00060D7A"/>
    <w:rsid w:val="000615A7"/>
    <w:rsid w:val="00066ADE"/>
    <w:rsid w:val="00070775"/>
    <w:rsid w:val="00070B61"/>
    <w:rsid w:val="0007241F"/>
    <w:rsid w:val="00072DFF"/>
    <w:rsid w:val="000740A0"/>
    <w:rsid w:val="00075514"/>
    <w:rsid w:val="00080208"/>
    <w:rsid w:val="000818B8"/>
    <w:rsid w:val="000825FB"/>
    <w:rsid w:val="00083120"/>
    <w:rsid w:val="00087356"/>
    <w:rsid w:val="00090E73"/>
    <w:rsid w:val="0009145D"/>
    <w:rsid w:val="00093B36"/>
    <w:rsid w:val="000940EA"/>
    <w:rsid w:val="00095FB3"/>
    <w:rsid w:val="00096B5A"/>
    <w:rsid w:val="000A0271"/>
    <w:rsid w:val="000A30BE"/>
    <w:rsid w:val="000A374C"/>
    <w:rsid w:val="000A3BD8"/>
    <w:rsid w:val="000A7D42"/>
    <w:rsid w:val="000A7F0B"/>
    <w:rsid w:val="000B083C"/>
    <w:rsid w:val="000B134B"/>
    <w:rsid w:val="000B3FCB"/>
    <w:rsid w:val="000B7007"/>
    <w:rsid w:val="000C2167"/>
    <w:rsid w:val="000C3C83"/>
    <w:rsid w:val="000C5E46"/>
    <w:rsid w:val="000C6191"/>
    <w:rsid w:val="000C6A49"/>
    <w:rsid w:val="000C7168"/>
    <w:rsid w:val="000D1E9A"/>
    <w:rsid w:val="000D3232"/>
    <w:rsid w:val="000E2DA7"/>
    <w:rsid w:val="000E5F80"/>
    <w:rsid w:val="000E6306"/>
    <w:rsid w:val="000E7F4A"/>
    <w:rsid w:val="000F03AB"/>
    <w:rsid w:val="000F657D"/>
    <w:rsid w:val="000F734D"/>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D8B"/>
    <w:rsid w:val="0012409E"/>
    <w:rsid w:val="001241F9"/>
    <w:rsid w:val="001242F1"/>
    <w:rsid w:val="001262CA"/>
    <w:rsid w:val="00134FA1"/>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3926"/>
    <w:rsid w:val="00173EAA"/>
    <w:rsid w:val="00174E32"/>
    <w:rsid w:val="00175613"/>
    <w:rsid w:val="00180577"/>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F76"/>
    <w:rsid w:val="001D3E36"/>
    <w:rsid w:val="001D4A44"/>
    <w:rsid w:val="001D52C9"/>
    <w:rsid w:val="001D7941"/>
    <w:rsid w:val="001E0386"/>
    <w:rsid w:val="001E1692"/>
    <w:rsid w:val="001E5FB4"/>
    <w:rsid w:val="001E7498"/>
    <w:rsid w:val="001F1278"/>
    <w:rsid w:val="001F3C2B"/>
    <w:rsid w:val="001F52A5"/>
    <w:rsid w:val="00200C4D"/>
    <w:rsid w:val="00202C76"/>
    <w:rsid w:val="00202FBC"/>
    <w:rsid w:val="00204114"/>
    <w:rsid w:val="002056D1"/>
    <w:rsid w:val="002079D6"/>
    <w:rsid w:val="00207A61"/>
    <w:rsid w:val="002100CF"/>
    <w:rsid w:val="0021043E"/>
    <w:rsid w:val="0021552C"/>
    <w:rsid w:val="00215827"/>
    <w:rsid w:val="00226D16"/>
    <w:rsid w:val="00226E85"/>
    <w:rsid w:val="00227C8E"/>
    <w:rsid w:val="00230273"/>
    <w:rsid w:val="002304BE"/>
    <w:rsid w:val="00230606"/>
    <w:rsid w:val="00231D80"/>
    <w:rsid w:val="00232745"/>
    <w:rsid w:val="002340BD"/>
    <w:rsid w:val="0023673E"/>
    <w:rsid w:val="002400A1"/>
    <w:rsid w:val="00244216"/>
    <w:rsid w:val="0025103A"/>
    <w:rsid w:val="00251071"/>
    <w:rsid w:val="00251142"/>
    <w:rsid w:val="002542BD"/>
    <w:rsid w:val="0025466A"/>
    <w:rsid w:val="00256970"/>
    <w:rsid w:val="00262550"/>
    <w:rsid w:val="00265035"/>
    <w:rsid w:val="00266036"/>
    <w:rsid w:val="00270E4C"/>
    <w:rsid w:val="00270FA4"/>
    <w:rsid w:val="002718F7"/>
    <w:rsid w:val="002735D8"/>
    <w:rsid w:val="002749C4"/>
    <w:rsid w:val="002815AE"/>
    <w:rsid w:val="00285413"/>
    <w:rsid w:val="00287023"/>
    <w:rsid w:val="0029331D"/>
    <w:rsid w:val="00294017"/>
    <w:rsid w:val="0029420B"/>
    <w:rsid w:val="002945CC"/>
    <w:rsid w:val="00294945"/>
    <w:rsid w:val="00297CB6"/>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2F48"/>
    <w:rsid w:val="002F4EB7"/>
    <w:rsid w:val="003000F3"/>
    <w:rsid w:val="0030302F"/>
    <w:rsid w:val="00304FBA"/>
    <w:rsid w:val="00306720"/>
    <w:rsid w:val="00311F17"/>
    <w:rsid w:val="00314980"/>
    <w:rsid w:val="00314FD6"/>
    <w:rsid w:val="003157A9"/>
    <w:rsid w:val="00316DB2"/>
    <w:rsid w:val="00325DCD"/>
    <w:rsid w:val="00330105"/>
    <w:rsid w:val="00332217"/>
    <w:rsid w:val="0033455E"/>
    <w:rsid w:val="00334B1B"/>
    <w:rsid w:val="0033707F"/>
    <w:rsid w:val="00337765"/>
    <w:rsid w:val="00337F19"/>
    <w:rsid w:val="00337F1E"/>
    <w:rsid w:val="00340061"/>
    <w:rsid w:val="003433C2"/>
    <w:rsid w:val="0034473A"/>
    <w:rsid w:val="003457A8"/>
    <w:rsid w:val="00346252"/>
    <w:rsid w:val="0035073D"/>
    <w:rsid w:val="00352DC6"/>
    <w:rsid w:val="00353A26"/>
    <w:rsid w:val="0035499B"/>
    <w:rsid w:val="00357562"/>
    <w:rsid w:val="00360A86"/>
    <w:rsid w:val="00361AF0"/>
    <w:rsid w:val="003653FC"/>
    <w:rsid w:val="003700B5"/>
    <w:rsid w:val="00370C42"/>
    <w:rsid w:val="00370D37"/>
    <w:rsid w:val="0037360C"/>
    <w:rsid w:val="00376FEA"/>
    <w:rsid w:val="00384EE3"/>
    <w:rsid w:val="0038626C"/>
    <w:rsid w:val="00391F5B"/>
    <w:rsid w:val="0039465A"/>
    <w:rsid w:val="003955FF"/>
    <w:rsid w:val="00395C11"/>
    <w:rsid w:val="00397399"/>
    <w:rsid w:val="00397705"/>
    <w:rsid w:val="003A116F"/>
    <w:rsid w:val="003A1EF0"/>
    <w:rsid w:val="003A4F02"/>
    <w:rsid w:val="003A4FA3"/>
    <w:rsid w:val="003A5145"/>
    <w:rsid w:val="003A63F7"/>
    <w:rsid w:val="003B0BCB"/>
    <w:rsid w:val="003B265B"/>
    <w:rsid w:val="003B36BC"/>
    <w:rsid w:val="003B3A09"/>
    <w:rsid w:val="003B435E"/>
    <w:rsid w:val="003B5F46"/>
    <w:rsid w:val="003C2128"/>
    <w:rsid w:val="003C4521"/>
    <w:rsid w:val="003D0875"/>
    <w:rsid w:val="003D1FEB"/>
    <w:rsid w:val="003D3186"/>
    <w:rsid w:val="003D6E75"/>
    <w:rsid w:val="003E0577"/>
    <w:rsid w:val="003E05D5"/>
    <w:rsid w:val="003E06EE"/>
    <w:rsid w:val="003E314F"/>
    <w:rsid w:val="003E4705"/>
    <w:rsid w:val="003F04C0"/>
    <w:rsid w:val="003F07A9"/>
    <w:rsid w:val="003F0C45"/>
    <w:rsid w:val="003F2098"/>
    <w:rsid w:val="003F36F3"/>
    <w:rsid w:val="003F5C0E"/>
    <w:rsid w:val="003F7088"/>
    <w:rsid w:val="004020F8"/>
    <w:rsid w:val="004076A6"/>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283D"/>
    <w:rsid w:val="00453839"/>
    <w:rsid w:val="004552F8"/>
    <w:rsid w:val="00455DED"/>
    <w:rsid w:val="004621E0"/>
    <w:rsid w:val="004641F0"/>
    <w:rsid w:val="004655A6"/>
    <w:rsid w:val="004657C8"/>
    <w:rsid w:val="004660E7"/>
    <w:rsid w:val="00466EAD"/>
    <w:rsid w:val="004720F8"/>
    <w:rsid w:val="00474CF2"/>
    <w:rsid w:val="0047697D"/>
    <w:rsid w:val="004811B2"/>
    <w:rsid w:val="004827E5"/>
    <w:rsid w:val="00482F12"/>
    <w:rsid w:val="00485085"/>
    <w:rsid w:val="004853FA"/>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7B8"/>
    <w:rsid w:val="004C4DA6"/>
    <w:rsid w:val="004C5ECC"/>
    <w:rsid w:val="004C6C81"/>
    <w:rsid w:val="004C7489"/>
    <w:rsid w:val="004C7B0D"/>
    <w:rsid w:val="004D1A59"/>
    <w:rsid w:val="004D623B"/>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59C7"/>
    <w:rsid w:val="00525FE5"/>
    <w:rsid w:val="0052625E"/>
    <w:rsid w:val="00526C1B"/>
    <w:rsid w:val="00527C51"/>
    <w:rsid w:val="00530FAB"/>
    <w:rsid w:val="00533215"/>
    <w:rsid w:val="00533BBC"/>
    <w:rsid w:val="00535A02"/>
    <w:rsid w:val="005364E7"/>
    <w:rsid w:val="005367F1"/>
    <w:rsid w:val="0053735B"/>
    <w:rsid w:val="00537AF6"/>
    <w:rsid w:val="00537B85"/>
    <w:rsid w:val="00544BE3"/>
    <w:rsid w:val="005457FF"/>
    <w:rsid w:val="00546AF0"/>
    <w:rsid w:val="00555E05"/>
    <w:rsid w:val="005567FB"/>
    <w:rsid w:val="00556A2C"/>
    <w:rsid w:val="0056113F"/>
    <w:rsid w:val="00562AC8"/>
    <w:rsid w:val="00571538"/>
    <w:rsid w:val="005741F3"/>
    <w:rsid w:val="005807AC"/>
    <w:rsid w:val="00584533"/>
    <w:rsid w:val="005846B1"/>
    <w:rsid w:val="00585015"/>
    <w:rsid w:val="00585B5F"/>
    <w:rsid w:val="00585EAF"/>
    <w:rsid w:val="005861C4"/>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7159"/>
    <w:rsid w:val="005D0CCD"/>
    <w:rsid w:val="005D17B3"/>
    <w:rsid w:val="005D452D"/>
    <w:rsid w:val="005D45EC"/>
    <w:rsid w:val="005D7F6A"/>
    <w:rsid w:val="005E4A1B"/>
    <w:rsid w:val="005F1399"/>
    <w:rsid w:val="00603A76"/>
    <w:rsid w:val="00604732"/>
    <w:rsid w:val="00605215"/>
    <w:rsid w:val="00605286"/>
    <w:rsid w:val="0060661B"/>
    <w:rsid w:val="0061007C"/>
    <w:rsid w:val="00610FE7"/>
    <w:rsid w:val="00611617"/>
    <w:rsid w:val="00612154"/>
    <w:rsid w:val="0061512B"/>
    <w:rsid w:val="00615EF3"/>
    <w:rsid w:val="00622BF3"/>
    <w:rsid w:val="00622F5E"/>
    <w:rsid w:val="0062384B"/>
    <w:rsid w:val="00623F09"/>
    <w:rsid w:val="00624925"/>
    <w:rsid w:val="00624F7C"/>
    <w:rsid w:val="0062587E"/>
    <w:rsid w:val="00627FDC"/>
    <w:rsid w:val="00630DF1"/>
    <w:rsid w:val="00630EA0"/>
    <w:rsid w:val="006328C0"/>
    <w:rsid w:val="00632DA7"/>
    <w:rsid w:val="00632EAB"/>
    <w:rsid w:val="006362D2"/>
    <w:rsid w:val="006363D8"/>
    <w:rsid w:val="00636E45"/>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254C"/>
    <w:rsid w:val="006735A0"/>
    <w:rsid w:val="00673BC4"/>
    <w:rsid w:val="00675EAD"/>
    <w:rsid w:val="00682E4A"/>
    <w:rsid w:val="00684967"/>
    <w:rsid w:val="0068661B"/>
    <w:rsid w:val="006906A6"/>
    <w:rsid w:val="006948C1"/>
    <w:rsid w:val="0069613D"/>
    <w:rsid w:val="006966E1"/>
    <w:rsid w:val="0069788B"/>
    <w:rsid w:val="006A0745"/>
    <w:rsid w:val="006A208E"/>
    <w:rsid w:val="006B12F4"/>
    <w:rsid w:val="006B29B9"/>
    <w:rsid w:val="006C71BA"/>
    <w:rsid w:val="006D016F"/>
    <w:rsid w:val="006D093A"/>
    <w:rsid w:val="006D12CB"/>
    <w:rsid w:val="006D79F1"/>
    <w:rsid w:val="006E086C"/>
    <w:rsid w:val="006E3C91"/>
    <w:rsid w:val="006E4AF9"/>
    <w:rsid w:val="006E55BF"/>
    <w:rsid w:val="006E5963"/>
    <w:rsid w:val="006E7061"/>
    <w:rsid w:val="006F27BC"/>
    <w:rsid w:val="006F40FE"/>
    <w:rsid w:val="006F7C2D"/>
    <w:rsid w:val="00702CA0"/>
    <w:rsid w:val="00703EF0"/>
    <w:rsid w:val="007044A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3B28"/>
    <w:rsid w:val="00744123"/>
    <w:rsid w:val="00746624"/>
    <w:rsid w:val="00751A50"/>
    <w:rsid w:val="00753CC8"/>
    <w:rsid w:val="007573BF"/>
    <w:rsid w:val="00764456"/>
    <w:rsid w:val="00766EDC"/>
    <w:rsid w:val="007674DA"/>
    <w:rsid w:val="007707B3"/>
    <w:rsid w:val="00771728"/>
    <w:rsid w:val="00771F91"/>
    <w:rsid w:val="0077269D"/>
    <w:rsid w:val="00773F82"/>
    <w:rsid w:val="007759D9"/>
    <w:rsid w:val="00780111"/>
    <w:rsid w:val="00781D79"/>
    <w:rsid w:val="00781EBC"/>
    <w:rsid w:val="00781F8B"/>
    <w:rsid w:val="00782561"/>
    <w:rsid w:val="00782FC4"/>
    <w:rsid w:val="007839AE"/>
    <w:rsid w:val="00784768"/>
    <w:rsid w:val="007862DF"/>
    <w:rsid w:val="00792FC2"/>
    <w:rsid w:val="00793149"/>
    <w:rsid w:val="00796BFC"/>
    <w:rsid w:val="007A0303"/>
    <w:rsid w:val="007A0F56"/>
    <w:rsid w:val="007A12DC"/>
    <w:rsid w:val="007A28F6"/>
    <w:rsid w:val="007A664E"/>
    <w:rsid w:val="007A6759"/>
    <w:rsid w:val="007A7C71"/>
    <w:rsid w:val="007A7EAD"/>
    <w:rsid w:val="007B7660"/>
    <w:rsid w:val="007C0B31"/>
    <w:rsid w:val="007C1B9C"/>
    <w:rsid w:val="007C26A9"/>
    <w:rsid w:val="007C305F"/>
    <w:rsid w:val="007C6E81"/>
    <w:rsid w:val="007C7E57"/>
    <w:rsid w:val="007D01A8"/>
    <w:rsid w:val="007E0C89"/>
    <w:rsid w:val="007E2958"/>
    <w:rsid w:val="007E7F2B"/>
    <w:rsid w:val="007F30D1"/>
    <w:rsid w:val="007F4AD0"/>
    <w:rsid w:val="00802D15"/>
    <w:rsid w:val="00807518"/>
    <w:rsid w:val="00807C52"/>
    <w:rsid w:val="008111ED"/>
    <w:rsid w:val="00811475"/>
    <w:rsid w:val="0081391D"/>
    <w:rsid w:val="00815D91"/>
    <w:rsid w:val="00817BAD"/>
    <w:rsid w:val="00821F5E"/>
    <w:rsid w:val="00825118"/>
    <w:rsid w:val="0082558E"/>
    <w:rsid w:val="00826A14"/>
    <w:rsid w:val="00827302"/>
    <w:rsid w:val="00831634"/>
    <w:rsid w:val="00832ABD"/>
    <w:rsid w:val="00836D1D"/>
    <w:rsid w:val="008375C9"/>
    <w:rsid w:val="008409DC"/>
    <w:rsid w:val="00840BBB"/>
    <w:rsid w:val="008506C4"/>
    <w:rsid w:val="00851C98"/>
    <w:rsid w:val="00851EEE"/>
    <w:rsid w:val="008531D1"/>
    <w:rsid w:val="00856F1E"/>
    <w:rsid w:val="00862FE2"/>
    <w:rsid w:val="00862FE3"/>
    <w:rsid w:val="008645AA"/>
    <w:rsid w:val="00864833"/>
    <w:rsid w:val="00867ACF"/>
    <w:rsid w:val="008706B6"/>
    <w:rsid w:val="00872353"/>
    <w:rsid w:val="00872D8B"/>
    <w:rsid w:val="008759B2"/>
    <w:rsid w:val="0087723E"/>
    <w:rsid w:val="00880ED4"/>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3B74"/>
    <w:rsid w:val="008B66A1"/>
    <w:rsid w:val="008C0C40"/>
    <w:rsid w:val="008C3EE5"/>
    <w:rsid w:val="008C66A5"/>
    <w:rsid w:val="008C7839"/>
    <w:rsid w:val="008C7C0A"/>
    <w:rsid w:val="008C7F78"/>
    <w:rsid w:val="008D23BE"/>
    <w:rsid w:val="008D2487"/>
    <w:rsid w:val="008D2690"/>
    <w:rsid w:val="008D29BF"/>
    <w:rsid w:val="008D2E05"/>
    <w:rsid w:val="008D2FDD"/>
    <w:rsid w:val="008D5758"/>
    <w:rsid w:val="008E0F39"/>
    <w:rsid w:val="008E2E0C"/>
    <w:rsid w:val="008E3133"/>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3D2E"/>
    <w:rsid w:val="00926784"/>
    <w:rsid w:val="00927A8C"/>
    <w:rsid w:val="009313AC"/>
    <w:rsid w:val="0093709B"/>
    <w:rsid w:val="00940128"/>
    <w:rsid w:val="009419EC"/>
    <w:rsid w:val="009429F8"/>
    <w:rsid w:val="00943747"/>
    <w:rsid w:val="00943C82"/>
    <w:rsid w:val="00955F37"/>
    <w:rsid w:val="00960689"/>
    <w:rsid w:val="00962194"/>
    <w:rsid w:val="0096367E"/>
    <w:rsid w:val="00965728"/>
    <w:rsid w:val="00965E86"/>
    <w:rsid w:val="00975073"/>
    <w:rsid w:val="00976C68"/>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67D1"/>
    <w:rsid w:val="009B6F3A"/>
    <w:rsid w:val="009C12C5"/>
    <w:rsid w:val="009C338E"/>
    <w:rsid w:val="009C6769"/>
    <w:rsid w:val="009C67C7"/>
    <w:rsid w:val="009C7696"/>
    <w:rsid w:val="009C7A68"/>
    <w:rsid w:val="009D061D"/>
    <w:rsid w:val="009D1E19"/>
    <w:rsid w:val="009D4B2C"/>
    <w:rsid w:val="009D5F5F"/>
    <w:rsid w:val="009D6BA1"/>
    <w:rsid w:val="009E0D67"/>
    <w:rsid w:val="009E1EE2"/>
    <w:rsid w:val="009E26A2"/>
    <w:rsid w:val="009E321C"/>
    <w:rsid w:val="009E6921"/>
    <w:rsid w:val="009F1C91"/>
    <w:rsid w:val="009F3EB6"/>
    <w:rsid w:val="009F4800"/>
    <w:rsid w:val="009F4DAF"/>
    <w:rsid w:val="00A01225"/>
    <w:rsid w:val="00A012C4"/>
    <w:rsid w:val="00A03908"/>
    <w:rsid w:val="00A05535"/>
    <w:rsid w:val="00A0592A"/>
    <w:rsid w:val="00A101C3"/>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7853"/>
    <w:rsid w:val="00A40898"/>
    <w:rsid w:val="00A503CF"/>
    <w:rsid w:val="00A5070B"/>
    <w:rsid w:val="00A5342C"/>
    <w:rsid w:val="00A55549"/>
    <w:rsid w:val="00A57937"/>
    <w:rsid w:val="00A64CC3"/>
    <w:rsid w:val="00A64D2B"/>
    <w:rsid w:val="00A67517"/>
    <w:rsid w:val="00A6768D"/>
    <w:rsid w:val="00A72BEE"/>
    <w:rsid w:val="00A75716"/>
    <w:rsid w:val="00A76700"/>
    <w:rsid w:val="00A81C39"/>
    <w:rsid w:val="00A8223C"/>
    <w:rsid w:val="00A8384C"/>
    <w:rsid w:val="00A84EEF"/>
    <w:rsid w:val="00A85745"/>
    <w:rsid w:val="00A85C48"/>
    <w:rsid w:val="00A876EC"/>
    <w:rsid w:val="00A878E9"/>
    <w:rsid w:val="00A953F5"/>
    <w:rsid w:val="00A96A09"/>
    <w:rsid w:val="00AA1FD0"/>
    <w:rsid w:val="00AA352A"/>
    <w:rsid w:val="00AA5248"/>
    <w:rsid w:val="00AA64F9"/>
    <w:rsid w:val="00AA65ED"/>
    <w:rsid w:val="00AA7AD0"/>
    <w:rsid w:val="00AB1939"/>
    <w:rsid w:val="00AB2EBC"/>
    <w:rsid w:val="00AB4CB8"/>
    <w:rsid w:val="00AB6883"/>
    <w:rsid w:val="00AB757F"/>
    <w:rsid w:val="00AB7639"/>
    <w:rsid w:val="00AC3079"/>
    <w:rsid w:val="00AC3750"/>
    <w:rsid w:val="00AC5625"/>
    <w:rsid w:val="00AD0111"/>
    <w:rsid w:val="00AD0830"/>
    <w:rsid w:val="00AD224C"/>
    <w:rsid w:val="00AE2A82"/>
    <w:rsid w:val="00AE345F"/>
    <w:rsid w:val="00AE3540"/>
    <w:rsid w:val="00AE3961"/>
    <w:rsid w:val="00AE4342"/>
    <w:rsid w:val="00AE52CD"/>
    <w:rsid w:val="00AE5FB0"/>
    <w:rsid w:val="00AF1579"/>
    <w:rsid w:val="00AF211A"/>
    <w:rsid w:val="00AF3141"/>
    <w:rsid w:val="00AF3DBB"/>
    <w:rsid w:val="00AF6348"/>
    <w:rsid w:val="00B0617F"/>
    <w:rsid w:val="00B11292"/>
    <w:rsid w:val="00B15E59"/>
    <w:rsid w:val="00B16DFA"/>
    <w:rsid w:val="00B20FFB"/>
    <w:rsid w:val="00B220EB"/>
    <w:rsid w:val="00B23137"/>
    <w:rsid w:val="00B2379B"/>
    <w:rsid w:val="00B23AC5"/>
    <w:rsid w:val="00B23E81"/>
    <w:rsid w:val="00B24E64"/>
    <w:rsid w:val="00B306B1"/>
    <w:rsid w:val="00B31ACE"/>
    <w:rsid w:val="00B32132"/>
    <w:rsid w:val="00B32479"/>
    <w:rsid w:val="00B3389E"/>
    <w:rsid w:val="00B37176"/>
    <w:rsid w:val="00B40E11"/>
    <w:rsid w:val="00B53688"/>
    <w:rsid w:val="00B53A36"/>
    <w:rsid w:val="00B5451C"/>
    <w:rsid w:val="00B54978"/>
    <w:rsid w:val="00B62915"/>
    <w:rsid w:val="00B62D3C"/>
    <w:rsid w:val="00B6390B"/>
    <w:rsid w:val="00B67769"/>
    <w:rsid w:val="00B67F5D"/>
    <w:rsid w:val="00B725AA"/>
    <w:rsid w:val="00B7427B"/>
    <w:rsid w:val="00B76580"/>
    <w:rsid w:val="00B81192"/>
    <w:rsid w:val="00B87CD3"/>
    <w:rsid w:val="00B92B7F"/>
    <w:rsid w:val="00B94982"/>
    <w:rsid w:val="00B951E1"/>
    <w:rsid w:val="00B963F6"/>
    <w:rsid w:val="00BA578A"/>
    <w:rsid w:val="00BA6B75"/>
    <w:rsid w:val="00BA77F6"/>
    <w:rsid w:val="00BB22D8"/>
    <w:rsid w:val="00BB249A"/>
    <w:rsid w:val="00BB6567"/>
    <w:rsid w:val="00BB7412"/>
    <w:rsid w:val="00BC0D6A"/>
    <w:rsid w:val="00BC52CE"/>
    <w:rsid w:val="00BC5656"/>
    <w:rsid w:val="00BC6A43"/>
    <w:rsid w:val="00BC7357"/>
    <w:rsid w:val="00BC7BD3"/>
    <w:rsid w:val="00BD0809"/>
    <w:rsid w:val="00BD366A"/>
    <w:rsid w:val="00BD37C1"/>
    <w:rsid w:val="00BD49EE"/>
    <w:rsid w:val="00BE6A3C"/>
    <w:rsid w:val="00BF0D67"/>
    <w:rsid w:val="00BF16BE"/>
    <w:rsid w:val="00BF2D04"/>
    <w:rsid w:val="00BF61B0"/>
    <w:rsid w:val="00C022A1"/>
    <w:rsid w:val="00C03614"/>
    <w:rsid w:val="00C048FC"/>
    <w:rsid w:val="00C04C53"/>
    <w:rsid w:val="00C05337"/>
    <w:rsid w:val="00C053B6"/>
    <w:rsid w:val="00C14B5D"/>
    <w:rsid w:val="00C170EC"/>
    <w:rsid w:val="00C2010A"/>
    <w:rsid w:val="00C21569"/>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538C"/>
    <w:rsid w:val="00C660DA"/>
    <w:rsid w:val="00C674A3"/>
    <w:rsid w:val="00C705E0"/>
    <w:rsid w:val="00C71E8B"/>
    <w:rsid w:val="00C72B63"/>
    <w:rsid w:val="00C73992"/>
    <w:rsid w:val="00C747BF"/>
    <w:rsid w:val="00C74BF8"/>
    <w:rsid w:val="00C75D1F"/>
    <w:rsid w:val="00C75E8C"/>
    <w:rsid w:val="00C76D01"/>
    <w:rsid w:val="00C7734F"/>
    <w:rsid w:val="00C77569"/>
    <w:rsid w:val="00C809D9"/>
    <w:rsid w:val="00C83123"/>
    <w:rsid w:val="00C840D6"/>
    <w:rsid w:val="00C85DE2"/>
    <w:rsid w:val="00C93223"/>
    <w:rsid w:val="00C93EB2"/>
    <w:rsid w:val="00C94752"/>
    <w:rsid w:val="00CA02B0"/>
    <w:rsid w:val="00CA04DA"/>
    <w:rsid w:val="00CA151E"/>
    <w:rsid w:val="00CA2AE3"/>
    <w:rsid w:val="00CA4F48"/>
    <w:rsid w:val="00CB008A"/>
    <w:rsid w:val="00CB01B2"/>
    <w:rsid w:val="00CB2B56"/>
    <w:rsid w:val="00CB4081"/>
    <w:rsid w:val="00CB4C9F"/>
    <w:rsid w:val="00CB4FD0"/>
    <w:rsid w:val="00CB5BB6"/>
    <w:rsid w:val="00CB60F1"/>
    <w:rsid w:val="00CC05A3"/>
    <w:rsid w:val="00CC143F"/>
    <w:rsid w:val="00CC181D"/>
    <w:rsid w:val="00CC3880"/>
    <w:rsid w:val="00CC403F"/>
    <w:rsid w:val="00CC4151"/>
    <w:rsid w:val="00CC5E8A"/>
    <w:rsid w:val="00CC70C3"/>
    <w:rsid w:val="00CC7DB9"/>
    <w:rsid w:val="00CC7F21"/>
    <w:rsid w:val="00CD1AC0"/>
    <w:rsid w:val="00CD1EDB"/>
    <w:rsid w:val="00CD486F"/>
    <w:rsid w:val="00CD5CAF"/>
    <w:rsid w:val="00CD604E"/>
    <w:rsid w:val="00CD73D0"/>
    <w:rsid w:val="00CE1888"/>
    <w:rsid w:val="00CE18A9"/>
    <w:rsid w:val="00CE1D41"/>
    <w:rsid w:val="00CE3260"/>
    <w:rsid w:val="00CF12B4"/>
    <w:rsid w:val="00CF453C"/>
    <w:rsid w:val="00CF68C1"/>
    <w:rsid w:val="00CF7D09"/>
    <w:rsid w:val="00CF7F28"/>
    <w:rsid w:val="00D01B40"/>
    <w:rsid w:val="00D0224F"/>
    <w:rsid w:val="00D03432"/>
    <w:rsid w:val="00D05147"/>
    <w:rsid w:val="00D06B7B"/>
    <w:rsid w:val="00D12555"/>
    <w:rsid w:val="00D143AE"/>
    <w:rsid w:val="00D16698"/>
    <w:rsid w:val="00D200F4"/>
    <w:rsid w:val="00D21F0E"/>
    <w:rsid w:val="00D2213B"/>
    <w:rsid w:val="00D2234D"/>
    <w:rsid w:val="00D2692C"/>
    <w:rsid w:val="00D27C6F"/>
    <w:rsid w:val="00D300E0"/>
    <w:rsid w:val="00D31D9F"/>
    <w:rsid w:val="00D31DBA"/>
    <w:rsid w:val="00D32E30"/>
    <w:rsid w:val="00D33F75"/>
    <w:rsid w:val="00D359E3"/>
    <w:rsid w:val="00D35C9B"/>
    <w:rsid w:val="00D375A1"/>
    <w:rsid w:val="00D37F7F"/>
    <w:rsid w:val="00D42487"/>
    <w:rsid w:val="00D50121"/>
    <w:rsid w:val="00D51582"/>
    <w:rsid w:val="00D52224"/>
    <w:rsid w:val="00D525BC"/>
    <w:rsid w:val="00D530A3"/>
    <w:rsid w:val="00D5403D"/>
    <w:rsid w:val="00D60E87"/>
    <w:rsid w:val="00D61526"/>
    <w:rsid w:val="00D637F8"/>
    <w:rsid w:val="00D641E3"/>
    <w:rsid w:val="00D660E0"/>
    <w:rsid w:val="00D670D0"/>
    <w:rsid w:val="00D675F2"/>
    <w:rsid w:val="00D72135"/>
    <w:rsid w:val="00D72562"/>
    <w:rsid w:val="00D7282E"/>
    <w:rsid w:val="00D728E1"/>
    <w:rsid w:val="00D73E0E"/>
    <w:rsid w:val="00D76457"/>
    <w:rsid w:val="00D7662B"/>
    <w:rsid w:val="00D7778E"/>
    <w:rsid w:val="00D778B0"/>
    <w:rsid w:val="00D80FE0"/>
    <w:rsid w:val="00D84875"/>
    <w:rsid w:val="00D871DC"/>
    <w:rsid w:val="00D87AC2"/>
    <w:rsid w:val="00D91032"/>
    <w:rsid w:val="00D9391E"/>
    <w:rsid w:val="00D97E5B"/>
    <w:rsid w:val="00DA14C8"/>
    <w:rsid w:val="00DA290D"/>
    <w:rsid w:val="00DA4CBF"/>
    <w:rsid w:val="00DA522D"/>
    <w:rsid w:val="00DA735B"/>
    <w:rsid w:val="00DB08C5"/>
    <w:rsid w:val="00DB1286"/>
    <w:rsid w:val="00DC05C1"/>
    <w:rsid w:val="00DC0AFE"/>
    <w:rsid w:val="00DC1D95"/>
    <w:rsid w:val="00DC213D"/>
    <w:rsid w:val="00DD2920"/>
    <w:rsid w:val="00DD50C1"/>
    <w:rsid w:val="00DD6046"/>
    <w:rsid w:val="00DD686D"/>
    <w:rsid w:val="00DD76E9"/>
    <w:rsid w:val="00DD7DD6"/>
    <w:rsid w:val="00DE17BF"/>
    <w:rsid w:val="00DE2CB4"/>
    <w:rsid w:val="00DE5051"/>
    <w:rsid w:val="00DE5C1D"/>
    <w:rsid w:val="00DF02C7"/>
    <w:rsid w:val="00DF1B03"/>
    <w:rsid w:val="00DF2910"/>
    <w:rsid w:val="00DF4DF2"/>
    <w:rsid w:val="00E00DB0"/>
    <w:rsid w:val="00E114DC"/>
    <w:rsid w:val="00E11CA9"/>
    <w:rsid w:val="00E1651A"/>
    <w:rsid w:val="00E20679"/>
    <w:rsid w:val="00E22730"/>
    <w:rsid w:val="00E2516D"/>
    <w:rsid w:val="00E25C06"/>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83168"/>
    <w:rsid w:val="00E83A29"/>
    <w:rsid w:val="00E86E5D"/>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9E3"/>
    <w:rsid w:val="00EC1579"/>
    <w:rsid w:val="00EC33B2"/>
    <w:rsid w:val="00EC482A"/>
    <w:rsid w:val="00EC7D62"/>
    <w:rsid w:val="00EC7DEA"/>
    <w:rsid w:val="00ED17A0"/>
    <w:rsid w:val="00ED217E"/>
    <w:rsid w:val="00ED68B5"/>
    <w:rsid w:val="00EE24EB"/>
    <w:rsid w:val="00EF03BF"/>
    <w:rsid w:val="00EF042A"/>
    <w:rsid w:val="00EF16B9"/>
    <w:rsid w:val="00EF1846"/>
    <w:rsid w:val="00EF381A"/>
    <w:rsid w:val="00EF7C78"/>
    <w:rsid w:val="00F002E5"/>
    <w:rsid w:val="00F00CB1"/>
    <w:rsid w:val="00F017AB"/>
    <w:rsid w:val="00F02A99"/>
    <w:rsid w:val="00F03D8F"/>
    <w:rsid w:val="00F073B2"/>
    <w:rsid w:val="00F10070"/>
    <w:rsid w:val="00F12CA8"/>
    <w:rsid w:val="00F16623"/>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2680"/>
    <w:rsid w:val="00F665AF"/>
    <w:rsid w:val="00F669B4"/>
    <w:rsid w:val="00F6785D"/>
    <w:rsid w:val="00F70588"/>
    <w:rsid w:val="00F7115A"/>
    <w:rsid w:val="00F715F4"/>
    <w:rsid w:val="00F71CBD"/>
    <w:rsid w:val="00F7202A"/>
    <w:rsid w:val="00F733B1"/>
    <w:rsid w:val="00F73D4C"/>
    <w:rsid w:val="00F82BF4"/>
    <w:rsid w:val="00F84489"/>
    <w:rsid w:val="00F861D2"/>
    <w:rsid w:val="00F90E08"/>
    <w:rsid w:val="00F91C6F"/>
    <w:rsid w:val="00F92041"/>
    <w:rsid w:val="00F9628A"/>
    <w:rsid w:val="00F9782D"/>
    <w:rsid w:val="00F97D02"/>
    <w:rsid w:val="00FA01D9"/>
    <w:rsid w:val="00FA01E8"/>
    <w:rsid w:val="00FA1FD6"/>
    <w:rsid w:val="00FA20A9"/>
    <w:rsid w:val="00FA2CA5"/>
    <w:rsid w:val="00FA622F"/>
    <w:rsid w:val="00FA62D4"/>
    <w:rsid w:val="00FB3010"/>
    <w:rsid w:val="00FB3229"/>
    <w:rsid w:val="00FB331D"/>
    <w:rsid w:val="00FB735F"/>
    <w:rsid w:val="00FC0608"/>
    <w:rsid w:val="00FC2F05"/>
    <w:rsid w:val="00FC38B5"/>
    <w:rsid w:val="00FC5780"/>
    <w:rsid w:val="00FC70FB"/>
    <w:rsid w:val="00FD1340"/>
    <w:rsid w:val="00FD30D5"/>
    <w:rsid w:val="00FD3323"/>
    <w:rsid w:val="00FD464C"/>
    <w:rsid w:val="00FD7265"/>
    <w:rsid w:val="00FD7F5F"/>
    <w:rsid w:val="00FE245D"/>
    <w:rsid w:val="00FE2ECE"/>
    <w:rsid w:val="00FE426E"/>
    <w:rsid w:val="00FE4BC2"/>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6A5"/>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781D79"/>
    <w:rPr>
      <w:color w:val="D9D9D9" w:themeColor="background1" w:themeShade="D9"/>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996669AE-9F20-473F-82AD-E52A5F74E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17</Pages>
  <Words>20238</Words>
  <Characters>115360</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A Taxonomy of Point-Process Models</vt:lpstr>
    </vt:vector>
  </TitlesOfParts>
  <Company>SMPP</Company>
  <LinksUpToDate>false</LinksUpToDate>
  <CharactersWithSpaces>135328</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Taxonomy of Point-Process Models</dc:title>
  <dc:subject/>
  <dc:creator>Ian</dc:creator>
  <cp:keywords/>
  <dc:description/>
  <cp:lastModifiedBy>Ganchao Wei</cp:lastModifiedBy>
  <cp:revision>10</cp:revision>
  <cp:lastPrinted>2018-04-30T14:40:00Z</cp:lastPrinted>
  <dcterms:created xsi:type="dcterms:W3CDTF">2020-12-10T17:58:00Z</dcterms:created>
  <dcterms:modified xsi:type="dcterms:W3CDTF">2020-12-15T13:44:00Z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http://www.zotero.org/styles/nature</vt:lpwstr>
  </property>
</Properties>
</file>