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3676F" w14:textId="6BE13921" w:rsidR="009157A5" w:rsidRDefault="006D12CB" w:rsidP="000C7168">
      <w:pPr>
        <w:pStyle w:val="Title"/>
        <w:jc w:val="both"/>
        <w:rPr>
          <w:sz w:val="40"/>
        </w:rPr>
      </w:pPr>
      <w:r>
        <w:rPr>
          <w:sz w:val="40"/>
        </w:rPr>
        <w:t>Tracking fast and slow changes in synaptic weights from simultaneously observed pre- and postsynaptic spiking</w:t>
      </w:r>
    </w:p>
    <w:p w14:paraId="549DE366" w14:textId="5784C2C4" w:rsidR="000C7168" w:rsidRDefault="000C7168" w:rsidP="000C7168">
      <w:pPr>
        <w:rPr>
          <w:vertAlign w:val="superscript"/>
        </w:rPr>
      </w:pPr>
      <w:r>
        <w:t>Ganchao Wei</w:t>
      </w:r>
      <w:r w:rsidRPr="000C7168">
        <w:rPr>
          <w:vertAlign w:val="superscript"/>
        </w:rPr>
        <w:t>1</w:t>
      </w:r>
      <w:r>
        <w:rPr>
          <w:vertAlign w:val="superscript"/>
        </w:rPr>
        <w:t>*</w:t>
      </w:r>
      <w:r>
        <w:t xml:space="preserve"> and Ian H. Stevenson</w:t>
      </w:r>
      <w:r w:rsidRPr="000C7168">
        <w:rPr>
          <w:vertAlign w:val="superscript"/>
        </w:rPr>
        <w:t>2,3</w:t>
      </w:r>
    </w:p>
    <w:p w14:paraId="3648C469" w14:textId="2686867C" w:rsidR="000C7168" w:rsidRDefault="000C7168" w:rsidP="000C7168">
      <w:pPr>
        <w:spacing w:after="0"/>
      </w:pPr>
      <w:r>
        <w:rPr>
          <w:vertAlign w:val="superscript"/>
        </w:rPr>
        <w:t>1</w:t>
      </w:r>
      <w:r>
        <w:t>Department of Statistics, University of Connecticut</w:t>
      </w:r>
    </w:p>
    <w:p w14:paraId="68CB41D4" w14:textId="582981B4" w:rsidR="000C7168" w:rsidRPr="000C7168" w:rsidRDefault="000C7168" w:rsidP="000C7168">
      <w:pPr>
        <w:spacing w:after="0"/>
      </w:pPr>
      <w:r w:rsidRPr="000C7168">
        <w:rPr>
          <w:vertAlign w:val="superscript"/>
        </w:rPr>
        <w:t>2</w:t>
      </w:r>
      <w:r>
        <w:t>Department of Psychological Sciences, University of Connecticut</w:t>
      </w:r>
    </w:p>
    <w:p w14:paraId="4A0D5009" w14:textId="447AAA2F" w:rsidR="000C7168" w:rsidRDefault="000C7168" w:rsidP="000C7168">
      <w:pPr>
        <w:spacing w:after="0"/>
      </w:pPr>
      <w:r>
        <w:rPr>
          <w:vertAlign w:val="superscript"/>
        </w:rPr>
        <w:t>3</w:t>
      </w:r>
      <w:r>
        <w:t>Department of Biomedical Engineering, University of Connecticut</w:t>
      </w:r>
    </w:p>
    <w:p w14:paraId="30DF9575" w14:textId="5440AD3B" w:rsidR="000C7168" w:rsidRDefault="000C7168" w:rsidP="000C7168">
      <w:pPr>
        <w:spacing w:after="0"/>
      </w:pPr>
    </w:p>
    <w:p w14:paraId="50428028" w14:textId="09F39F94" w:rsidR="000C7168" w:rsidRPr="000C7168" w:rsidRDefault="000C7168" w:rsidP="000C7168">
      <w:pPr>
        <w:spacing w:after="0"/>
      </w:pPr>
      <w:r w:rsidRPr="000C7168">
        <w:rPr>
          <w:vertAlign w:val="superscript"/>
        </w:rPr>
        <w:t>*</w:t>
      </w:r>
      <w:r>
        <w:t>Corresponding Author: ganchao.wei@uconn.edu</w:t>
      </w:r>
    </w:p>
    <w:p w14:paraId="50B6D751" w14:textId="3ACF6AD2" w:rsidR="000361CA" w:rsidRDefault="000361CA" w:rsidP="000C7168">
      <w:pPr>
        <w:pStyle w:val="Heading1"/>
        <w:jc w:val="both"/>
      </w:pPr>
      <w:r>
        <w:t>Abstract</w:t>
      </w:r>
    </w:p>
    <w:p w14:paraId="4241DFE4" w14:textId="70CC5782" w:rsidR="000C7168" w:rsidRPr="000C7168" w:rsidRDefault="000C7168" w:rsidP="000C7168">
      <w:pPr>
        <w:jc w:val="both"/>
      </w:pPr>
      <w:r>
        <w:t xml:space="preserve">Synapses change on multiple timescales, ranging from milliseconds to minutes, due to a combination of both short- and long-term plasticity. Here we develop an extension of the common Generalized Linear Model to infer both short- and long-term changes in the coupling between a pre- and post-synaptic neuron based on observed spiking activity. We model short-term synaptic plasticity using additive effects that depend on the presynaptic spike timing, and we model long-term changes in both synaptic weight and baseline firing rate using </w:t>
      </w:r>
      <w:r w:rsidR="005367F1">
        <w:t>p</w:t>
      </w:r>
      <w:r>
        <w:t xml:space="preserve">oint </w:t>
      </w:r>
      <w:r w:rsidR="005367F1">
        <w:t>p</w:t>
      </w:r>
      <w:r>
        <w:t xml:space="preserve">rocess </w:t>
      </w:r>
      <w:r w:rsidR="005367F1">
        <w:t>a</w:t>
      </w:r>
      <w:r>
        <w:t xml:space="preserve">daptive </w:t>
      </w:r>
      <w:r w:rsidR="005367F1">
        <w:t>s</w:t>
      </w:r>
      <w:r>
        <w:t>moothing. Using simulations, we first show that this model can accurately recover time-varying synaptic weights 1) for both depressing and facilitating synapses, 2) with a variety of long-term changes (including realistic changes, such as due to STDP), 3) with a range of pre</w:t>
      </w:r>
      <w:r w:rsidR="009419EC">
        <w:t>-</w:t>
      </w:r>
      <w:r>
        <w:t xml:space="preserve"> and post-synaptic firing rates, and 4) for both excitatory and inhibitory synapses. We also show the importance of tracking fast changes in synaptic weights, slow changes in synaptic weights, and unexplained variations in baseline firing simultaneously. Omitting any one of these factors can lead to spurious inferences for the others. Altogether, this model provides a flexible framework for tracking short- and long-term variation in spike transmission.</w:t>
      </w:r>
    </w:p>
    <w:p w14:paraId="55F245F7" w14:textId="23BFF2A7" w:rsidR="000361CA" w:rsidRDefault="00C4225E" w:rsidP="000C7168">
      <w:pPr>
        <w:pStyle w:val="Heading1"/>
        <w:jc w:val="both"/>
      </w:pPr>
      <w:r>
        <w:t xml:space="preserve">1 </w:t>
      </w:r>
      <w:r w:rsidR="000361CA">
        <w:t>Introduction</w:t>
      </w:r>
    </w:p>
    <w:p w14:paraId="31B3E170" w14:textId="07C4EACB" w:rsidR="00CB60F1" w:rsidDel="003A14C6" w:rsidRDefault="00997E3F" w:rsidP="000C7168">
      <w:pPr>
        <w:jc w:val="both"/>
        <w:rPr>
          <w:del w:id="0" w:author="Ganchao Wei" w:date="2020-12-20T16:04:00Z"/>
        </w:rPr>
      </w:pPr>
      <w:r>
        <w:rPr>
          <w:lang w:eastAsia="zh-CN"/>
        </w:rPr>
        <w:t>Synapses</w:t>
      </w:r>
      <w:r w:rsidR="00585015">
        <w:rPr>
          <w:lang w:eastAsia="zh-CN"/>
        </w:rPr>
        <w:t xml:space="preserve"> play an important role in neurophysiology, although d</w:t>
      </w:r>
      <w:r w:rsidR="00585015" w:rsidRPr="00585015">
        <w:rPr>
          <w:lang w:eastAsia="zh-CN"/>
        </w:rPr>
        <w:t xml:space="preserve">etecting and characterizing these synapses </w:t>
      </w:r>
      <w:r w:rsidR="00585015">
        <w:rPr>
          <w:lang w:eastAsia="zh-CN"/>
        </w:rPr>
        <w:t xml:space="preserve">is not easy. </w:t>
      </w:r>
      <w:r w:rsidR="00585015">
        <w:t>T</w:t>
      </w:r>
      <w:r w:rsidR="00585015" w:rsidRPr="00585015">
        <w:t>he extracellular spiking</w:t>
      </w:r>
      <w:r w:rsidR="00585015">
        <w:t xml:space="preserve"> activities</w:t>
      </w:r>
      <w:r w:rsidR="00585015" w:rsidRPr="00585015">
        <w:t xml:space="preserve"> of neurons </w:t>
      </w:r>
      <w:r w:rsidR="00585015">
        <w:t xml:space="preserve">provide a way for synapses detection, </w:t>
      </w:r>
      <w:r w:rsidR="00717A9D">
        <w:t>and it</w:t>
      </w:r>
      <w:r w:rsidR="00585015">
        <w:t xml:space="preserve"> is usually </w:t>
      </w:r>
      <w:r w:rsidR="00433E55">
        <w:t>done</w:t>
      </w:r>
      <w:r w:rsidR="00585015">
        <w:t xml:space="preserve"> by analyzing the cross-correlogram</w:t>
      </w:r>
      <w:r w:rsidR="00851C98">
        <w:fldChar w:fldCharType="begin" w:fldLock="1"/>
      </w:r>
      <w:r w:rsidR="00134F28">
        <w:instrText xml:space="preserve">ADDIN CSL_CITATION {"citationItems":[{"id":"ITEM-1","itemData":{"DOI":"10.1152/jn.01170.2003","ISSN":"00223077","PMID":"15056678","abstract":"Most neuronal interactions in the cortex occur within local circuits. Because principal cells and GABAergic interneurons contribute differently to cortical operations, their experimental identification and separation is of utmost important. We used 64-site two-dimensional silicon probes for high-density recording of local neurons in layer 5 of the somatosensory and prefrontal cortices of the rat. Multiple-site monitoring of units allowed for the determination of their two-dimensional spatial position in the brain. Of the </w:instrText>
      </w:r>
      <w:r w:rsidR="00134F28">
        <w:rPr>
          <w:rFonts w:ascii="Cambria Math" w:hAnsi="Cambria Math" w:cs="Cambria Math"/>
        </w:rPr>
        <w:instrText>∼</w:instrText>
      </w:r>
      <w:r w:rsidR="00134F28">
        <w:instrText>60,000 cell pairs recorded, 0.2% showed robust short-term interactions. Units with significant, short-latency (&lt;3 ms) peaks following their action potentials in their cross-correlograms were characterized as putative excitatory (pyramidal) cells. Units with significant suppression of spiking of their partners were regarded as putative GABAergic interneurons. A portion of the putative interneurons was reciprocally connected with pyramidal cells. Neurons physiologically identified as inhibitory and excitatory cells were used as templates for classification of all recorded neurons. Of the several parameters tested, the duration of the unfiltered (1 Hz to 5 kHz) spike provided the most reliable clustering of the population. High-density parallel recordings of neuronal activity, determination of their physical location and their classification into pyramidal and interneuron classes provide the necessary tools for local circuit analysis.","author":[{"dropping-particle":"","family":"Barthó","given":"Peter","non-dropping-particle":"","parse-names":false,"suffix":""},{"dropping-particle":"","family":"Hirase","given":"Hajime","non-dropping-particle":"","parse-names":false,"suffix":""},{"dropping-particle":"","family":"Monconduit","given":"Lenaïc","non-dropping-particle":"","parse-names":false,"suffix":""},{"dropping-particle":"","family":"Zugaro","given":"Michael","non-dropping-particle":"","parse-names":false,"suffix":""},{"dropping-particle":"","family":"Harris","given":"Kenneth D.","non-dropping-particle":"","parse-names":false,"suffix":""},{"dropping-particle":"","family":"Buzsáki","given":"György","non-dropping-particle":"","parse-names":false,"suffix":""}],"container-title":"Journal of Neurophysiology","id":"ITEM-1","issue":"1","issued":{"date-parts":[["2004","7"]]},"page":"600-608","publisher":"American Physiological Society","title":"Characterization of neocortical principal cells and interneurons by network interactions and extracellular features","type":"article-journal","volume":"92"},"uris":["http://www.mendeley.com/documents/?uuid=f6052b54-e3cd-3d78-a7b5-c44c60af7892"]},{"id":"ITEM-2","itemData":{"DOI":"10.1007/978-1-4615-6622-9_1","author":[{"dropping-particle":"","family":"Fetz","given":"Eberhard","non-dropping-particle":"","parse-names":false,"suffix":""},{"dropping-particle":"","family":"Toyama","given":"Keisuke","non-dropping-particle":"","parse-names":false,"suffix":""},{"dropping-particle":"","family":"Smith","given":"Wade","non-dropping-particle":"","parse-names":false,"suffix":""}],"id":"ITEM-2","issued":{"date-parts":[["1991"]]},"page":"1-47","publisher":"Springer, Boston, MA","title":"Synaptic Interactions between Cortical Neurons","type":"chapter"},"uris":["http://www.mendeley.com/documents/?uuid=dce4bd12-777f-33ac-b770-f296a089334b"]}],"mendeley":{"formattedCitation":"(Barthó et al., 2004; Fetz et al., 1991)","plainTextFormattedCitation":"(Barthó et al., 2004; Fetz et al., 1991)","previouslyFormattedCitation":"(Barthó et al., 2004; Fetz et al., 1991)"},"properties":{"noteIndex":0},"schema":"https://github.com/citation-style-language/schema/raw/master/csl-citation.json"}</w:instrText>
      </w:r>
      <w:r w:rsidR="00851C98">
        <w:fldChar w:fldCharType="separate"/>
      </w:r>
      <w:r w:rsidR="003E3821" w:rsidRPr="003E3821">
        <w:rPr>
          <w:noProof/>
        </w:rPr>
        <w:t>(</w:t>
      </w:r>
      <w:proofErr w:type="spellStart"/>
      <w:r w:rsidR="003E3821" w:rsidRPr="003E3821">
        <w:rPr>
          <w:noProof/>
        </w:rPr>
        <w:t>Barthó</w:t>
      </w:r>
      <w:proofErr w:type="spellEnd"/>
      <w:r w:rsidR="003E3821" w:rsidRPr="003E3821">
        <w:rPr>
          <w:noProof/>
        </w:rPr>
        <w:t xml:space="preserve"> et al., 2004; Fetz et al., 1991)</w:t>
      </w:r>
      <w:r w:rsidR="00851C98">
        <w:fldChar w:fldCharType="end"/>
      </w:r>
      <w:r w:rsidR="00585015">
        <w:t>.</w:t>
      </w:r>
      <w:r w:rsidR="00717A9D">
        <w:t xml:space="preserve"> The cross-correlogram is a histogram of postsynaptic spiking times forward and backward to presynaptic spikes, which provides an estimate of cross-correlation between pre- and post-synaptic neurons</w:t>
      </w:r>
      <w:r w:rsidR="00851C98">
        <w:fldChar w:fldCharType="begin" w:fldLock="1"/>
      </w:r>
      <w:r w:rsidR="00134F28">
        <w:instrText>ADDIN CSL_CITATION {"citationItems":[{"id":"ITEM-1","itemData":{"DOI":"10.1016/S0006-3495(67)86597-4","ISSN":"00063495","PMID":"4292792","abstract":"The statistical analysis of two simultaneously observed trains of neuronal spikes is described, using as a conceptual framework the theory of stochastic point processes. The first statistical question that arises is whether the observed trains are independent; statistical techniques for testing independence are developed around the notion that, under the null hypothesis, the times of spike occurrence in one train represent random instants in time with respect to the other. If the null hypothesis is rejected—if dependence is attributed to the trains—the problem then becomes that of characterizing the nature and source of the observed dependencies. Statistical signs of various classes of dependencies, including direct interaction and shared input, are discussed and illustrated through computer simulations of interacting neurons. The effects of nonstationarities on the statistical measures for simultaneous spike trains are also discussed. For two-train comparisons of irregularly discharging nerve cells, moderate nonstationarities are shown to have little effect on the detection of interactions. Combining repetitive stimulation and simultaneous recording of spike trains from two (or more) neurons yields additional clues as to possible modes of interaction among the monitored neurons; the theory presented is illustrated by an application to experimentally obtained data from auditory neurons. A companion paper covers the analysis of single spike trains. © 1967, The Biophysical Society. All rights reserved.","author":[{"dropping-particle":"","family":"Perkel","given":"Donald H.","non-dropping-particle":"","parse-names":false,"suffix":""},{"dropping-particle":"","family":"Gerstein","given":"George L.","non-dropping-particle":"","parse-names":false,"suffix":""},{"dropping-particle":"","family":"Moore","given":"George P.","non-dropping-particle":"","parse-names":false,"suffix":""}],"container-title":"Biophysical Journal","id":"ITEM-1","issue":"4","issued":{"date-parts":[["1967"]]},"page":"419-440","publisher":"Biophys J","title":"Neuronal Spike Trains and Stochastic Point Processes: II. Simultaneous Spike Trains","type":"article-journal","volume":"7"},"uris":["http://www.mendeley.com/documents/?uuid=8ce4a9ec-0c11-33f7-b984-477119fe7848"]}],"mendeley":{"formattedCitation":"(Perkel et al., 1967)","plainTextFormattedCitation":"(Perkel et al., 1967)","previouslyFormattedCitation":"(Perkel et al., 1967)"},"properties":{"noteIndex":0},"schema":"https://github.com/citation-style-language/schema/raw/master/csl-citation.json"}</w:instrText>
      </w:r>
      <w:r w:rsidR="00851C98">
        <w:fldChar w:fldCharType="separate"/>
      </w:r>
      <w:r w:rsidR="003E3821" w:rsidRPr="003E3821">
        <w:rPr>
          <w:noProof/>
        </w:rPr>
        <w:t>(</w:t>
      </w:r>
      <w:proofErr w:type="spellStart"/>
      <w:r w:rsidR="003E3821" w:rsidRPr="003E3821">
        <w:rPr>
          <w:noProof/>
        </w:rPr>
        <w:t>Perkel</w:t>
      </w:r>
      <w:proofErr w:type="spellEnd"/>
      <w:r w:rsidR="003E3821" w:rsidRPr="003E3821">
        <w:rPr>
          <w:noProof/>
        </w:rPr>
        <w:t xml:space="preserve"> et al., 1967)</w:t>
      </w:r>
      <w:r w:rsidR="00851C98">
        <w:fldChar w:fldCharType="end"/>
      </w:r>
      <w:r w:rsidR="00717A9D">
        <w:t>.</w:t>
      </w:r>
      <w:r w:rsidR="005367F1">
        <w:t xml:space="preserve"> </w:t>
      </w:r>
      <w:r w:rsidR="00940128">
        <w:t>When a monosynaptic occurs, the postsynaptic spiking probability will often increase or decrease after a presynaptic spike, for</w:t>
      </w:r>
      <w:r w:rsidR="004B57B8">
        <w:t xml:space="preserve"> an</w:t>
      </w:r>
      <w:r w:rsidR="00940128">
        <w:t xml:space="preserve"> excitatory or inhibitory synapse. This corresponds to a transient and short-latency peak or trough in the cross-correlogram. </w:t>
      </w:r>
      <w:r w:rsidR="00CB60F1">
        <w:t>However, investigating the cross-correlogram directly may not be enough for modern neural data analysis. By using multielectrode arrays, the extracellular spiking of hundreds of neurons can be recorded simultaneously. These large-scale recorded neurons can have tens of thousands of potential synapses between them, but both spiking and synapses can be sparse. This makes it difficult for synapses detection by simply plotting the cross-correlograms. Some recent research tried to solve this problem by modeling spike cross-correlations to handle the sparse information for detection</w:t>
      </w:r>
      <w:r w:rsidR="00CB60F1">
        <w:fldChar w:fldCharType="begin" w:fldLock="1"/>
      </w:r>
      <w:r w:rsidR="00134F2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constraints","type":"article-journal"},"uris":["http://www.mendeley.com/documents/?uuid=db2c9c81-dc29-4670-8f44-2abd0eaed649"]},{"id":"ITEM-2","itemData":{"DOI":"10.1038/s41467-019-12225-2","ISSN":"2041-1723","abstract":"State-of-the-art techniques allow researchers to record large numbers of spike trains in parallel for many hours. With enough such data, we should be able to infer the connectivity among neurons. Here we develop a method for reconstructing neuronal circuitry by applying a generalized linear model (GLM) to spike cross-correlations. Our method estimates connections between neurons in units of postsynaptic potentials and the amount of spike recordings needed to verify connections. The performance of inference is optimized by counting the estimation errors using synthetic data. This method is superior to other established methods in correctly estimating connectivity. By applying our method to rat hippocampal data, we show that the types of estimated connections match the results inferred from other physiological cues. Thus our method provides the means to build a circuit diagram from recorded spike trains, thereby providing a basis for elucidating the differences in information processing in different brain regions.","author":[{"dropping-particle":"","family":"Kobayashi","given":"Ryota","non-dropping-particle":"","parse-names":false,"suffix":""},{"dropping-particle":"","family":"Kurita","given":"Shuhei","non-dropping-particle":"","parse-names":false,"suffix":""},{"dropping-particle":"","family":"Kurth","given":"Anno","non-dropping-particle":"","parse-names":false,"suffix":""},{"dropping-particle":"","family":"Kitano","given":"Katsunori","non-dropping-particle":"","parse-names":false,"suffix":""},{"dropping-particle":"","family":"Mizuseki","given":"Kenji","non-dropping-particle":"","parse-names":false,"suffix":""},{"dropping-particle":"","family":"Diesmann","given":"Markus","non-dropping-particle":"","parse-names":false,"suffix":""},{"dropping-particle":"","family":"Richmond","given":"Barry J","non-dropping-particle":"","parse-names":false,"suffix":""},{"dropping-particle":"","family":"Shinomoto","given":"Shigeru","non-dropping-particle":"","parse-names":false,"suffix":""}],"container-title":"Nature Communications","id":"ITEM-2","issue":"1","issued":{"date-parts":[["2019"]]},"page":"4468","title":"Reconstructing neuronal circuitry from parallel spike trains","type":"article-journal","volume":"10"},"uris":["http://www.mendeley.com/documents/?uuid=5e7a4b38-7d27-4179-b468-350c1c34ef92"]}],"mendeley":{"formattedCitation":"(Kobayashi et al., 2019; Ren et al., 2020)","plainTextFormattedCitation":"(Kobayashi et al., 2019; Ren et al., 2020)","previouslyFormattedCitation":"(Kobayashi et al., 2019; Ren et al., 2020)"},"properties":{"noteIndex":0},"schema":"https://github.com/citation-style-language/schema/raw/master/csl-citation.json"}</w:instrText>
      </w:r>
      <w:r w:rsidR="00CB60F1">
        <w:fldChar w:fldCharType="separate"/>
      </w:r>
      <w:r w:rsidR="003E3821" w:rsidRPr="003E3821">
        <w:rPr>
          <w:noProof/>
        </w:rPr>
        <w:t>(Kobayashi et al., 2019; Ren et al., 2020)</w:t>
      </w:r>
      <w:r w:rsidR="00CB60F1">
        <w:fldChar w:fldCharType="end"/>
      </w:r>
      <w:r w:rsidR="00CB60F1">
        <w:t>.</w:t>
      </w:r>
    </w:p>
    <w:p w14:paraId="3B9D741B" w14:textId="6D06D3CF" w:rsidR="001073DA" w:rsidRDefault="001073DA" w:rsidP="000C7168">
      <w:pPr>
        <w:jc w:val="both"/>
      </w:pPr>
    </w:p>
    <w:p w14:paraId="6DB9F0EE" w14:textId="3940F74F" w:rsidR="00FE4BC2" w:rsidDel="00A12C49" w:rsidRDefault="00CB60F1" w:rsidP="000C7168">
      <w:pPr>
        <w:jc w:val="both"/>
        <w:rPr>
          <w:del w:id="1" w:author="Ganchao Wei" w:date="2020-12-20T16:03:00Z"/>
        </w:rPr>
      </w:pPr>
      <w:r>
        <w:t>In cases where synapses can be reliably identified from spikes, one possibility is that these recordings can be used to examine changes in synaptic strength over time.</w:t>
      </w:r>
      <w:r w:rsidR="008D5758">
        <w:t xml:space="preserve"> Changes in synaptic strength occur over multiple timescales and due to different biophysical mechanisms</w:t>
      </w:r>
      <w:r w:rsidR="008D5758">
        <w:fldChar w:fldCharType="begin" w:fldLock="1"/>
      </w:r>
      <w:r w:rsidR="00134F28">
        <w:instrText>ADDIN CSL_CITATION {"citationItems":[{"id":"ITEM-1","itemData":{"DOI":"10.1146/annurev.physiol.64.092501.114547","ISSN":"0066-4278","abstract":"Synaptic transmission is a dynamic process. Postsynaptic responses wax and wane as presynaptic activity evolves. This prominent characteristic of chemical synaptic transmission is a crucial determinant of the response properties of synapses and, in turn, of the stimulus properties selected by neural networks and of the patterns of activity generated by those networks. This review focuses on synaptic changes that result from prior activity in the synapse under study, and is restricted to short-term effects that last for at most a few minutes. Forms of synaptic enhancement, such as facilitation, augmentation, and post-tetanic potentiation, are usually attributed to effects of a residual elevation in presynaptic [Ca2+]i, acting on one or more molecular targets that appear to be distinct from the secretory trigger responsible for fast exocytosis and phasic release of transmitter to single action potentials. We discuss the evidence for this hypothesis, and the origins of the different kinetic phases of synaptic enhancement, as well as the interpretation of statistical changes in transmitter release and roles played by other factors such as alterations in presynaptic Ca2+ influx or postsynaptic levels of [Ca2+]i. Synaptic depression dominates enhancement at many synapses. Depression is usually attributed to depletion of some pool of readily releasable vesicles, and various forms of the depletion model are discussed. Depression can also arise from feedback activation of presynaptic receptors and from postsynaptic processes such as receptor desensitization. In addition, glial-neuronal interactions can contribute to short-term synaptic plasticity. Finally, we summarize the recent literature on putative molecular players in synaptic plasticity and the effects of genetic manipulations and other modulatory influences.","author":[{"dropping-particle":"","family":"Zucker","given":"Robert S.","non-dropping-particle":"","parse-names":false,"suffix":""},{"dropping-particle":"","family":"Regehr","given":"Wade G.","non-dropping-particle":"","parse-names":false,"suffix":""}],"container-title":"Annual Review of Physiology","id":"ITEM-1","issue":"1","issued":{"date-parts":[["2002","3","28"]]},"page":"355-405","publisher":" Annual Reviews  4139 El Camino Way, P.O. Box 10139, Palo Alto, CA 94303-0139, USA  ","title":"Short-Term Synaptic Plasticity","type":"article-journal","volume":"64"},"uris":["http://www.mendeley.com/documents/?uuid=3a096614-b27e-395c-bd73-b52f38b7d3c2"]}],"mendeley":{"formattedCitation":"(Zucker &amp; Regehr, 2002)","plainTextFormattedCitation":"(Zucker &amp; Regehr, 2002)","previouslyFormattedCitation":"(Zucker &amp; Regehr, 2002)"},"properties":{"noteIndex":0},"schema":"https://github.com/citation-style-language/schema/raw/master/csl-citation.json"}</w:instrText>
      </w:r>
      <w:r w:rsidR="008D5758">
        <w:fldChar w:fldCharType="separate"/>
      </w:r>
      <w:r w:rsidR="003E3821" w:rsidRPr="003E3821">
        <w:rPr>
          <w:noProof/>
        </w:rPr>
        <w:t>(Zucker &amp; Regehr, 2002)</w:t>
      </w:r>
      <w:r w:rsidR="008D5758">
        <w:fldChar w:fldCharType="end"/>
      </w:r>
      <w:r w:rsidR="008D5758">
        <w:t xml:space="preserve">. For </w:t>
      </w:r>
      <w:r w:rsidR="008D5758">
        <w:lastRenderedPageBreak/>
        <w:t>instance, on timescales of a few milliseconds</w:t>
      </w:r>
      <w:r w:rsidR="00FE4BC2">
        <w:t>, the synaptic strength may decrease by consumption of neurotransmitters, or may increase by influx of calcium into presynaptic axon terminal, which increases neurotransmitters release probability.</w:t>
      </w:r>
      <w:r w:rsidR="00CF12B4">
        <w:t xml:space="preserve"> In contrast, increases or decreases in receptor density or structural changes occur on timescales of minutes to hours. To understand learning rules and to make sure our models generalize it is important to separate the short- and long-timescale effects. It is also important to note that fluctuations in the presynaptic rate can create fluctuations in synaptic strength on much longer timescales. For instance, higher presynaptic rate will produce a weaker synaptic strength, if the synapse has short-term depression</w:t>
      </w:r>
      <w:r w:rsidR="00CF12B4">
        <w:fldChar w:fldCharType="begin" w:fldLock="1"/>
      </w:r>
      <w:r w:rsidR="00134F28">
        <w:instrText>ADDIN CSL_CITATION {"citationItems":[{"id":"ITEM-1","itemData":{"DOI":"10.1038/86054","ISSN":"1546-1726","abstract":"Considerable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Neuroscience","id":"ITEM-1","issue":"4","issued":{"date-parts":[["2001"]]},"page":"402-408","title":"The impact of 'bursting' thalamic impulses at a neocortical synapse","type":"article-journal","volume":"4"},"uris":["http://www.mendeley.com/documents/?uuid=eb1ed3f3-c1cc-4e30-9060-620e01fe7107"]}],"mendeley":{"formattedCitation":"(Swadlow &amp; Gusev, 2001)","plainTextFormattedCitation":"(Swadlow &amp; Gusev, 2001)","previouslyFormattedCitation":"(Swadlow &amp; Gusev, 2001)"},"properties":{"noteIndex":0},"schema":"https://github.com/citation-style-language/schema/raw/master/csl-citation.json"}</w:instrText>
      </w:r>
      <w:r w:rsidR="00CF12B4">
        <w:fldChar w:fldCharType="separate"/>
      </w:r>
      <w:r w:rsidR="003E3821" w:rsidRPr="003E3821">
        <w:rPr>
          <w:noProof/>
        </w:rPr>
        <w:t>(Swadlow &amp; Gusev, 2001)</w:t>
      </w:r>
      <w:r w:rsidR="00CF12B4">
        <w:fldChar w:fldCharType="end"/>
      </w:r>
      <w:r w:rsidR="00CF12B4">
        <w:t>.</w:t>
      </w:r>
    </w:p>
    <w:p w14:paraId="7537E001" w14:textId="77777777" w:rsidR="00CF12B4" w:rsidRDefault="00CF12B4" w:rsidP="000C7168">
      <w:pPr>
        <w:jc w:val="both"/>
      </w:pPr>
    </w:p>
    <w:p w14:paraId="0CDC456B" w14:textId="6C419A8C" w:rsidR="005367F1" w:rsidDel="003E3821" w:rsidRDefault="00CF12B4" w:rsidP="000C7168">
      <w:pPr>
        <w:jc w:val="both"/>
        <w:rPr>
          <w:del w:id="2" w:author="Ganchao Wei" w:date="2020-12-20T15:12:00Z"/>
        </w:rPr>
      </w:pPr>
      <w:r>
        <w:t>The short- and long-term dynamics in synapses can be</w:t>
      </w:r>
      <w:r w:rsidR="002735D8">
        <w:t xml:space="preserve"> roughly</w:t>
      </w:r>
      <w:r>
        <w:t xml:space="preserve"> studied by investigating the cross-correlations or postsynaptic spiking probability, </w:t>
      </w:r>
      <w:commentRangeStart w:id="3"/>
      <w:r>
        <w:t>under different presynaptic inter-spike interval (ISI)</w:t>
      </w:r>
      <w:commentRangeEnd w:id="3"/>
      <w:r w:rsidR="003E3821">
        <w:rPr>
          <w:rStyle w:val="CommentReference"/>
        </w:rPr>
        <w:commentReference w:id="3"/>
      </w:r>
      <w:r>
        <w:fldChar w:fldCharType="begin" w:fldLock="1"/>
      </w:r>
      <w:r w:rsidR="00134F28">
        <w:instrText>ADDIN CSL_CITATION {"citationItems":[{"id":"ITEM-1","itemData":{"DOI":"10.1038/nn.2134","ISSN":"1546-1726","abstract":"Fujisawa and colleagues report that during a working memory task, firing patterns in ensembles of rat medial prefrontal cortex neurons reflect behavioral outcomes on coarser time scales and short-term synaptic plasticity on finer time scales. These results suggest that short-term plasticity plays a role in the neural computations guiding behavior.","author":[{"dropping-particle":"","family":"Fujisawa","given":"Shigeyoshi","non-dropping-particle":"","parse-names":false,"suffix":""},{"dropping-particle":"","family":"Amarasingham","given":"Asohan","non-dropping-particle":"","parse-names":false,"suffix":""},{"dropping-particle":"","family":"Harrison","given":"Matthew T","non-dropping-particle":"","parse-names":false,"suffix":""},{"dropping-particle":"","family":"Buzsáki","given":"György","non-dropping-particle":"","parse-names":false,"suffix":""}],"container-title":"Nature Neuroscience","id":"ITEM-1","issue":"7","issued":{"date-parts":[["2008"]]},"page":"823-833","title":"Behavior-dependent short-term assembly dynamics in the medial prefrontal cortex","type":"article-journal","volume":"11"},"uris":["http://www.mendeley.com/documents/?uuid=8bac5cdf-2b6d-4622-8eb6-edcff06606e6"]},{"id":"ITEM-2","itemData":{"DOI":"10.1038/86054","ISSN":"1546-1726","abstract":"Considerable effort has gone into understanding the mechanisms underlying high-frequency 'bursting' of thalamocortical impulses, their sensory information content and their involvement in perception. However, little is known about the influence of such impulses on their cortical targets. Here we follow bursting thalamic impulses to their terminus at the thalamocortical synapse of the awake rabbit, and examine their influence on a class of somatosensory cortical neurons. We show that thalamic bursts potently activate cortical circuits. Initial impulses of each burst have a greatly enhanced ability to elicit cortical action potentials, and later impulses in the burst further raise the probability of eliciting spikes. In some cases, multiple cortical spikes result from a single burst. Moreover, we show that the interval preceding each burst is crucial for generating the enhanced cortical response. The powerful activation of neocortex by thalamocortical bursts is fully consistent with an involvement of these impulses in perceptual/attentional processes.","author":[{"dropping-particle":"","family":"Swadlow","given":"Harvey A","non-dropping-particle":"","parse-names":false,"suffix":""},{"dropping-particle":"","family":"Gusev","given":"Alexander G","non-dropping-particle":"","parse-names":false,"suffix":""}],"container-title":"Nature Neuroscience","id":"ITEM-2","issue":"4","issued":{"date-parts":[["2001"]]},"page":"402-408","title":"The impact of 'bursting' thalamic impulses at a neocortical synapse","type":"article-journal","volume":"4"},"uris":["http://www.mendeley.com/documents/?uuid=eb1ed3f3-c1cc-4e30-9060-620e01fe7107"]},{"id":"ITEM-3","itemData":{"DOI":"10.1523/jneurosci.20-14-05461.2000","ISSN":"02706474","PMID":"10884329","abstract":"We performed experiments in the cat geniculocortical pathway, in vivo, to examine how presynaptic spikes interact to influence the firing of postsynaptic targets. In particular, we asked (1) how do multiple spikes from a single presynaptic neuron interact to influence the firing of a postsynaptic target (homosynaptic interactions), (2) how do spikes from two different presynaptic neurons interact (heterosynaptic interactions), and (3) what is the time course of homosynaptic and heterosynaptic interactions? We found that both homosynaptic and heterosynaptic interactions increase the likelihood of driving a postsynaptic spike, although with different time courses. For two spikes traveling down a single geniculate axon, the second spike is more effective than the first for ~15 msec. For two spikes on separate axons, the interaction is faster (~7 msec duration, ~2.5 msec time constant). Thus changes in firing rate are perhaps best relayed by homosynaptic interactions, whereas heterosynaptic interactions may help detect coincident spikes from different thalamic inputs.","author":[{"dropping-particle":"","family":"Usrey","given":"W. Martin","non-dropping-particle":"","parse-names":false,"suffix":""},{"dropping-particle":"","family":"Alonso","given":"Jose Manuel","non-dropping-particle":"","parse-names":false,"suffix":""},{"dropping-particle":"","family":"Reid","given":"R. Clay","non-dropping-particle":"","parse-names":false,"suffix":""}],"container-title":"Journal of Neuroscience","id":"ITEM-3","issue":"14","issued":{"date-parts":[["2000","7","15"]]},"page":"5461-5467","publisher":"Society for Neuroscience","title":"Synaptic interactions between thalamic inputs to simple cells in cat visual cortex","type":"article-journal","volume":"20"},"uris":["http://www.mendeley.com/documents/?uuid=9906a090-f549-3155-a3ca-03bed1c87aad"]},{"id":"ITEM-4","itemData":{"DOI":"10.1016/0304-3940(87)90617-3","ISSN":"03043940","PMID":"3601210","abstract":"The functional connections between corticospinal neurones and motor units of the monkey's hand muscles were investigated by constructing cross-correlograms of activity recorded from pyramidal tract neurones and from single motor units in the contralateral thenar muscles during performance of a precision grip between thumb and index finger. Only those neurones which produced postspike facilitation of the surface-recorded electromyogram (EMG) of these muscles were selected for analysis. Positive correlations were observed for 11 15 selected neurones, and the form of the correlation was suggestive of monosynaptic action. Corticospinal cells which produced a correlation peak often did so with all concurrently-sampled motor units. © 1987.","author":[{"dropping-particle":"","family":"Mantel","given":"G. W.H.","non-dropping-particle":"","parse-names":false,"suffix":""},{"dropping-particle":"","family":"Lemon","given":"R. N.","non-dropping-particle":"","parse-names":false,"suffix":""}],"container-title":"Neuroscience Letters","id":"ITEM-4","issue":"1","issued":{"date-parts":[["1987","6","1"]]},"page":"113-118","publisher":"Elsevier","title":"Cross-correlation reveals facilitation of single motor units in thenar muscles by single corticospinal neurones in the conscious monkey","type":"article-journal","volume":"77"},"uris":["http://www.mendeley.com/documents/?uuid=6c3598be-6b55-315c-a974-38ba3871f0dc"]},{"id":"ITEM-5","itemData":{"DOI":"10.1016/S0896-6273(00)80525-5","ISSN":"08966273","PMID":"9697862","abstract":"Spike transmission probability between pyramidal cells and interneurons in the CA1 pyramidal layer was investigated in the behaving rat by the simultaneous recording of neuronal ensembles. Population synchrony was strongest during sharp wave (SPW) bursts. However, the increase was three times larger for pyramidal cells than for interneurons. The contribution of single pyramidal cells to the discharge of interneurons was often large (up to 0.6 probability), as assessed by the presence of significant (&lt;3 ms) peaks in the cross-correlogram. Complex-spike bursts were more effective than single spikes. Single cell contribution was higher between SPW bursts than during SPWs or theta activity. Hence, single pyramidal cells can reliably discharge interneurons, and the probability of spike transmission is behavior dependent.","author":[{"dropping-particle":"","family":"Csicsvari","given":"Jozsef","non-dropping-particle":"","parse-names":false,"suffix":""},{"dropping-particle":"","family":"Hirase","given":"Hajime","non-dropping-particle":"","parse-names":false,"suffix":""},{"dropping-particle":"","family":"Czurko","given":"Andras","non-dropping-particle":"","parse-names":false,"suffix":""},{"dropping-particle":"","family":"Buzsáki","given":"György","non-dropping-particle":"","parse-names":false,"suffix":""}],"container-title":"Neuron","id":"ITEM-5","issue":"1","issued":{"date-parts":[["1998","7","1"]]},"page":"179-189","publisher":"Cell Press","title":"Reliability and state dependence of pyramidal cell-interneuron synapses in the hippocampus: An ensemble approach in the behaving rat","type":"article-journal","volume":"21"},"uris":["http://www.mendeley.com/documents/?uuid=aa049f8f-3d9d-3c7c-a357-d4fc816e2bcb"]},{"id":"ITEM-6","itemData":{"DOI":"10.1167/7.14.20","ISSN":"15347362","PMID":"18217815","abstract":"At many synapses in the central nervous system, spikes within high-frequency trains have a better chance of driving the postsynaptic neuron than spikes occurring in isolation. We asked what mechanism accounts for this selectivity at the retinogeniculate synapse. The amplitude of synaptic potentials was remarkably constant, ruling out a major role for presynaptic mechanisms such as synaptic facilitation. Instead, geniculate spike trains could be predicted from retinal spike trains on the basis of postsynaptic summation. This simple form of integration explains the response differences between a geniculate neuron and its main retinal driver, and thereby determines the flow of visual information to cortex. © ARVO.","author":[{"dropping-particle":"","family":"Carandini","given":"Matteo","non-dropping-particle":"","parse-names":false,"suffix":""},{"dropping-particle":"","family":"Horton","given":"Jonathan C.","non-dropping-particle":"","parse-names":false,"suffix":""},{"dropping-particle":"","family":"Sincich","given":"Lawrence C.","non-dropping-particle":"","parse-names":false,"suffix":""}],"container-title":"Journal of Vision","id":"ITEM-6","issue":"14","issued":{"date-parts":[["2007","12","28"]]},"page":"20-20","publisher":"The Association for Research in Vision and Ophthalmology","title":"Thalamic filtering of retinal spike trains by postsynaptic summation","type":"article-journal","volume":"7"},"uris":["http://www.mendeley.com/documents/?uuid=085d4d0f-c6a8-3d0a-a16b-763720cb3c67"]}],"mendeley":{"formattedCitation":"(Carandini et al., 2007; Csicsvari et al., 1998; Fujisawa et al., 2008; Mantel &amp; Lemon, 1987; Swadlow &amp; Gusev, 2001; Usrey et al., 2000)","plainTextFormattedCitation":"(Carandini et al., 2007; Csicsvari et al., 1998; Fujisawa et al., 2008; Mantel &amp; Lemon, 1987; Swadlow &amp; Gusev, 2001; Usrey et al., 2000)","previouslyFormattedCitation":"(Carandini et al., 2007; Csicsvari et al., 1998; Fujisawa et al., 2008; Mantel &amp; Lemon, 1987; Swadlow &amp; Gusev, 2001; Usrey et al., 2000)"},"properties":{"noteIndex":0},"schema":"https://github.com/citation-style-language/schema/raw/master/csl-citation.json"}</w:instrText>
      </w:r>
      <w:r>
        <w:fldChar w:fldCharType="separate"/>
      </w:r>
      <w:r w:rsidR="003E3821" w:rsidRPr="003E3821">
        <w:rPr>
          <w:noProof/>
        </w:rPr>
        <w:t>(Carandini et al., 2007; Csicsvari et al., 1998; Fujisawa et al., 2008; Mantel &amp; Lemon, 1987; Swadlow &amp; Gusev, 2001; Usrey et al., 2000)</w:t>
      </w:r>
      <w:r>
        <w:fldChar w:fldCharType="end"/>
      </w:r>
      <w:r>
        <w:t xml:space="preserve"> and different recording time respectively.</w:t>
      </w:r>
      <w:r w:rsidR="002735D8">
        <w:t xml:space="preserve"> </w:t>
      </w:r>
      <w:r w:rsidR="000C7168">
        <w:t>Several authors have proposed models for estimating</w:t>
      </w:r>
      <w:r w:rsidR="00E94301">
        <w:t xml:space="preserve"> either</w:t>
      </w:r>
      <w:r w:rsidR="000C7168">
        <w:t xml:space="preserve"> long-term</w:t>
      </w:r>
      <w:r w:rsidR="000B134B">
        <w:fldChar w:fldCharType="begin" w:fldLock="1"/>
      </w:r>
      <w:r w:rsidR="00134F28">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data","type":"paper-conference","volume":"24"},"uris":["http://www.mendeley.com/documents/?uuid=ee987b49-b7a1-46a3-a9f6-fb4abf53275a"]}],"mendeley":{"formattedCitation":"(Linderman et al., 2014; Stevenson &amp; Kording, 2011)","plainTextFormattedCitation":"(Linderman et al., 2014; Stevenson &amp; Kording, 2011)","previouslyFormattedCitation":"(Linderman et al., 2014; Stevenson &amp; Kording, 2011)"},"properties":{"noteIndex":0},"schema":"https://github.com/citation-style-language/schema/raw/master/csl-citation.json"}</w:instrText>
      </w:r>
      <w:r w:rsidR="000B134B">
        <w:fldChar w:fldCharType="separate"/>
      </w:r>
      <w:r w:rsidR="003E3821" w:rsidRPr="003E3821">
        <w:rPr>
          <w:noProof/>
        </w:rPr>
        <w:t>(Linderman et al., 2014; Stevenson &amp; Kording, 2011)</w:t>
      </w:r>
      <w:r w:rsidR="000B134B">
        <w:fldChar w:fldCharType="end"/>
      </w:r>
      <w:r w:rsidR="000C7168">
        <w:t xml:space="preserve"> </w:t>
      </w:r>
      <w:r w:rsidR="00E94301">
        <w:t xml:space="preserve">or </w:t>
      </w:r>
      <w:r w:rsidR="000C7168">
        <w:t>short-term</w:t>
      </w:r>
      <w:r w:rsidR="000B134B">
        <w:fldChar w:fldCharType="begin" w:fldLock="1"/>
      </w:r>
      <w:r w:rsidR="00134F28">
        <w:instrText>ADDIN CSL_CITATION {"citationItems":[{"id":"ITEM-1","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Biology","id":"ITEM-1","issue":"9","issued":{"date-parts":[["2017","9"]]},"page":"e1005738","publisher":"Public Library of Science","title":"Estimating short-term synaptic plasticity from pre- and postsynaptic spiking","type":"article-journal","volume":"13"},"uris":["http://www.mendeley.com/documents/?uuid=ae39d6b0-2ea6-42e1-9333-eb865e039fe5"]},{"id":"ITEM-2","itemData":{"DOI":"10.1016/j.neuron.2017.09.033","ISSN":"10974199","PMID":"29024669","abstract":"Excitatory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-2","issue":"2","issued":{"date-parts":[["2017","10","11"]]},"page":"505-520.e7","publisher":"Cell Press","title":"Pyramidal Cell-Interneuron Circuit Architecture and Dynamics in Hippocampal Networks","type":"article-journal","volume":"96"},"uris":["http://www.mendeley.com/documents/?uuid=d0b83438-e791-3179-995d-d2b7201e2cb2"]},{"id":"ITEM-3","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Conference","id":"ITEM-3","issued":{"date-parts":[["2008"]]},"page":"4996-4999","title":"Tracking temporal evolution of nonlinear dynamics in hippocampus using time-varying volterra kernels.","type":"paper-conference","volume":"2008"},"uris":["http://www.mendeley.com/documents/?uuid=f8fbb98d-a45d-48a7-9bb9-1c1c852a583f"]}],"mendeley":{"formattedCitation":"(Chan et al., 2008; English et al., 2017; Ghanbari et al., 2017)","plainTextFormattedCitation":"(Chan et al., 2008; English et al., 2017; Ghanbari et al., 2017)","previouslyFormattedCitation":"(Chan et al., 2008; English et al., 2017; Ghanbari et al., 2017)"},"properties":{"noteIndex":0},"schema":"https://github.com/citation-style-language/schema/raw/master/csl-citation.json"}</w:instrText>
      </w:r>
      <w:r w:rsidR="000B134B">
        <w:fldChar w:fldCharType="separate"/>
      </w:r>
      <w:r w:rsidR="003E3821" w:rsidRPr="003E3821">
        <w:rPr>
          <w:noProof/>
        </w:rPr>
        <w:t>(Chan et al., 2008; English et al., 2017; Ghanbari et al., 2017)</w:t>
      </w:r>
      <w:r w:rsidR="000B134B">
        <w:fldChar w:fldCharType="end"/>
      </w:r>
      <w:r w:rsidR="00B40E11">
        <w:t xml:space="preserve"> changes in synaptic weights. </w:t>
      </w:r>
      <w:r w:rsidR="00AA5248">
        <w:t xml:space="preserve">Unlike </w:t>
      </w:r>
      <w:r w:rsidR="00636E45">
        <w:t>English et al.</w:t>
      </w:r>
      <w:r w:rsidR="00636E45">
        <w:fldChar w:fldCharType="begin" w:fldLock="1"/>
      </w:r>
      <w:r w:rsidR="00134F28">
        <w:instrText>ADDIN CSL_CITATION {"citationItems":[{"id":"ITEM-1","itemData":{"DOI":"10.1016/j.neuron.2017.09.033","ISSN":"10974199","PMID":"29024669","abstract":"Excitatory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-1","issue":"2","issued":{"date-parts":[["2017","10","11"]]},"page":"505-520.e7","publisher":"Cell Press","title":"Pyramidal Cell-Interneuron Circuit Architecture and Dynamics in Hippocampal Networks","type":"article-journal","volume":"96"},"uris":["http://www.mendeley.com/documents/?uuid=d0b83438-e791-3179-995d-d2b7201e2cb2"]}],"mendeley":{"formattedCitation":"(English et al., 2017)","plainTextFormattedCitation":"(English et al., 2017)","previouslyFormattedCitation":"(English et al., 2017)"},"properties":{"noteIndex":0},"schema":"https://github.com/citation-style-language/schema/raw/master/csl-citation.json"}</w:instrText>
      </w:r>
      <w:r w:rsidR="00636E45">
        <w:fldChar w:fldCharType="separate"/>
      </w:r>
      <w:r w:rsidR="003E3821" w:rsidRPr="003E3821">
        <w:rPr>
          <w:noProof/>
        </w:rPr>
        <w:t>(English et al., 2017)</w:t>
      </w:r>
      <w:r w:rsidR="00636E45">
        <w:fldChar w:fldCharType="end"/>
      </w:r>
      <w:r w:rsidR="00636E45">
        <w:t>, the short-term plasticity estimation is conditioned on the previous presynaptic inter-spike intervals (ISIs)</w:t>
      </w:r>
      <w:r w:rsidR="003B5F46">
        <w:t xml:space="preserve"> </w:t>
      </w:r>
      <w:r w:rsidR="003B5F46">
        <w:rPr>
          <w:rFonts w:hint="eastAsia"/>
          <w:lang w:eastAsia="zh-CN"/>
        </w:rPr>
        <w:t>i</w:t>
      </w:r>
      <w:r w:rsidR="003B5F46">
        <w:rPr>
          <w:lang w:eastAsia="zh-CN"/>
        </w:rPr>
        <w:t>n</w:t>
      </w:r>
      <w:r w:rsidR="00636E45">
        <w:t xml:space="preserve"> </w:t>
      </w:r>
      <w:proofErr w:type="spellStart"/>
      <w:r w:rsidR="00636E45">
        <w:t>Ghanbari</w:t>
      </w:r>
      <w:proofErr w:type="spellEnd"/>
      <w:r w:rsidR="00636E45">
        <w:t xml:space="preserve"> et al.</w:t>
      </w:r>
      <w:r w:rsidR="00636E45">
        <w:fldChar w:fldCharType="begin" w:fldLock="1"/>
      </w:r>
      <w:r w:rsidR="00134F28">
        <w:instrText>ADDIN CSL_CITATION {"citationItems":[{"id":"ITEM-1","itemData":{"DOI":"10.1523/JNEUROSCI.1482-19.2020","ISSN":"0270-6474","abstract":"Information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Neuroscience","id":"ITEM-1","issue":"21","issued":{"date-parts":[["2020"]]},"page":"4185-4202","publisher":"Society for Neuroscience","title":"Modeling the Short-Term Dynamics of in Vivo Excitatory Spike Transmission","type":"article-journal","volume":"40"},"uris":["http://www.mendeley.com/documents/?uuid=f5bfeede-1a1b-49bd-b585-f1135fcf9d97"]}],"mendeley":{"formattedCitation":"(Ghanbari et al., 2020)","plainTextFormattedCitation":"(Ghanbari et al., 2020)","previouslyFormattedCitation":"(Ghanbari et al., 2020)"},"properties":{"noteIndex":0},"schema":"https://github.com/citation-style-language/schema/raw/master/csl-citation.json"}</w:instrText>
      </w:r>
      <w:r w:rsidR="00636E45">
        <w:fldChar w:fldCharType="separate"/>
      </w:r>
      <w:r w:rsidR="003E3821" w:rsidRPr="003E3821">
        <w:rPr>
          <w:noProof/>
        </w:rPr>
        <w:t>(</w:t>
      </w:r>
      <w:proofErr w:type="spellStart"/>
      <w:r w:rsidR="003E3821" w:rsidRPr="003E3821">
        <w:rPr>
          <w:noProof/>
        </w:rPr>
        <w:t>Ghanbari</w:t>
      </w:r>
      <w:proofErr w:type="spellEnd"/>
      <w:r w:rsidR="003E3821" w:rsidRPr="003E3821">
        <w:rPr>
          <w:noProof/>
        </w:rPr>
        <w:t xml:space="preserve"> et al., 2020)</w:t>
      </w:r>
      <w:r w:rsidR="00636E45">
        <w:fldChar w:fldCharType="end"/>
      </w:r>
      <w:r w:rsidR="00636E45">
        <w:t xml:space="preserve">, and this provides only an incomplete picture for synaptic strength inference. </w:t>
      </w:r>
      <w:r w:rsidR="00B40E11">
        <w:t>Here we introduce a</w:t>
      </w:r>
      <w:r w:rsidR="00636E45">
        <w:t xml:space="preserve"> statistical</w:t>
      </w:r>
      <w:r w:rsidR="00B40E11">
        <w:t xml:space="preserve"> model that estimates both long- and short-term changes simultaneously.</w:t>
      </w:r>
      <w:r w:rsidR="00D42487">
        <w:t xml:space="preserve"> The unexplained changes in postsynaptic neuron are treated as the baseline firing rate. The long-term changes in both synaptic weight and baseline is estimated by the point process adaptive smoothing</w:t>
      </w:r>
      <w:r w:rsidR="00D42487">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D42487">
        <w:fldChar w:fldCharType="separate"/>
      </w:r>
      <w:r w:rsidR="003E3821" w:rsidRPr="003E3821">
        <w:rPr>
          <w:noProof/>
        </w:rPr>
        <w:t>(Eden et al., 2004)</w:t>
      </w:r>
      <w:r w:rsidR="00D42487">
        <w:fldChar w:fldCharType="end"/>
      </w:r>
      <w:r w:rsidR="00D42487">
        <w:t>, while the short-term plasticity is modeled by additive effects that depend on the presynaptic spike timing</w:t>
      </w:r>
      <w:r w:rsidR="00D42487">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D42487">
        <w:fldChar w:fldCharType="separate"/>
      </w:r>
      <w:r w:rsidR="003E3821" w:rsidRPr="003E3821">
        <w:rPr>
          <w:noProof/>
        </w:rPr>
        <w:t>(Stevenson &amp; Kording, 2011)</w:t>
      </w:r>
      <w:r w:rsidR="00D42487">
        <w:fldChar w:fldCharType="end"/>
      </w:r>
      <w:r w:rsidR="00D42487">
        <w:t xml:space="preserve">. </w:t>
      </w:r>
      <w:r w:rsidR="005367F1">
        <w:t>By several simulations, we show that this model provides a flexible framework for tracking short- and long-term variation in spike transmission, and its necessary to estimate both long-term and short-term effects simultaneously.</w:t>
      </w:r>
    </w:p>
    <w:p w14:paraId="1057175C" w14:textId="2A220348" w:rsidR="0018525B" w:rsidDel="003E3821" w:rsidRDefault="0018525B" w:rsidP="000C7168">
      <w:pPr>
        <w:jc w:val="both"/>
        <w:rPr>
          <w:del w:id="4" w:author="Ganchao Wei" w:date="2020-12-20T15:12:00Z"/>
        </w:rPr>
      </w:pPr>
    </w:p>
    <w:p w14:paraId="75E4AACF" w14:textId="631B9F5E" w:rsidR="0018525B" w:rsidDel="003E3821" w:rsidRDefault="0018525B" w:rsidP="000C7168">
      <w:pPr>
        <w:jc w:val="both"/>
        <w:rPr>
          <w:del w:id="5" w:author="Ganchao Wei" w:date="2020-12-20T15:12:00Z"/>
        </w:rPr>
      </w:pPr>
      <w:del w:id="6" w:author="Ganchao Wei" w:date="2020-12-20T15:12:00Z">
        <w:r w:rsidDel="003E3821">
          <w:delText>Cite along with Swadlow for partitions based on ISI…</w:delText>
        </w:r>
      </w:del>
    </w:p>
    <w:p w14:paraId="613F8146" w14:textId="6F5971EE" w:rsidR="0018525B" w:rsidDel="003E3821" w:rsidRDefault="0018525B" w:rsidP="000C7168">
      <w:pPr>
        <w:jc w:val="both"/>
        <w:rPr>
          <w:del w:id="7" w:author="Ganchao Wei" w:date="2020-12-20T15:12:00Z"/>
        </w:rPr>
      </w:pPr>
      <w:del w:id="8" w:author="Ganchao Wei" w:date="2020-12-20T15:12:00Z">
        <w:r w:rsidRPr="0018525B" w:rsidDel="003E3821">
          <w:delText xml:space="preserve">https://www.jneurosci.org/content/20/14/5461.short </w:delText>
        </w:r>
      </w:del>
    </w:p>
    <w:p w14:paraId="08DBAB43" w14:textId="429D60B7" w:rsidR="0018525B" w:rsidDel="003E3821" w:rsidRDefault="006C214C" w:rsidP="000C7168">
      <w:pPr>
        <w:jc w:val="both"/>
        <w:rPr>
          <w:del w:id="9" w:author="Ganchao Wei" w:date="2020-12-20T15:12:00Z"/>
        </w:rPr>
      </w:pPr>
      <w:del w:id="10" w:author="Ganchao Wei" w:date="2020-12-20T15:12:00Z">
        <w:r w:rsidDel="003E3821">
          <w:fldChar w:fldCharType="begin"/>
        </w:r>
        <w:r w:rsidRPr="003E3821" w:rsidDel="003E3821">
          <w:delInstrText xml:space="preserve"> HYPERLINK "https://www.sciencedirect.com/science/article/abs/pii/0304394087906173" </w:delInstrText>
        </w:r>
        <w:r w:rsidDel="003E3821">
          <w:fldChar w:fldCharType="separate"/>
        </w:r>
        <w:r w:rsidR="0018525B" w:rsidRPr="003E3821" w:rsidDel="003E3821">
          <w:rPr>
            <w:rStyle w:val="Hyperlink"/>
          </w:rPr>
          <w:delText>https://www.sciencedirect.com/science/article/abs/pii/0304394087906173</w:delText>
        </w:r>
        <w:r w:rsidDel="003E3821">
          <w:rPr>
            <w:rStyle w:val="Hyperlink"/>
          </w:rPr>
          <w:fldChar w:fldCharType="end"/>
        </w:r>
      </w:del>
    </w:p>
    <w:p w14:paraId="700FA614" w14:textId="1C6D8472" w:rsidR="0018525B" w:rsidDel="003E3821" w:rsidRDefault="006C214C" w:rsidP="000C7168">
      <w:pPr>
        <w:jc w:val="both"/>
        <w:rPr>
          <w:del w:id="11" w:author="Ganchao Wei" w:date="2020-12-20T15:12:00Z"/>
        </w:rPr>
      </w:pPr>
      <w:del w:id="12" w:author="Ganchao Wei" w:date="2020-12-20T15:12:00Z">
        <w:r w:rsidDel="003E3821">
          <w:fldChar w:fldCharType="begin"/>
        </w:r>
        <w:r w:rsidDel="003E3821">
          <w:delInstrText xml:space="preserve"> HYPERLINK "https://www.sciencedirect.com/science/article/pii/S0896627300805255" </w:delInstrText>
        </w:r>
        <w:r w:rsidDel="003E3821">
          <w:fldChar w:fldCharType="separate"/>
        </w:r>
        <w:r w:rsidR="0018525B" w:rsidRPr="005F5F56" w:rsidDel="003E3821">
          <w:rPr>
            <w:rStyle w:val="Hyperlink"/>
          </w:rPr>
          <w:delText>https://www.sciencedirect.com/science/article/pii/S0896627300805255</w:delText>
        </w:r>
        <w:r w:rsidDel="003E3821">
          <w:rPr>
            <w:rStyle w:val="Hyperlink"/>
          </w:rPr>
          <w:fldChar w:fldCharType="end"/>
        </w:r>
      </w:del>
    </w:p>
    <w:p w14:paraId="71F91F02" w14:textId="307ED3E5" w:rsidR="0018525B" w:rsidRDefault="0018525B" w:rsidP="000C7168">
      <w:pPr>
        <w:jc w:val="both"/>
      </w:pPr>
      <w:del w:id="13" w:author="Ganchao Wei" w:date="2020-12-20T15:12:00Z">
        <w:r w:rsidRPr="0018525B" w:rsidDel="003E3821">
          <w:delText>https://jov.arvojournals.org/article.aspx?articleid=2122035</w:delText>
        </w:r>
      </w:del>
    </w:p>
    <w:p w14:paraId="18946CDA" w14:textId="3387A26E" w:rsidR="0012409E" w:rsidRPr="0012409E" w:rsidRDefault="00C4225E" w:rsidP="000C7168">
      <w:pPr>
        <w:pStyle w:val="Heading1"/>
        <w:jc w:val="both"/>
      </w:pPr>
      <w:r>
        <w:t xml:space="preserve">2 </w:t>
      </w:r>
      <w:r w:rsidR="0012409E">
        <w:t>Methods</w:t>
      </w:r>
    </w:p>
    <w:p w14:paraId="1120A40A" w14:textId="7124C85C" w:rsidR="0012409E" w:rsidRDefault="0012409E" w:rsidP="000C7168">
      <w:pPr>
        <w:jc w:val="both"/>
      </w:pPr>
      <w:r>
        <w:t xml:space="preserve">Here we introduce an extension of a </w:t>
      </w:r>
      <w:r>
        <w:rPr>
          <w:rFonts w:hint="eastAsia"/>
          <w:lang w:eastAsia="zh-CN"/>
        </w:rPr>
        <w:t>P</w:t>
      </w:r>
      <w:r>
        <w:rPr>
          <w:lang w:eastAsia="zh-CN"/>
        </w:rPr>
        <w:t>oisson</w:t>
      </w:r>
      <w:r>
        <w:t xml:space="preserve"> GLM</w:t>
      </w:r>
      <w:r w:rsidR="00A25235">
        <w:t xml:space="preserve"> that aims to describe the coupling between a pre- and postsynaptic neuron</w:t>
      </w:r>
      <w:r w:rsidR="00A25235">
        <w:fldChar w:fldCharType="begin" w:fldLock="1"/>
      </w:r>
      <w:r w:rsidR="00134F28">
        <w:instrText>ADDIN CSL_CITATION {"citationItems":[{"id":"ITEM-1","itemData":{"author":[{"dropping-particle":"","family":"Brillinger","given":"D R","non-dropping-particle":"","parse-names":false,"suffix":""}],"container-title":"Biological Cybernetics","id":"ITEM-1","issue":"3","issued":{"date-parts":[["1988"]]},"page":"189-200","title":"Maximum likelihood analysis of spike trains of interacting nerve cells","type":"article-journal","volume":"59"},"uris":["http://www.mendeley.com/documents/?uuid=c0b1ac3c-0f6c-4cc1-830a-718df90a9ccd"]},{"id":"ITEM-2","itemData":{"DOI":"10.2307/2290256","ISSN":"01621459","abstract":"collections of occurences times of events taking place irregularly in time provide a fairly common, but not broadly discussed, data type. this artivle is concerned with the particular circumstance of firing times in nerve cells that interact and form networks. the artivle reviews a a progression of statistical analysis techniques, description, association as measured by moments and correlation, regression and finally likelihood. the data is point process, but may seen as that of regression of multivariate analysis in standard parlance. a simple description of data collected simulaneously for one or more cells is provided","author":[{"dropping-particle":"","family":"Brillinger","given":"David R.","non-dropping-particle":"","parse-names":false,"suffix":""}],"container-title":"Journal of the American Statistical Association","id":"ITEM-2","issued":{"date-parts":[["1992"]]},"title":"Nerve Cell Spike Train Data Analysis: A Progression of Technique","type":"article-journal"},"uris":["http://www.mendeley.com/documents/?uuid=c0193928-d704-43bd-a3b0-0bed8f6f2716"]}],"mendeley":{"formattedCitation":"(D R Brillinger, 1988; David R. Brillinger, 1992)","plainTextFormattedCitation":"(D R Brillinger, 1988; David R. Brillinger, 1992)","previouslyFormattedCitation":"(D R Brillinger, 1988; David R. Brillinger, 1992)"},"properties":{"noteIndex":0},"schema":"https://github.com/citation-style-language/schema/raw/master/csl-citation.json"}</w:instrText>
      </w:r>
      <w:r w:rsidR="00A25235">
        <w:fldChar w:fldCharType="separate"/>
      </w:r>
      <w:r w:rsidR="003E3821" w:rsidRPr="003E3821">
        <w:rPr>
          <w:noProof/>
        </w:rPr>
        <w:t>(D R Brillinger, 1988; David R. Brillinger, 1992)</w:t>
      </w:r>
      <w:r w:rsidR="00A25235">
        <w:fldChar w:fldCharType="end"/>
      </w:r>
      <w:r w:rsidR="00A25235">
        <w:t>.</w:t>
      </w:r>
      <w:r>
        <w:t xml:space="preserve"> </w:t>
      </w:r>
      <w:r w:rsidR="00A25235">
        <w:t>While many previous studies</w:t>
      </w:r>
      <w:r w:rsidR="002E04FB">
        <w:fldChar w:fldCharType="begin" w:fldLock="1"/>
      </w:r>
      <w:r w:rsidR="00134F28">
        <w:instrText>ADDIN CSL_CITATION {"citationItems":[{"id":"ITEM-1","itemData":{"author":[{"dropping-particle":"","family":"Linderman","given":"Scott","non-dropping-particle":"","parse-names":false,"suffix":""},{"dropping-particle":"","family":"Stock","given":"Christopher H","non-dropping-particle":"","parse-names":false,"suffix":""},{"dropping-particle":"","family":"Adams","given":"Ryan P","non-dropping-particle":"","parse-names":false,"suffix":""}],"container-title":"Advances in Neural Information Processing Systems","editor":[{"dropping-particle":"","family":"Ghahramani","given":"Z","non-dropping-particle":"","parse-names":false,"suffix":""},{"dropping-particle":"","family":"Welling","given":"M","non-dropping-particle":"","parse-names":false,"suffix":""},{"dropping-particle":"","family":"Cortes","given":"C","non-dropping-particle":"","parse-names":false,"suffix":""},{"dropping-particle":"","family":"Lawrence","given":"N","non-dropping-particle":"","parse-names":false,"suffix":""},{"dropping-particle":"","family":"Weinberger","given":"K Q","non-dropping-particle":"","parse-names":false,"suffix":""}],"id":"ITEM-1","issued":{"date-parts":[["2014"]]},"page":"2330-2338","publisher":"Curran Associates, Inc.","title":"A framework for studying synaptic plasticity with neural spike train data","type":"paper-conference","volume":"27"},"uris":["http://www.mendeley.com/documents/?uuid=8a756c2d-83ec-445f-b862-4b26a21bfedd"]},{"id":"ITEM-2","itemData":{"ISBN":"9781618395993","author":[{"dropping-particle":"","family":"Stevenson","given":"Ian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Q","non-dropping-particle":"","parse-names":false,"suffix":""}],"id":"ITEM-2","issued":{"date-parts":[["2011"]]},"title":"Inferring spike-timing-dependent plasticity from spike train data","type":"paper-conference","volume":"24"},"uris":["http://www.mendeley.com/documents/?uuid=ee987b49-b7a1-46a3-a9f6-fb4abf53275a"]},{"id":"ITEM-3","itemData":{"DOI":"10.1016/j.neuron.2017.09.033","ISSN":"10974199","PMID":"29024669","abstract":"Excitatory control of inhibitory neurons is poorly understood due to the difficulty of studying synaptic connectivity in vivo. We inferred such connectivity through analysis of spike timing and validated this inference using juxtacellular and optogenetic control of presynaptic spikes in behaving mice. We observed that neighboring CA1 neurons had stronger connections and that superficial pyramidal cells projected more to deep interneurons. Connection probability and strength were skewed, with a minority of highly connected hubs. Divergent presynaptic connections led to synchrony between interneurons. Synchrony of convergent presynaptic inputs boosted postsynaptic drive. Presynaptic firing frequency was read out by postsynaptic neurons through short-term depression and facilitation, with individual pyramidal cells and interneurons displaying a diversity of spike transmission filters. Additionally, spike transmission was strongly modulated by prior spike timing of the postsynaptic cell. These results bridge anatomical structure with physiological function. English, McKenzie, et al. identify, validate, and quantify monosynaptic connections between pyramidal cells and interneurons, using the spike timing of pre- and postsynaptic neurons in vivo. Their large-scale method uncovers a backbone of connectivity rules in the hippocampus CA1 circuit.","author":[{"dropping-particle":"","family":"English","given":"Daniel Fine","non-dropping-particle":"","parse-names":false,"suffix":""},{"dropping-particle":"","family":"McKenzie","given":"Sam","non-dropping-particle":"","parse-names":false,"suffix":""},{"dropping-particle":"","family":"Evans","given":"Talfan","non-dropping-particle":"","parse-names":false,"suffix":""},{"dropping-particle":"","family":"Kim","given":"Kanghwan","non-dropping-particle":"","parse-names":false,"suffix":""},{"dropping-particle":"","family":"Yoon","given":"Euisik","non-dropping-particle":"","parse-names":false,"suffix":""},{"dropping-particle":"","family":"Buzsáki","given":"György","non-dropping-particle":"","parse-names":false,"suffix":""}],"container-title":"Neuron","id":"ITEM-3","issue":"2","issued":{"date-parts":[["2017","10","11"]]},"page":"505-520.e7","publisher":"Cell Press","title":"Pyramidal Cell-Interneuron Circuit Architecture and Dynamics in Hippocampal Networks","type":"article-journal","volume":"96"},"uris":["http://www.mendeley.com/documents/?uuid=d0b83438-e791-3179-995d-d2b7201e2cb2"]},{"id":"ITEM-4","itemData":{"DOI":"10.1109/IEMBS.2008.4650336","ISBN":"978-1-4244-1814-5","ISSN":"1557-170X","PMID":"19163839","abstract":"Hippocampus and other parts of the cortex are not stationary, but change as a function of time and experience. The goal of this study is to apply adaptive modeling techniques to the tracking of multiple-input, multiple-output (MIMO) nonlinear dynamics underlying spike train transformations across brain subregions, e.g. CA3 and CA1 of the hippocampus. A stochastic state point process adaptive filter will be used to track the temporal evolutions of both feedforward and feedback kernels in the natural flow of multiple behavioral events.","author":[{"dropping-particle":"","family":"Chan","given":"Rosa H M","non-dropping-particle":"","parse-names":false,"suffix":""},{"dropping-particle":"","family":"Song","given":"Dong","non-dropping-particle":"","parse-names":false,"suffix":""},{"dropping-particle":"","family":"Berger","given":"Theodore W","non-dropping-particle":"","parse-names":false,"suffix":""}],"container-title":"Conference proceedings : ... Annual International Conference of the IEEE Engineering in Medicine and Biology Society. IEEE Engineering in Medicine and Biology Society. Conference","id":"ITEM-4","issued":{"date-parts":[["2008"]]},"page":"4996-4999","title":"Tracking temporal evolution of nonlinear dynamics in hippocampus using time-varying volterra kernels.","type":"paper-conference","volume":"2008"},"uris":["http://www.mendeley.com/documents/?uuid=f8fbb98d-a45d-48a7-9bb9-1c1c852a583f"]},{"id":"ITEM-5","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Biology","id":"ITEM-5","issue":"9","issued":{"date-parts":[["2017","9"]]},"page":"e1005738","publisher":"Public Library of Science","title":"Estimating short-term synaptic plasticity from pre- and postsynaptic spiking","type":"article-journal","volume":"13"},"uris":["http://www.mendeley.com/documents/?uuid=ae39d6b0-2ea6-42e1-9333-eb865e039fe5"]}],"mendeley":{"formattedCitation":"(Chan et al., 2008; English et al., 2017; Ghanbari et al., 2017; Linderman et al., 2014; Stevenson &amp; Kording, 2011)","plainTextFormattedCitation":"(Chan et al., 2008; English et al., 2017; Ghanbari et al., 2017; Linderman et al., 2014; Stevenson &amp; Kording, 2011)","previouslyFormattedCitation":"(Chan et al., 2008; English et al., 2017; Ghanbari et al., 2017; Linderman et al., 2014; Stevenson &amp; Kording, 2011)"},"properties":{"noteIndex":0},"schema":"https://github.com/citation-style-language/schema/raw/master/csl-citation.json"}</w:instrText>
      </w:r>
      <w:r w:rsidR="002E04FB">
        <w:fldChar w:fldCharType="separate"/>
      </w:r>
      <w:r w:rsidR="003E3821" w:rsidRPr="003E3821">
        <w:rPr>
          <w:noProof/>
        </w:rPr>
        <w:t>(Chan et al., 2008; English et al., 2017; Ghanbari et al., 2017; Linderman et al., 2014; Stevenson &amp; Kording, 2011)</w:t>
      </w:r>
      <w:r w:rsidR="002E04FB">
        <w:fldChar w:fldCharType="end"/>
      </w:r>
      <w:r w:rsidR="00A25235">
        <w:t xml:space="preserve"> have modeled static coupling between neurons, our goal here is to </w:t>
      </w:r>
      <w:r>
        <w:t xml:space="preserve">describe </w:t>
      </w:r>
      <w:r w:rsidR="00A25235">
        <w:t xml:space="preserve">a time-varying synaptic strength with </w:t>
      </w:r>
      <w:r>
        <w:t>both short- and long-term changes.</w:t>
      </w:r>
    </w:p>
    <w:p w14:paraId="0ACE6805" w14:textId="220DC54B" w:rsidR="004F212E" w:rsidRDefault="0012409E" w:rsidP="000C7168">
      <w:pPr>
        <w:jc w:val="both"/>
      </w:pPr>
      <w:r>
        <w:t xml:space="preserve">We model the postsynaptic spiking in discrete time as a doubly stochastic Poisson process with time-varying parameters. </w:t>
      </w:r>
      <w:r w:rsidR="00A25235">
        <w:t>P</w:t>
      </w:r>
      <w:r>
        <w:t>artition</w:t>
      </w:r>
      <w:r w:rsidR="00A25235">
        <w:t>ing</w:t>
      </w:r>
      <w:r>
        <w:t xml:space="preserve"> the </w:t>
      </w:r>
      <w:r w:rsidR="00A25235">
        <w:t xml:space="preserve">total </w:t>
      </w:r>
      <w:r>
        <w:t>recording time T into</w:t>
      </w:r>
      <w:r w:rsidR="00A25235">
        <w:t xml:space="preserve"> evenly-spaced bins</w:t>
      </w:r>
      <w:r>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sub>
            <m:r>
              <w:rPr>
                <w:rFonts w:ascii="Cambria Math" w:hAnsi="Cambria Math"/>
              </w:rPr>
              <m:t>k=0</m:t>
            </m:r>
          </m:sub>
          <m:sup>
            <m:r>
              <w:rPr>
                <w:rFonts w:ascii="Cambria Math" w:hAnsi="Cambria Math"/>
              </w:rPr>
              <m:t>N</m:t>
            </m:r>
          </m:sup>
        </m:sSubSup>
      </m:oMath>
      <w:r>
        <w:t xml:space="preserve">, such that </w:t>
      </w:r>
      <m:oMath>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=T</m:t>
        </m:r>
      </m:oMath>
      <w:r>
        <w:t xml:space="preserve"> with time steps </w:t>
      </w:r>
      <m:oMath>
        <m:r>
          <w:rPr>
            <w:rFonts w:ascii="Cambria Math" w:hAnsi="Cambria Math"/>
          </w:rPr>
          <m:t>∆t</m:t>
        </m:r>
      </m:oMath>
      <w:r w:rsidR="00A25235">
        <w:t>, we d</w:t>
      </w:r>
      <w:r>
        <w:t xml:space="preserve">enote the total number of presynaptic spikes in </w:t>
      </w:r>
      <m:oMath>
        <m:r>
          <w:rPr>
            <w:rFonts w:ascii="Cambria Math" w:hAnsi="Cambria Math"/>
          </w:rPr>
          <m:t>t∈(0,</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as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oMath>
      <w:r w:rsidR="00A25235">
        <w:t xml:space="preserve"> and</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k-1</m:t>
            </m:r>
          </m:sub>
          <m:sup>
            <m:r>
              <w:rPr>
                <w:rFonts w:ascii="Cambria Math" w:hAnsi="Cambria Math"/>
              </w:rPr>
              <m:t>pre</m:t>
            </m:r>
          </m:sup>
        </m:sSubSup>
      </m:oMath>
      <w:r>
        <w:t xml:space="preserve"> represents </w:t>
      </w:r>
      <w:r w:rsidR="00A25235">
        <w:t xml:space="preserve">the number of </w:t>
      </w:r>
      <w:r>
        <w:t>spikes</w:t>
      </w:r>
      <w:r w:rsidR="00A25235">
        <w:t xml:space="preserve"> observed</w:t>
      </w:r>
      <w:r>
        <w:t xml:space="preserve"> in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k</m:t>
            </m:r>
          </m:sub>
          <m:sup>
            <m:r>
              <w:rPr>
                <w:rFonts w:ascii="Cambria Math" w:hAnsi="Cambria Math"/>
              </w:rPr>
              <m:t>post</m:t>
            </m:r>
          </m:sup>
        </m:sSubSup>
      </m:oMath>
      <w: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t xml:space="preserve"> </w:t>
      </w:r>
      <w:r w:rsidR="00A25235">
        <w:t>denote the same calculations for the postsynaptic neuron’s spikes</w:t>
      </w:r>
      <w:r w:rsidR="00A23AF4">
        <w:t>.</w:t>
      </w:r>
      <w:r w:rsidR="000E6306">
        <w:t xml:space="preserve"> </w:t>
      </w:r>
      <w:r w:rsidR="009419EC">
        <w:t xml:space="preserve">For small enough </w:t>
      </w:r>
      <m:oMath>
        <m:r>
          <w:rPr>
            <w:rFonts w:ascii="Cambria Math" w:hAnsi="Cambria Math"/>
          </w:rPr>
          <m:t>∆t</m:t>
        </m:r>
      </m:oMath>
      <w:r w:rsidR="000E6306">
        <w:t xml:space="preserve"> both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oMath>
      <w:r w:rsidR="000E6306">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oMath>
      <w:r w:rsidR="000E6306">
        <w:t xml:space="preserve"> take</w:t>
      </w:r>
      <w:r w:rsidR="009419EC">
        <w:t xml:space="preserve"> values of</w:t>
      </w:r>
      <w:r w:rsidR="000E6306">
        <w:t xml:space="preserve"> 0 or 1 and </w:t>
      </w:r>
      <w:r w:rsidR="009419EC">
        <w:t>c</w:t>
      </w:r>
      <w:r w:rsidR="000E6306">
        <w:t xml:space="preserve">an </w:t>
      </w:r>
      <w:r w:rsidR="009419EC">
        <w:t xml:space="preserve">be </w:t>
      </w:r>
      <w:r w:rsidR="000E6306">
        <w:t>view</w:t>
      </w:r>
      <w:r w:rsidR="009419EC">
        <w:t>ed</w:t>
      </w:r>
      <w:r w:rsidR="000E6306">
        <w:t xml:space="preserve"> as spike indicators </w:t>
      </w:r>
      <w:r w:rsidR="009419EC">
        <w:t xml:space="preserve">for </w:t>
      </w:r>
      <w:r w:rsidR="000E6306">
        <w:t>time</w:t>
      </w:r>
      <w:r w:rsidR="009419EC">
        <w:t xml:space="preserve"> bin </w:t>
      </w:r>
      <m:oMath>
        <m:r>
          <w:rPr>
            <w:rFonts w:ascii="Cambria Math" w:hAnsi="Cambria Math"/>
          </w:rPr>
          <m:t>k</m:t>
        </m:r>
      </m:oMath>
      <w:r w:rsidR="000E6306">
        <w:t>.</w:t>
      </w:r>
    </w:p>
    <w:p w14:paraId="2931DD6E" w14:textId="2CCE4253" w:rsidR="00A23AF4" w:rsidRDefault="00A23AF4" w:rsidP="000C7168">
      <w:pPr>
        <w:jc w:val="both"/>
        <w:rPr>
          <w:ins w:id="14" w:author="Ganchao Wei" w:date="2020-12-20T16:01:00Z"/>
        </w:rPr>
      </w:pPr>
      <w:r>
        <w:t>Previous models of static coupling between neuron</w:t>
      </w:r>
      <w:r w:rsidR="002E04FB">
        <w:t xml:space="preserve">s </w:t>
      </w:r>
      <w:r w:rsidR="009419EC">
        <w:t xml:space="preserve">typically include the recent </w:t>
      </w:r>
      <w:r w:rsidR="00555E05">
        <w:t xml:space="preserve">spiking history of both </w:t>
      </w:r>
      <w:r w:rsidR="009419EC">
        <w:t xml:space="preserve">the </w:t>
      </w:r>
      <w:r w:rsidR="00555E05">
        <w:t>pre</w:t>
      </w:r>
      <w:r w:rsidR="009419EC">
        <w:t>synaptic input (the coupling effect)</w:t>
      </w:r>
      <w:r w:rsidR="00555E05">
        <w:t xml:space="preserve"> and </w:t>
      </w:r>
      <w:r w:rsidR="009419EC">
        <w:t xml:space="preserve">the </w:t>
      </w:r>
      <w:r w:rsidR="00555E05">
        <w:t>postsynaptic neuron</w:t>
      </w:r>
      <w:r w:rsidR="009419EC">
        <w:t xml:space="preserve"> itself</w:t>
      </w:r>
      <w:r w:rsidR="00555E05">
        <w:t>.</w:t>
      </w:r>
    </w:p>
    <w:p w14:paraId="7FD333B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5" w:author="Ganchao Wei" w:date="2020-12-20T15:56:00Z">
          <w:tblPr>
            <w:tblStyle w:val="TableGrid"/>
            <w:tblW w:w="5000" w:type="pct"/>
            <w:jc w:val="center"/>
            <w:tblLook w:val="04A0" w:firstRow="1" w:lastRow="0" w:firstColumn="1" w:lastColumn="0" w:noHBand="0" w:noVBand="1"/>
          </w:tblPr>
        </w:tblPrChange>
      </w:tblPr>
      <w:tblGrid>
        <w:gridCol w:w="695"/>
        <w:gridCol w:w="8545"/>
        <w:gridCol w:w="696"/>
        <w:tblGridChange w:id="16">
          <w:tblGrid>
            <w:gridCol w:w="695"/>
            <w:gridCol w:w="8536"/>
            <w:gridCol w:w="695"/>
          </w:tblGrid>
        </w:tblGridChange>
      </w:tblGrid>
      <w:tr w:rsidR="00C4225E" w14:paraId="46E072E5" w14:textId="77777777" w:rsidTr="00A12C49">
        <w:trPr>
          <w:jc w:val="center"/>
          <w:trPrChange w:id="17" w:author="Ganchao Wei" w:date="2020-12-20T15:56:00Z">
            <w:trPr>
              <w:jc w:val="center"/>
            </w:trPr>
          </w:trPrChange>
        </w:trPr>
        <w:tc>
          <w:tcPr>
            <w:tcW w:w="350" w:type="pct"/>
            <w:tcPrChange w:id="18" w:author="Ganchao Wei" w:date="2020-12-20T15:56:00Z">
              <w:tcPr>
                <w:tcW w:w="350" w:type="pct"/>
              </w:tcPr>
            </w:tcPrChange>
          </w:tcPr>
          <w:p w14:paraId="23EC6FFE" w14:textId="09F35A1F" w:rsidR="00C4225E" w:rsidRDefault="00C4225E" w:rsidP="00C809D9">
            <w:pPr>
              <w:jc w:val="both"/>
            </w:pPr>
          </w:p>
        </w:tc>
        <w:tc>
          <w:tcPr>
            <w:tcW w:w="4300" w:type="pct"/>
            <w:tcPrChange w:id="19" w:author="Ganchao Wei" w:date="2020-12-20T15:56:00Z">
              <w:tcPr>
                <w:tcW w:w="4300" w:type="pct"/>
              </w:tcPr>
            </w:tcPrChange>
          </w:tcPr>
          <w:p w14:paraId="40912237" w14:textId="2F3FB699" w:rsidR="00C4225E" w:rsidRPr="008B15E4" w:rsidRDefault="008B15E4" w:rsidP="00C4225E">
            <w:pPr>
              <w:jc w:val="center"/>
            </w:pPr>
            <w:ins w:id="20" w:author="Ganchao Wei" w:date="2020-12-20T15:51:00Z">
              <w:r>
                <w:t xml:space="preserve"> </w:t>
              </w:r>
            </w:ins>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r>
                        <m:rPr>
                          <m:sty m:val="bi"/>
                        </m:rPr>
                        <w:rPr>
                          <w:rFonts w:ascii="Cambria Math" w:hAnsi="Cambria Math"/>
                        </w:rPr>
                        <m:t>h</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e>
                  </m:d>
                </m:e>
              </m:func>
            </m:oMath>
          </w:p>
        </w:tc>
        <w:tc>
          <w:tcPr>
            <w:tcW w:w="350" w:type="pct"/>
            <w:tcPrChange w:id="21" w:author="Ganchao Wei" w:date="2020-12-20T15:56:00Z">
              <w:tcPr>
                <w:tcW w:w="350" w:type="pct"/>
              </w:tcPr>
            </w:tcPrChange>
          </w:tcPr>
          <w:p w14:paraId="1ADA61A3" w14:textId="74883567" w:rsidR="00C4225E" w:rsidRDefault="00C4225E">
            <w:pPr>
              <w:jc w:val="right"/>
              <w:pPrChange w:id="22" w:author="Ganchao Wei" w:date="2020-12-20T15:46:00Z">
                <w:pPr>
                  <w:jc w:val="both"/>
                </w:pPr>
              </w:pPrChange>
            </w:pPr>
            <w:r>
              <w:t>(2.1)</w:t>
            </w:r>
          </w:p>
        </w:tc>
      </w:tr>
      <w:tr w:rsidR="00C4225E" w14:paraId="3DA118A1" w14:textId="77777777" w:rsidTr="00A12C49">
        <w:trPr>
          <w:jc w:val="center"/>
          <w:trPrChange w:id="23" w:author="Ganchao Wei" w:date="2020-12-20T15:56:00Z">
            <w:trPr>
              <w:jc w:val="center"/>
            </w:trPr>
          </w:trPrChange>
        </w:trPr>
        <w:tc>
          <w:tcPr>
            <w:tcW w:w="350" w:type="pct"/>
            <w:tcPrChange w:id="24" w:author="Ganchao Wei" w:date="2020-12-20T15:56:00Z">
              <w:tcPr>
                <w:tcW w:w="350" w:type="pct"/>
              </w:tcPr>
            </w:tcPrChange>
          </w:tcPr>
          <w:p w14:paraId="2BA49C60" w14:textId="77777777" w:rsidR="00C4225E" w:rsidRDefault="00C4225E" w:rsidP="00C809D9">
            <w:pPr>
              <w:jc w:val="both"/>
            </w:pPr>
          </w:p>
        </w:tc>
        <w:tc>
          <w:tcPr>
            <w:tcW w:w="4300" w:type="pct"/>
            <w:tcPrChange w:id="25" w:author="Ganchao Wei" w:date="2020-12-20T15:56:00Z">
              <w:tcPr>
                <w:tcW w:w="4300" w:type="pct"/>
              </w:tcPr>
            </w:tcPrChange>
          </w:tcPr>
          <w:p w14:paraId="650FD8E7" w14:textId="199E0299" w:rsidR="00C4225E" w:rsidRPr="008B15E4" w:rsidRDefault="008B15E4">
            <w:pPr>
              <w:pPrChange w:id="26" w:author="Ganchao Wei" w:date="2020-12-20T15:51:00Z">
                <w:pPr>
                  <w:jc w:val="center"/>
                </w:pPr>
              </w:pPrChange>
            </w:pPr>
            <w:ins w:id="27" w:author="Ganchao Wei" w:date="2020-12-20T15:51:00Z">
              <w:r>
                <w:t xml:space="preserve">           </w:t>
              </w:r>
            </w:ins>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e>
              </m:d>
            </m:oMath>
          </w:p>
        </w:tc>
        <w:tc>
          <w:tcPr>
            <w:tcW w:w="350" w:type="pct"/>
            <w:tcPrChange w:id="28" w:author="Ganchao Wei" w:date="2020-12-20T15:56:00Z">
              <w:tcPr>
                <w:tcW w:w="350" w:type="pct"/>
              </w:tcPr>
            </w:tcPrChange>
          </w:tcPr>
          <w:p w14:paraId="2C010171" w14:textId="3CB98C81" w:rsidR="00C4225E" w:rsidRDefault="00C4225E">
            <w:pPr>
              <w:jc w:val="right"/>
              <w:pPrChange w:id="29" w:author="Ganchao Wei" w:date="2020-12-20T15:46:00Z">
                <w:pPr>
                  <w:jc w:val="both"/>
                </w:pPr>
              </w:pPrChange>
            </w:pPr>
            <w:r>
              <w:t>(2.2)</w:t>
            </w:r>
          </w:p>
        </w:tc>
      </w:tr>
    </w:tbl>
    <w:p w14:paraId="0AD6B997" w14:textId="77777777" w:rsidR="00856F1E" w:rsidRDefault="00856F1E" w:rsidP="000C7168">
      <w:pPr>
        <w:jc w:val="both"/>
      </w:pPr>
    </w:p>
    <w:p w14:paraId="068D7161" w14:textId="3CE91EC2" w:rsidR="001872A6" w:rsidRDefault="001872A6" w:rsidP="000C7168">
      <w:pPr>
        <w:jc w:val="both"/>
      </w:pPr>
      <w:r>
        <w:lastRenderedPageBreak/>
        <w:t xml:space="preserve">where </w:t>
      </w:r>
      <m:oMath>
        <m:sSub>
          <m:sSubPr>
            <m:ctrlPr>
              <w:rPr>
                <w:rFonts w:ascii="Cambria Math" w:hAnsi="Cambria Math"/>
                <w:i/>
              </w:rPr>
            </m:ctrlPr>
          </m:sSubPr>
          <m:e>
            <m:r>
              <w:rPr>
                <w:rFonts w:ascii="Cambria Math" w:hAnsi="Cambria Math"/>
              </w:rPr>
              <m:t>λ</m:t>
            </m:r>
          </m:e>
          <m:sub>
            <m:r>
              <w:rPr>
                <w:rFonts w:ascii="Cambria Math" w:hAnsi="Cambria Math"/>
              </w:rPr>
              <m:t>k</m:t>
            </m:r>
          </m:sub>
        </m:sSub>
      </m:oMath>
      <w:r>
        <w:t xml:space="preserve"> is the conditional intensity </w:t>
      </w:r>
      <w:r w:rsidR="00B963F6">
        <w:t>of postsynaptic neuron</w:t>
      </w:r>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r w:rsidR="00B963F6">
        <w:t xml:space="preserve"> given </w:t>
      </w:r>
      <w:r w:rsidR="009419EC">
        <w:t xml:space="preserve">the recent </w:t>
      </w:r>
      <w:r w:rsidR="00B963F6">
        <w:t>spik</w:t>
      </w:r>
      <w:r w:rsidR="009419EC">
        <w:t>ing</w:t>
      </w:r>
      <w:r w:rsidR="00B963F6">
        <w:t xml:space="preserve"> of </w:t>
      </w:r>
      <w:r w:rsidR="009419EC">
        <w:t xml:space="preserve">the </w:t>
      </w:r>
      <w:r w:rsidR="00B963F6">
        <w:t xml:space="preserve">postsynaptic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post</m:t>
            </m:r>
          </m:sup>
        </m:sSubSup>
      </m:oMath>
      <w:r w:rsidR="00B963F6">
        <w:t xml:space="preserve"> and presynaptic neuron </w:t>
      </w:r>
      <m:oMath>
        <m:sSubSup>
          <m:sSubSupPr>
            <m:ctrlPr>
              <w:rPr>
                <w:rFonts w:ascii="Cambria Math" w:hAnsi="Cambria Math"/>
                <w:i/>
              </w:rPr>
            </m:ctrlPr>
          </m:sSubSupPr>
          <m:e>
            <m:r>
              <m:rPr>
                <m:sty m:val="bi"/>
              </m:rPr>
              <w:rPr>
                <w:rFonts w:ascii="Cambria Math" w:hAnsi="Cambria Math"/>
              </w:rPr>
              <m:t>y</m:t>
            </m:r>
          </m:e>
          <m:sub>
            <m:r>
              <w:rPr>
                <w:rFonts w:ascii="Cambria Math" w:hAnsi="Cambria Math"/>
              </w:rPr>
              <m:t>k-h:k-1</m:t>
            </m:r>
          </m:sub>
          <m:sup>
            <m:r>
              <w:rPr>
                <w:rFonts w:ascii="Cambria Math" w:hAnsi="Cambria Math"/>
              </w:rPr>
              <m:t>pre</m:t>
            </m:r>
          </m:sup>
        </m:sSubSup>
      </m:oMath>
      <w:r w:rsidR="009419EC">
        <w:t xml:space="preserve">, </w:t>
      </w:r>
      <w:commentRangeStart w:id="30"/>
      <m:oMath>
        <m:r>
          <w:rPr>
            <w:rFonts w:ascii="Cambria Math" w:hAnsi="Cambria Math"/>
          </w:rPr>
          <m:t>h</m:t>
        </m:r>
      </m:oMath>
      <w:r w:rsidR="009419EC">
        <w:t xml:space="preserve"> steps into the past</w:t>
      </w:r>
      <w:commentRangeEnd w:id="30"/>
      <w:r w:rsidR="006F40FE">
        <w:rPr>
          <w:rStyle w:val="CommentReference"/>
        </w:rPr>
        <w:commentReference w:id="30"/>
      </w:r>
      <w:r w:rsidR="009419EC">
        <w:t xml:space="preserve">. For the model parameters,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63F6">
        <w:t xml:space="preserve"> defines the</w:t>
      </w:r>
      <w:r w:rsidR="001677AA">
        <w:t xml:space="preserve"> fixed</w:t>
      </w:r>
      <w:r w:rsidR="00B963F6">
        <w:t xml:space="preserve"> baseline firing rate and the </w:t>
      </w:r>
      <w:r w:rsidR="009419EC">
        <w:t xml:space="preserve">coupling and </w:t>
      </w:r>
      <w:r w:rsidR="00B963F6">
        <w:t xml:space="preserve">history effects are weighted by </w:t>
      </w:r>
      <m:oMath>
        <m:r>
          <m:rPr>
            <m:sty m:val="bi"/>
          </m:rPr>
          <w:rPr>
            <w:rFonts w:ascii="Cambria Math" w:hAnsi="Cambria Math"/>
          </w:rPr>
          <m:t>h</m:t>
        </m:r>
      </m:oMath>
      <w:r w:rsidR="00856F1E">
        <w:t xml:space="preserve"> </w:t>
      </w:r>
      <w:r w:rsidR="00B963F6">
        <w:t>and</w:t>
      </w:r>
      <w:r w:rsidR="00A201C1">
        <w:rPr>
          <w:b/>
          <w:bCs/>
        </w:rPr>
        <w:t xml:space="preserve"> </w:t>
      </w:r>
      <m:oMath>
        <m:r>
          <m:rPr>
            <m:sty m:val="bi"/>
          </m:rPr>
          <w:rPr>
            <w:rFonts w:ascii="Cambria Math" w:hAnsi="Cambria Math"/>
          </w:rPr>
          <m:t>g</m:t>
        </m:r>
      </m:oMath>
      <w:r w:rsidR="00856F1E">
        <w:rPr>
          <w:b/>
          <w:bCs/>
        </w:rPr>
        <w:t xml:space="preserve">, </w:t>
      </w:r>
      <w:r w:rsidR="00B963F6">
        <w:t xml:space="preserve">for </w:t>
      </w:r>
      <w:r w:rsidR="009419EC">
        <w:t xml:space="preserve">the </w:t>
      </w:r>
      <w:r w:rsidR="00B963F6">
        <w:t>post- and pre-synaptic neurons respectively.</w:t>
      </w:r>
    </w:p>
    <w:p w14:paraId="4CADCA4E" w14:textId="05963519" w:rsidR="0012409E" w:rsidRDefault="001872A6" w:rsidP="000C7168">
      <w:pPr>
        <w:jc w:val="both"/>
        <w:rPr>
          <w:ins w:id="31" w:author="Ganchao Wei" w:date="2020-12-20T16:01:00Z"/>
        </w:rPr>
      </w:pPr>
      <w:r>
        <w:t>Here w</w:t>
      </w:r>
      <w:r w:rsidR="00976C68">
        <w:t xml:space="preserve">e </w:t>
      </w:r>
      <w:r w:rsidR="009419EC">
        <w:t xml:space="preserve">extend this static </w:t>
      </w:r>
      <w:r w:rsidR="00976C68">
        <w:t xml:space="preserve">model </w:t>
      </w:r>
      <w:r w:rsidR="00C747BF">
        <w:t xml:space="preserve">to include fast and slow dynamics in the coupling effect and model </w:t>
      </w:r>
      <w:r w:rsidR="00976C68">
        <w:t>t</w:t>
      </w:r>
      <w:r w:rsidR="0012409E">
        <w:t xml:space="preserve">he postsynaptic neuron’s firing </w:t>
      </w:r>
      <w:r w:rsidR="00976C68">
        <w:t>rate</w:t>
      </w:r>
      <w:r w:rsidR="00441431">
        <w:t xml:space="preserve"> as</w:t>
      </w:r>
    </w:p>
    <w:p w14:paraId="6E7FB20F"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2" w:author="Ganchao Wei" w:date="2020-12-20T15:56:00Z">
          <w:tblPr>
            <w:tblStyle w:val="TableGrid"/>
            <w:tblW w:w="5000" w:type="pct"/>
            <w:jc w:val="center"/>
            <w:tblLook w:val="04A0" w:firstRow="1" w:lastRow="0" w:firstColumn="1" w:lastColumn="0" w:noHBand="0" w:noVBand="1"/>
          </w:tblPr>
        </w:tblPrChange>
      </w:tblPr>
      <w:tblGrid>
        <w:gridCol w:w="637"/>
        <w:gridCol w:w="8487"/>
        <w:gridCol w:w="812"/>
        <w:tblGridChange w:id="33">
          <w:tblGrid>
            <w:gridCol w:w="635"/>
            <w:gridCol w:w="8479"/>
            <w:gridCol w:w="812"/>
          </w:tblGrid>
        </w:tblGridChange>
      </w:tblGrid>
      <w:tr w:rsidR="008B15E4" w14:paraId="5D4BB11B" w14:textId="77777777" w:rsidTr="00A12C49">
        <w:trPr>
          <w:trHeight w:val="219"/>
          <w:jc w:val="center"/>
          <w:trPrChange w:id="34" w:author="Ganchao Wei" w:date="2020-12-20T15:56:00Z">
            <w:trPr>
              <w:trHeight w:val="219"/>
              <w:jc w:val="center"/>
            </w:trPr>
          </w:trPrChange>
        </w:trPr>
        <w:tc>
          <w:tcPr>
            <w:tcW w:w="350" w:type="pct"/>
            <w:vMerge w:val="restart"/>
            <w:tcPrChange w:id="35" w:author="Ganchao Wei" w:date="2020-12-20T15:56:00Z">
              <w:tcPr>
                <w:tcW w:w="320" w:type="pct"/>
                <w:vMerge w:val="restart"/>
              </w:tcPr>
            </w:tcPrChange>
          </w:tcPr>
          <w:p w14:paraId="4236F252" w14:textId="77777777" w:rsidR="008B15E4" w:rsidRDefault="008B15E4" w:rsidP="000C7168">
            <w:pPr>
              <w:jc w:val="both"/>
            </w:pPr>
          </w:p>
        </w:tc>
        <w:tc>
          <w:tcPr>
            <w:tcW w:w="4300" w:type="pct"/>
            <w:vMerge w:val="restart"/>
            <w:tcPrChange w:id="36" w:author="Ganchao Wei" w:date="2020-12-20T15:56:00Z">
              <w:tcPr>
                <w:tcW w:w="4271" w:type="pct"/>
                <w:vMerge w:val="restart"/>
              </w:tcPr>
            </w:tcPrChange>
          </w:tcPr>
          <w:p w14:paraId="50FB016A" w14:textId="5BB53924" w:rsidR="008B15E4" w:rsidRPr="000137D3" w:rsidRDefault="001D23B0" w:rsidP="00C809D9">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k</m:t>
                    </m:r>
                  </m:sub>
                </m:sSub>
                <m:r>
                  <m:rPr>
                    <m:aln/>
                  </m:rP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e>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post</m:t>
                        </m:r>
                      </m:sup>
                    </m:sSub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r>
                  <m:rPr>
                    <m:sty m:val="p"/>
                  </m:rPr>
                  <w:rPr>
                    <w:rFonts w:ascii="Cambria Math" w:hAnsi="Cambria Math"/>
                  </w:rPr>
                  <w:br/>
                </m:r>
              </m:oMath>
              <m:oMath>
                <m:r>
                  <m:rPr>
                    <m:aln/>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func>
              </m:oMath>
            </m:oMathPara>
          </w:p>
        </w:tc>
        <w:tc>
          <w:tcPr>
            <w:tcW w:w="350" w:type="pct"/>
            <w:tcPrChange w:id="37" w:author="Ganchao Wei" w:date="2020-12-20T15:56:00Z">
              <w:tcPr>
                <w:tcW w:w="409" w:type="pct"/>
              </w:tcPr>
            </w:tcPrChange>
          </w:tcPr>
          <w:p w14:paraId="4872203D" w14:textId="6AEA412C" w:rsidR="008B15E4" w:rsidRDefault="008B15E4">
            <w:pPr>
              <w:jc w:val="right"/>
              <w:pPrChange w:id="38" w:author="Ganchao Wei" w:date="2020-12-20T15:46:00Z">
                <w:pPr>
                  <w:jc w:val="both"/>
                </w:pPr>
              </w:pPrChange>
            </w:pPr>
            <w:del w:id="39" w:author="Ganchao Wei" w:date="2020-12-20T15:47:00Z">
              <w:r w:rsidDel="008B15E4">
                <w:delText>(2.</w:delText>
              </w:r>
            </w:del>
            <w:del w:id="40" w:author="Ganchao Wei" w:date="2020-12-20T15:45:00Z">
              <w:r w:rsidDel="008B15E4">
                <w:delText>5</w:delText>
              </w:r>
            </w:del>
            <w:del w:id="41" w:author="Ganchao Wei" w:date="2020-12-20T15:47:00Z">
              <w:r w:rsidDel="008B15E4">
                <w:delText>)</w:delText>
              </w:r>
            </w:del>
          </w:p>
        </w:tc>
      </w:tr>
      <w:tr w:rsidR="008B15E4" w14:paraId="436EF134" w14:textId="77777777" w:rsidTr="00A12C49">
        <w:trPr>
          <w:trHeight w:val="218"/>
          <w:jc w:val="center"/>
          <w:trPrChange w:id="42" w:author="Ganchao Wei" w:date="2020-12-20T15:56:00Z">
            <w:trPr>
              <w:trHeight w:val="218"/>
              <w:jc w:val="center"/>
            </w:trPr>
          </w:trPrChange>
        </w:trPr>
        <w:tc>
          <w:tcPr>
            <w:tcW w:w="350" w:type="pct"/>
            <w:vMerge/>
            <w:tcPrChange w:id="43" w:author="Ganchao Wei" w:date="2020-12-20T15:56:00Z">
              <w:tcPr>
                <w:tcW w:w="320" w:type="pct"/>
                <w:vMerge/>
              </w:tcPr>
            </w:tcPrChange>
          </w:tcPr>
          <w:p w14:paraId="0EC16061" w14:textId="77777777" w:rsidR="008B15E4" w:rsidRDefault="008B15E4" w:rsidP="000C7168">
            <w:pPr>
              <w:jc w:val="both"/>
            </w:pPr>
          </w:p>
        </w:tc>
        <w:tc>
          <w:tcPr>
            <w:tcW w:w="4300" w:type="pct"/>
            <w:vMerge/>
            <w:tcPrChange w:id="44" w:author="Ganchao Wei" w:date="2020-12-20T15:56:00Z">
              <w:tcPr>
                <w:tcW w:w="4271" w:type="pct"/>
                <w:vMerge/>
              </w:tcPr>
            </w:tcPrChange>
          </w:tcPr>
          <w:p w14:paraId="2B9B252F" w14:textId="77777777" w:rsidR="008B15E4" w:rsidRDefault="008B15E4" w:rsidP="00C809D9">
            <w:pPr>
              <w:jc w:val="center"/>
              <w:rPr>
                <w:rFonts w:eastAsia="等线" w:cs="Times New Roman"/>
              </w:rPr>
            </w:pPr>
          </w:p>
        </w:tc>
        <w:tc>
          <w:tcPr>
            <w:tcW w:w="350" w:type="pct"/>
            <w:tcPrChange w:id="45" w:author="Ganchao Wei" w:date="2020-12-20T15:56:00Z">
              <w:tcPr>
                <w:tcW w:w="409" w:type="pct"/>
              </w:tcPr>
            </w:tcPrChange>
          </w:tcPr>
          <w:p w14:paraId="79EE3B89" w14:textId="2E7C6554" w:rsidR="008B15E4" w:rsidRDefault="008B15E4" w:rsidP="008B15E4">
            <w:pPr>
              <w:jc w:val="right"/>
            </w:pPr>
            <w:ins w:id="46" w:author="Ganchao Wei" w:date="2020-12-20T15:47:00Z">
              <w:r>
                <w:t>(2.3)</w:t>
              </w:r>
            </w:ins>
          </w:p>
        </w:tc>
      </w:tr>
      <w:tr w:rsidR="0012409E" w14:paraId="11D8D3CB" w14:textId="77777777" w:rsidTr="00A12C49">
        <w:trPr>
          <w:jc w:val="center"/>
          <w:trPrChange w:id="47" w:author="Ganchao Wei" w:date="2020-12-20T15:56:00Z">
            <w:trPr>
              <w:jc w:val="center"/>
            </w:trPr>
          </w:trPrChange>
        </w:trPr>
        <w:tc>
          <w:tcPr>
            <w:tcW w:w="350" w:type="pct"/>
            <w:tcPrChange w:id="48" w:author="Ganchao Wei" w:date="2020-12-20T15:56:00Z">
              <w:tcPr>
                <w:tcW w:w="320" w:type="pct"/>
              </w:tcPr>
            </w:tcPrChange>
          </w:tcPr>
          <w:p w14:paraId="3BD636B2" w14:textId="77777777" w:rsidR="0012409E" w:rsidRDefault="0012409E" w:rsidP="000C7168">
            <w:pPr>
              <w:jc w:val="both"/>
            </w:pPr>
          </w:p>
        </w:tc>
        <w:tc>
          <w:tcPr>
            <w:tcW w:w="4300" w:type="pct"/>
            <w:tcPrChange w:id="49" w:author="Ganchao Wei" w:date="2020-12-20T15:56:00Z">
              <w:tcPr>
                <w:tcW w:w="4271" w:type="pct"/>
              </w:tcPr>
            </w:tcPrChange>
          </w:tcPr>
          <w:p w14:paraId="23FD14FF" w14:textId="513B8750" w:rsidR="0012409E" w:rsidRPr="000137D3" w:rsidRDefault="0012409E" w:rsidP="000C7168">
            <w:pPr>
              <w:jc w:val="both"/>
            </w:pPr>
            <w:r>
              <w:t xml:space="preserve">    </w:t>
            </w:r>
            <w:r w:rsidR="00F7115A">
              <w:t xml:space="preserv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m:rPr>
                  <m:aln/>
                </m:rPr>
                <w:rPr>
                  <w:rFonts w:ascii="Cambria Math" w:hAnsi="Cambria Math"/>
                </w:rPr>
                <m:t>∼Poisson(</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∆t)</m:t>
              </m:r>
            </m:oMath>
          </w:p>
        </w:tc>
        <w:tc>
          <w:tcPr>
            <w:tcW w:w="350" w:type="pct"/>
            <w:tcPrChange w:id="50" w:author="Ganchao Wei" w:date="2020-12-20T15:56:00Z">
              <w:tcPr>
                <w:tcW w:w="409" w:type="pct"/>
              </w:tcPr>
            </w:tcPrChange>
          </w:tcPr>
          <w:p w14:paraId="3F1B354E" w14:textId="6EE7CC5D" w:rsidR="0012409E" w:rsidRDefault="0012409E">
            <w:pPr>
              <w:jc w:val="right"/>
              <w:pPrChange w:id="51" w:author="Ganchao Wei" w:date="2020-12-20T15:46:00Z">
                <w:pPr>
                  <w:jc w:val="both"/>
                </w:pPr>
              </w:pPrChange>
            </w:pPr>
            <w:r>
              <w:t>(</w:t>
            </w:r>
            <w:r w:rsidR="00C4225E">
              <w:t>2</w:t>
            </w:r>
            <w:r>
              <w:t>.</w:t>
            </w:r>
            <w:del w:id="52" w:author="Ganchao Wei" w:date="2020-12-20T15:45:00Z">
              <w:r w:rsidR="00C4225E" w:rsidDel="008B15E4">
                <w:delText>6</w:delText>
              </w:r>
            </w:del>
            <w:ins w:id="53" w:author="Ganchao Wei" w:date="2020-12-20T15:45:00Z">
              <w:r w:rsidR="008B15E4">
                <w:t>4</w:t>
              </w:r>
            </w:ins>
            <w:r>
              <w:t>)</w:t>
            </w:r>
          </w:p>
        </w:tc>
      </w:tr>
    </w:tbl>
    <w:p w14:paraId="6182CCEF" w14:textId="77777777" w:rsidR="006F40FE" w:rsidRDefault="006F40FE" w:rsidP="00923D2E">
      <w:pPr>
        <w:jc w:val="both"/>
      </w:pPr>
    </w:p>
    <w:p w14:paraId="5B33B924" w14:textId="3038C0CD" w:rsidR="00A23AF4" w:rsidRDefault="00441431" w:rsidP="00923D2E">
      <w:pPr>
        <w:jc w:val="both"/>
      </w:pPr>
      <w:r>
        <w:t>In our model,</w:t>
      </w:r>
      <w:commentRangeStart w:id="54"/>
      <w:r>
        <w:t xml:space="preserve"> </w:t>
      </w:r>
      <w:commentRangeEnd w:id="54"/>
      <w:r w:rsidR="0061512B">
        <w:rPr>
          <w:rStyle w:val="CommentReference"/>
        </w:rPr>
        <w:commentReference w:id="54"/>
      </w:r>
      <w:r w:rsidR="00FB3229">
        <w:t xml:space="preserve">the </w:t>
      </w:r>
      <w:r w:rsidR="00792FC2">
        <w:t>spiking history of postsynaptic neuron</w:t>
      </w:r>
      <w:r w:rsidR="00FB3229">
        <w:t xml:space="preserve"> is captured by the</w:t>
      </w:r>
      <w:r w:rsidR="001677AA">
        <w:t xml:space="preserve"> unstructured</w:t>
      </w:r>
      <w:r w:rsidR="00FB3229">
        <w:t xml:space="preserve"> time-varying baseline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FB3229">
        <w:t xml:space="preserve">. </w:t>
      </w:r>
      <w:r w:rsidR="001872A6">
        <w:t xml:space="preserve">In the static coupling model, the main goal is to accurately infer the shapes of the filters, here we assume that the shape is fixed </w:t>
      </w:r>
      <m:oMath>
        <m:r>
          <w:rPr>
            <w:rFonts w:ascii="Cambria Math" w:hAnsi="Cambria Math"/>
          </w:rPr>
          <m:t>x(</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bi"/>
          </m:rPr>
          <w:rPr>
            <w:rFonts w:ascii="Cambria Math" w:hAnsi="Cambria Math"/>
          </w:rPr>
          <m:t>g</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1872A6">
        <w:t xml:space="preserve">, but is weighted by an additional factor </w:t>
      </w:r>
      <m:oMath>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oMath>
      <w:r w:rsidR="001872A6">
        <w:t xml:space="preserve"> that varies over time. Additionally, we aim to partition the variations in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1872A6">
        <w:t xml:space="preserve"> into a long-term component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and a short-term component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872A6">
        <w:t xml:space="preserve"> that</w:t>
      </w:r>
      <w:r w:rsidR="00923D2E">
        <w:t xml:space="preserve"> scales the long-term synaptic weight multiplicatively. Here we model transient increases/decreases in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as a function of the presynaptic spike timing to account for short-term synaptic facilitation/depression. In the absence of presynaptic activity,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923D2E">
        <w:t xml:space="preserve"> returns to a base value of </w:t>
      </w:r>
      <m:oMath>
        <m:r>
          <w:rPr>
            <w:rFonts w:ascii="Cambria Math" w:hAnsi="Cambria Math"/>
          </w:rPr>
          <m:t>1</m:t>
        </m:r>
      </m:oMath>
      <w:r w:rsidR="00923D2E">
        <w:t>.</w:t>
      </w:r>
      <w:r w:rsidR="00C809D9">
        <w:t xml:space="preserve"> To simplify </w:t>
      </w:r>
      <w:r w:rsidR="0061512B">
        <w:t xml:space="preserve">the </w:t>
      </w:r>
      <w:r w:rsidR="00C809D9">
        <w:t xml:space="preserve">notation, we write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and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C809D9">
        <w:t xml:space="preserve"> as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809D9">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C809D9">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61512B">
        <w:t xml:space="preserve"> below</w:t>
      </w:r>
      <w:r w:rsidR="000339DB">
        <w:t>.</w:t>
      </w:r>
    </w:p>
    <w:p w14:paraId="1A7208E0" w14:textId="69A9CA52" w:rsidR="0012409E" w:rsidRPr="0012409E" w:rsidRDefault="0012409E" w:rsidP="000C7168">
      <w:pPr>
        <w:pStyle w:val="Heading2"/>
        <w:jc w:val="both"/>
      </w:pPr>
      <w:r w:rsidRPr="0012409E">
        <w:t>Estimati</w:t>
      </w:r>
      <w:r w:rsidR="00585B5F">
        <w:t>ng the</w:t>
      </w:r>
      <w:r w:rsidRPr="0012409E">
        <w:t xml:space="preserve"> Synaptic </w:t>
      </w:r>
      <w:r w:rsidR="00585B5F">
        <w:t>Filter</w:t>
      </w:r>
    </w:p>
    <w:p w14:paraId="23CB27E8" w14:textId="0E3B5C85" w:rsidR="0012409E" w:rsidRDefault="00F073B2" w:rsidP="000C7168">
      <w:pPr>
        <w:jc w:val="both"/>
        <w:rPr>
          <w:ins w:id="55" w:author="Ganchao Wei" w:date="2020-12-20T16:01:00Z"/>
        </w:rPr>
      </w:pPr>
      <w:r>
        <w:t>Here w</w:t>
      </w:r>
      <w:r w:rsidR="00024461">
        <w:t>e estimate t</w:t>
      </w:r>
      <w:r w:rsidR="002E74FA">
        <w:t xml:space="preserve">he </w:t>
      </w:r>
      <w:r w:rsidR="00923D2E">
        <w:t>shape of the static pre</w:t>
      </w:r>
      <w:r w:rsidR="002E74FA">
        <w:t xml:space="preserve">synaptic </w:t>
      </w:r>
      <w:r w:rsidR="00923D2E">
        <w:t xml:space="preserve">filter </w:t>
      </w:r>
      <m:oMath>
        <m:r>
          <w:rPr>
            <w:rFonts w:ascii="Cambria Math" w:hAnsi="Cambria Math"/>
          </w:rPr>
          <m:t>g</m:t>
        </m:r>
      </m:oMath>
      <w:r w:rsidR="00923D2E">
        <w:t xml:space="preserve"> </w:t>
      </w:r>
      <w:r w:rsidR="002E74FA">
        <w:t xml:space="preserve">by </w:t>
      </w:r>
      <w:r>
        <w:t xml:space="preserve">directly </w:t>
      </w:r>
      <w:r w:rsidR="002E74FA">
        <w:t xml:space="preserve">modeling </w:t>
      </w:r>
      <w:r w:rsidR="00923D2E">
        <w:t xml:space="preserve">the </w:t>
      </w:r>
      <w:r w:rsidR="002E74FA">
        <w:t>cross-correlogram</w:t>
      </w:r>
      <w:r w:rsidR="00923D2E">
        <w:t xml:space="preserve"> between the pre- and postsynaptic spikes</w:t>
      </w:r>
      <w:r w:rsidR="005A18BC">
        <w:t xml:space="preserve">, similar to </w:t>
      </w:r>
      <w:r w:rsidR="002E74FA">
        <w:t>Ren et al</w:t>
      </w:r>
      <w:r w:rsidR="002E74FA">
        <w:fldChar w:fldCharType="begin" w:fldLock="1"/>
      </w:r>
      <w:r w:rsidR="00134F28">
        <w:instrText>ADDIN CSL_CITATION {"citationItems":[{"id":"ITEM-1","itemData":{"DOI":"10.1152/jn.00066.2020","ISSN":"0022-3077","abstract":"Detecting synaptic connections using large-scale extracellular spike recordings presents a statistical challenge. While previous methods often treat the detection of each putative connection as a separate hypothesis test, here we develop a modeling approach that infers synaptic connections while incorporating circuit properties learned from the whole network. We use an extension of the Generalized Linear Model framework to describe the cross-correlograms between pairs of neurons and separate correlograms into two parts: a slowly varying effect due to background fluctuations and a fast, transient effect due to the synapse. We then use the observations from all putative connections in the recording to estimate two network properties: the presynaptic neuron type (excitatory or inhibitory) and the relationship between synaptic latency and distance between neurons. Constraining the presynaptic neuron's type, synaptic latencies, and time constants improves synapse detection. In data from simulated networks, this model outperforms two previously developed synapse detection methods, especially on the weak connections. We also apply our model to in vitro multielectrode array recordings from mouse somatosensory cortex. Here our model automatically recovers plausible connections from hundreds of neurons, and the properties of the putative connections are largely consistent with previous research.","author":[{"dropping-particle":"","family":"Ren","given":"Naixin","non-dropping-particle":"","parse-names":false,"suffix":""},{"dropping-particle":"","family":"Ito","given":"Shinya","non-dropping-particle":"","parse-names":false,"suffix":""},{"dropping-particle":"","family":"Hafizi","given":"Hadi","non-dropping-particle":"","parse-names":false,"suffix":""},{"dropping-particle":"","family":"Beggs","given":"John M","non-dropping-particle":"","parse-names":false,"suffix":""},{"dropping-particle":"","family":"Stevenson","given":"Ian H","non-dropping-particle":"","parse-names":false,"suffix":""}],"container-title":"Journal of Neurophysiology","id":"ITEM-1","issued":{"date-parts":[["2020","9","16"]]},"note":"doi: 10.1152/jn.00066.2020","publisher":"American Physiological Society","title":"Model-based detection of putative synaptic connections from spike recordings with latency and type constraints","type":"article-journal"},"uris":["http://www.mendeley.com/documents/?uuid=db2c9c81-dc29-4670-8f44-2abd0eaed649"]}],"mendeley":{"formattedCitation":"(Ren et al., 2020)","plainTextFormattedCitation":"(Ren et al., 2020)","previouslyFormattedCitation":"(Ren et al., 2020)"},"properties":{"noteIndex":0},"schema":"https://github.com/citation-style-language/schema/raw/master/csl-citation.json"}</w:instrText>
      </w:r>
      <w:r w:rsidR="002E74FA">
        <w:fldChar w:fldCharType="separate"/>
      </w:r>
      <w:r w:rsidR="003E3821" w:rsidRPr="003E3821">
        <w:rPr>
          <w:noProof/>
        </w:rPr>
        <w:t>(Ren et al., 2020)</w:t>
      </w:r>
      <w:r w:rsidR="002E74FA">
        <w:fldChar w:fldCharType="end"/>
      </w:r>
      <w:r w:rsidR="002E74FA">
        <w:t>.</w:t>
      </w:r>
      <w:r w:rsidR="00766EDC">
        <w:t xml:space="preserve"> </w:t>
      </w:r>
      <w:r>
        <w:t>Briefly, we assume that t</w:t>
      </w:r>
      <w:r w:rsidR="0012409E">
        <w:t xml:space="preserve">he shape of </w:t>
      </w:r>
      <w:r>
        <w:t xml:space="preserve">the </w:t>
      </w:r>
      <w:r w:rsidR="0012409E">
        <w:t xml:space="preserve">synaptic connection is described by </w:t>
      </w:r>
      <w:r w:rsidR="00024461">
        <w:t xml:space="preserve">an </w:t>
      </w:r>
      <w:r w:rsidR="0012409E">
        <w:t>alpha</w:t>
      </w:r>
      <w:r w:rsidR="00024461">
        <w:t xml:space="preserve"> </w:t>
      </w:r>
      <w:r w:rsidR="0012409E">
        <w:t xml:space="preserve">function </w:t>
      </w:r>
      <m:oMath>
        <m:r>
          <w:rPr>
            <w:rFonts w:ascii="Cambria Math" w:hAnsi="Cambria Math"/>
          </w:rPr>
          <m:t>g</m:t>
        </m:r>
        <m:d>
          <m:dPr>
            <m:ctrlPr>
              <w:rPr>
                <w:rFonts w:ascii="Cambria Math" w:hAnsi="Cambria Math"/>
                <w:i/>
              </w:rPr>
            </m:ctrlPr>
          </m:dPr>
          <m:e>
            <m:r>
              <w:rPr>
                <w:rFonts w:ascii="Cambria Math" w:hAnsi="Cambria Math"/>
              </w:rPr>
              <m:t>⋅</m:t>
            </m:r>
          </m:e>
        </m:d>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m:rPr>
            <m:sty m:val="p"/>
          </m:rPr>
          <w:rPr>
            <w:rFonts w:ascii="Cambria Math" w:hAnsi="Cambria Math"/>
          </w:rPr>
          <m:t>exp⁡</m:t>
        </m:r>
        <m:r>
          <w:rPr>
            <w:rFonts w:ascii="Cambria Math" w:hAnsi="Cambria Math"/>
          </w:rPr>
          <m:t>(1-</m:t>
        </m:r>
        <m:f>
          <m:fPr>
            <m:ctrlPr>
              <w:rPr>
                <w:rFonts w:ascii="Cambria Math" w:hAnsi="Cambria Math"/>
                <w:i/>
              </w:rPr>
            </m:ctrlPr>
          </m:fPr>
          <m:num>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num>
          <m:den>
            <m:sSub>
              <m:sSubPr>
                <m:ctrlPr>
                  <w:rPr>
                    <w:rFonts w:ascii="Cambria Math" w:hAnsi="Cambria Math"/>
                    <w:i/>
                  </w:rPr>
                </m:ctrlPr>
              </m:sSubPr>
              <m:e>
                <m:r>
                  <w:rPr>
                    <w:rFonts w:ascii="Cambria Math" w:hAnsi="Cambria Math"/>
                  </w:rPr>
                  <m:t>τ</m:t>
                </m:r>
              </m:e>
              <m:sub>
                <m:r>
                  <w:rPr>
                    <w:rFonts w:ascii="Cambria Math" w:hAnsi="Cambria Math"/>
                  </w:rPr>
                  <m:t>α</m:t>
                </m:r>
              </m:sub>
            </m:sSub>
          </m:den>
        </m:f>
        <m:r>
          <w:rPr>
            <w:rFonts w:ascii="Cambria Math" w:hAnsi="Cambria Math"/>
          </w:rPr>
          <m:t>)I(t&gt;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w:r w:rsidR="0012409E">
        <w:t>, with</w:t>
      </w:r>
      <w:r w:rsidR="00413EDD">
        <w:t xml:space="preserve"> a</w:t>
      </w:r>
      <w:r w:rsidR="0012409E">
        <w:t xml:space="preserve"> </w:t>
      </w:r>
      <w:r w:rsidR="00413EDD">
        <w:t>latency</w:t>
      </w:r>
      <w:r w:rsidR="0012409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12409E">
        <w:t xml:space="preserve"> and </w:t>
      </w:r>
      <w:r w:rsidR="002E74FA" w:rsidRPr="002E74FA">
        <w:t>time constant</w:t>
      </w:r>
      <w:r w:rsidR="0012409E">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12409E">
        <w:t>. The</w:t>
      </w:r>
      <w:r>
        <w:t>se</w:t>
      </w:r>
      <w:r w:rsidR="0012409E">
        <w:t xml:space="preserve"> </w:t>
      </w:r>
      <w:r w:rsidR="00024461">
        <w:t>parameters are</w:t>
      </w:r>
      <w:r w:rsidR="0012409E">
        <w:t xml:space="preserve"> </w:t>
      </w:r>
      <w:r>
        <w:t xml:space="preserve">then </w:t>
      </w:r>
      <w:r w:rsidR="0012409E">
        <w:t>estimated by modeling</w:t>
      </w:r>
      <w:r w:rsidR="00024461">
        <w:t xml:space="preserve"> the</w:t>
      </w:r>
      <w:r w:rsidR="0012409E">
        <w:t xml:space="preserve"> cross-correlogram</w:t>
      </w:r>
      <w:r w:rsidR="00A5342C">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as a combination of a </w:t>
      </w:r>
      <w:r w:rsidR="0012409E">
        <w:t xml:space="preserve">slow background </w:t>
      </w:r>
      <w:r>
        <w:t>correlation</w:t>
      </w:r>
      <w:r w:rsidR="0012409E">
        <w:t xml:space="preserve"> and </w:t>
      </w:r>
      <w:r>
        <w:t xml:space="preserve">a </w:t>
      </w:r>
      <w:r w:rsidR="0012409E">
        <w:t>fast</w:t>
      </w:r>
      <w:r w:rsidR="00024461">
        <w:t>, transient</w:t>
      </w:r>
      <w:r w:rsidR="0012409E">
        <w:t xml:space="preserve"> effect </w:t>
      </w:r>
      <w:r w:rsidR="00024461">
        <w:t xml:space="preserve">of the </w:t>
      </w:r>
      <w:r w:rsidR="0012409E">
        <w:t>synaptic connection:</w:t>
      </w:r>
    </w:p>
    <w:p w14:paraId="1659221A"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6" w:author="Ganchao Wei" w:date="2020-12-20T15:57:00Z">
          <w:tblPr>
            <w:tblStyle w:val="TableGrid"/>
            <w:tblW w:w="5000" w:type="pct"/>
            <w:jc w:val="center"/>
            <w:tblLook w:val="04A0" w:firstRow="1" w:lastRow="0" w:firstColumn="1" w:lastColumn="0" w:noHBand="0" w:noVBand="1"/>
          </w:tblPr>
        </w:tblPrChange>
      </w:tblPr>
      <w:tblGrid>
        <w:gridCol w:w="637"/>
        <w:gridCol w:w="8487"/>
        <w:gridCol w:w="812"/>
        <w:tblGridChange w:id="57">
          <w:tblGrid>
            <w:gridCol w:w="636"/>
            <w:gridCol w:w="8478"/>
            <w:gridCol w:w="812"/>
          </w:tblGrid>
        </w:tblGridChange>
      </w:tblGrid>
      <w:tr w:rsidR="00C4225E" w14:paraId="4540EAC6" w14:textId="77777777" w:rsidTr="00A12C49">
        <w:trPr>
          <w:jc w:val="center"/>
          <w:trPrChange w:id="58" w:author="Ganchao Wei" w:date="2020-12-20T15:57:00Z">
            <w:trPr>
              <w:jc w:val="center"/>
            </w:trPr>
          </w:trPrChange>
        </w:trPr>
        <w:tc>
          <w:tcPr>
            <w:tcW w:w="350" w:type="pct"/>
            <w:tcPrChange w:id="59" w:author="Ganchao Wei" w:date="2020-12-20T15:57:00Z">
              <w:tcPr>
                <w:tcW w:w="350" w:type="pct"/>
              </w:tcPr>
            </w:tcPrChange>
          </w:tcPr>
          <w:p w14:paraId="49991354" w14:textId="77777777" w:rsidR="00C4225E" w:rsidRDefault="00C4225E" w:rsidP="00C809D9">
            <w:pPr>
              <w:jc w:val="both"/>
            </w:pPr>
          </w:p>
        </w:tc>
        <w:tc>
          <w:tcPr>
            <w:tcW w:w="4300" w:type="pct"/>
            <w:tcPrChange w:id="60" w:author="Ganchao Wei" w:date="2020-12-20T15:57:00Z">
              <w:tcPr>
                <w:tcW w:w="4300" w:type="pct"/>
              </w:tcPr>
            </w:tcPrChange>
          </w:tcPr>
          <w:p w14:paraId="108752F0" w14:textId="74A83011" w:rsidR="00C4225E" w:rsidRPr="000137D3" w:rsidRDefault="001D23B0" w:rsidP="00C4225E">
            <w:pPr>
              <w:jc w:val="center"/>
            </w:pPr>
            <m:oMathPara>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r>
                  <w:rPr>
                    <w:rFonts w:ascii="Cambria Math" w:hAnsi="Cambria Math" w:cs="Arial"/>
                  </w:rPr>
                  <m:t>=</m:t>
                </m:r>
                <m:func>
                  <m:funcPr>
                    <m:ctrlPr>
                      <w:rPr>
                        <w:rFonts w:ascii="Cambria Math" w:hAnsi="Cambria Math" w:cs="Arial"/>
                        <w:i/>
                        <w:iCs/>
                        <w:kern w:val="2"/>
                      </w:rPr>
                    </m:ctrlPr>
                  </m:funcPr>
                  <m:fName>
                    <m:r>
                      <m:rPr>
                        <m:sty m:val="p"/>
                      </m:rPr>
                      <w:rPr>
                        <w:rFonts w:ascii="Cambria Math" w:hAnsi="Cambria Math" w:cs="Arial"/>
                      </w:rPr>
                      <m:t>exp</m:t>
                    </m:r>
                  </m:fName>
                  <m:e>
                    <m:d>
                      <m:dPr>
                        <m:ctrlPr>
                          <w:rPr>
                            <w:rFonts w:ascii="Cambria Math" w:hAnsi="Cambria Math" w:cs="Arial"/>
                            <w:i/>
                            <w:iCs/>
                            <w:kern w:val="2"/>
                          </w:rPr>
                        </m:ctrlPr>
                      </m:dPr>
                      <m:e>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r>
                          <w:rPr>
                            <w:rFonts w:ascii="Cambria Math" w:hAnsi="Cambria Math" w:cs="Arial"/>
                          </w:rPr>
                          <m:t>+</m:t>
                        </m:r>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r>
                          <w:rPr>
                            <w:rFonts w:ascii="Cambria Math" w:hAnsi="Cambria Math" w:cs="Arial"/>
                          </w:rPr>
                          <m:t>+ </m:t>
                        </m:r>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r>
                          <w:rPr>
                            <w:rFonts w:ascii="Cambria Math" w:hAnsi="Cambria Math" w:cs="Arial"/>
                          </w:rPr>
                          <m:t> </m:t>
                        </m:r>
                      </m:e>
                    </m:d>
                  </m:e>
                </m:func>
              </m:oMath>
            </m:oMathPara>
          </w:p>
        </w:tc>
        <w:tc>
          <w:tcPr>
            <w:tcW w:w="350" w:type="pct"/>
            <w:tcPrChange w:id="61" w:author="Ganchao Wei" w:date="2020-12-20T15:57:00Z">
              <w:tcPr>
                <w:tcW w:w="350" w:type="pct"/>
              </w:tcPr>
            </w:tcPrChange>
          </w:tcPr>
          <w:p w14:paraId="3285775D" w14:textId="59D2F27D" w:rsidR="00C4225E" w:rsidRDefault="00C4225E">
            <w:pPr>
              <w:jc w:val="right"/>
              <w:pPrChange w:id="62" w:author="Ganchao Wei" w:date="2020-12-20T15:46:00Z">
                <w:pPr>
                  <w:jc w:val="both"/>
                </w:pPr>
              </w:pPrChange>
            </w:pPr>
            <w:r>
              <w:t>(2.</w:t>
            </w:r>
            <w:del w:id="63" w:author="Ganchao Wei" w:date="2020-12-20T15:46:00Z">
              <w:r w:rsidDel="008B15E4">
                <w:delText>7</w:delText>
              </w:r>
            </w:del>
            <w:ins w:id="64" w:author="Ganchao Wei" w:date="2020-12-20T15:46:00Z">
              <w:r w:rsidR="008B15E4">
                <w:t>5</w:t>
              </w:r>
            </w:ins>
            <w:r>
              <w:t>)</w:t>
            </w:r>
          </w:p>
        </w:tc>
      </w:tr>
      <w:tr w:rsidR="0021043E" w14:paraId="6C5DA94D" w14:textId="77777777" w:rsidTr="00A12C49">
        <w:trPr>
          <w:jc w:val="center"/>
          <w:trPrChange w:id="65" w:author="Ganchao Wei" w:date="2020-12-20T15:57:00Z">
            <w:trPr>
              <w:jc w:val="center"/>
            </w:trPr>
          </w:trPrChange>
        </w:trPr>
        <w:tc>
          <w:tcPr>
            <w:tcW w:w="350" w:type="pct"/>
            <w:tcPrChange w:id="66" w:author="Ganchao Wei" w:date="2020-12-20T15:57:00Z">
              <w:tcPr>
                <w:tcW w:w="350" w:type="pct"/>
              </w:tcPr>
            </w:tcPrChange>
          </w:tcPr>
          <w:p w14:paraId="26CB5074" w14:textId="77777777" w:rsidR="0021043E" w:rsidRDefault="0021043E" w:rsidP="00C809D9">
            <w:pPr>
              <w:jc w:val="both"/>
            </w:pPr>
          </w:p>
        </w:tc>
        <w:tc>
          <w:tcPr>
            <w:tcW w:w="4300" w:type="pct"/>
            <w:tcPrChange w:id="67" w:author="Ganchao Wei" w:date="2020-12-20T15:57:00Z">
              <w:tcPr>
                <w:tcW w:w="4300" w:type="pct"/>
              </w:tcPr>
            </w:tcPrChange>
          </w:tcPr>
          <w:p w14:paraId="60DA276A" w14:textId="45BAAF18" w:rsidR="0021043E" w:rsidRPr="00A12C49" w:rsidRDefault="00A12C49">
            <w:pPr>
              <w:rPr>
                <w:rFonts w:eastAsia="等线" w:cs="Times New Roman"/>
                <w:iCs/>
                <w:kern w:val="2"/>
              </w:rPr>
              <w:pPrChange w:id="68" w:author="Ganchao Wei" w:date="2020-12-20T15:59:00Z">
                <w:pPr>
                  <w:jc w:val="center"/>
                </w:pPr>
              </w:pPrChange>
            </w:pPr>
            <w:ins w:id="69" w:author="Ganchao Wei" w:date="2020-12-20T15:59:00Z">
              <w:r>
                <w:rPr>
                  <w:iCs/>
                  <w:kern w:val="2"/>
                </w:rPr>
                <w:t xml:space="preserve">                           </w:t>
              </w:r>
            </w:ins>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~Poisson(</m:t>
              </m:r>
              <m:sSub>
                <m:sSubPr>
                  <m:ctrlPr>
                    <w:rPr>
                      <w:rFonts w:ascii="Cambria Math" w:eastAsia="等线" w:hAnsi="Cambria Math" w:cs="Times New Roman"/>
                      <w:i/>
                      <w:iCs/>
                      <w:kern w:val="2"/>
                    </w:rPr>
                  </m:ctrlPr>
                </m:sSubPr>
                <m:e>
                  <m:r>
                    <w:rPr>
                      <w:rFonts w:ascii="Cambria Math" w:eastAsia="等线" w:hAnsi="Cambria Math" w:cs="Times New Roman"/>
                      <w:kern w:val="2"/>
                    </w:rPr>
                    <m:t>λ</m:t>
                  </m:r>
                </m:e>
                <m:sub>
                  <m:r>
                    <w:rPr>
                      <w:rFonts w:ascii="Cambria Math" w:eastAsia="等线" w:hAnsi="Cambria Math" w:cs="Times New Roman"/>
                      <w:kern w:val="2"/>
                    </w:rPr>
                    <m:t>cross,m</m:t>
                  </m:r>
                </m:sub>
              </m:sSub>
              <m:r>
                <w:rPr>
                  <w:rFonts w:ascii="Cambria Math" w:eastAsia="等线" w:hAnsi="Cambria Math" w:cs="Times New Roman"/>
                  <w:kern w:val="2"/>
                </w:rPr>
                <m:t>)</m:t>
              </m:r>
            </m:oMath>
          </w:p>
        </w:tc>
        <w:tc>
          <w:tcPr>
            <w:tcW w:w="350" w:type="pct"/>
            <w:tcPrChange w:id="70" w:author="Ganchao Wei" w:date="2020-12-20T15:57:00Z">
              <w:tcPr>
                <w:tcW w:w="350" w:type="pct"/>
              </w:tcPr>
            </w:tcPrChange>
          </w:tcPr>
          <w:p w14:paraId="2C26ECF8" w14:textId="14B7FD56" w:rsidR="0021043E" w:rsidRDefault="004655A6">
            <w:pPr>
              <w:jc w:val="right"/>
              <w:pPrChange w:id="71" w:author="Ganchao Wei" w:date="2020-12-20T15:46:00Z">
                <w:pPr>
                  <w:jc w:val="both"/>
                </w:pPr>
              </w:pPrChange>
            </w:pPr>
            <w:r>
              <w:t>(2.</w:t>
            </w:r>
            <w:del w:id="72" w:author="Ganchao Wei" w:date="2020-12-20T15:46:00Z">
              <w:r w:rsidDel="008B15E4">
                <w:delText>8</w:delText>
              </w:r>
            </w:del>
            <w:ins w:id="73" w:author="Ganchao Wei" w:date="2020-12-20T15:46:00Z">
              <w:r w:rsidR="008B15E4">
                <w:t>6</w:t>
              </w:r>
            </w:ins>
            <w:r>
              <w:t>)</w:t>
            </w:r>
          </w:p>
        </w:tc>
      </w:tr>
      <w:tr w:rsidR="0021043E" w14:paraId="35372923" w14:textId="77777777" w:rsidTr="00A12C49">
        <w:trPr>
          <w:jc w:val="center"/>
          <w:trPrChange w:id="74" w:author="Ganchao Wei" w:date="2020-12-20T15:57:00Z">
            <w:trPr>
              <w:jc w:val="center"/>
            </w:trPr>
          </w:trPrChange>
        </w:trPr>
        <w:tc>
          <w:tcPr>
            <w:tcW w:w="350" w:type="pct"/>
            <w:tcPrChange w:id="75" w:author="Ganchao Wei" w:date="2020-12-20T15:57:00Z">
              <w:tcPr>
                <w:tcW w:w="350" w:type="pct"/>
              </w:tcPr>
            </w:tcPrChange>
          </w:tcPr>
          <w:p w14:paraId="488C8E00" w14:textId="77777777" w:rsidR="0021043E" w:rsidRDefault="0021043E" w:rsidP="00C809D9">
            <w:pPr>
              <w:jc w:val="both"/>
            </w:pPr>
          </w:p>
        </w:tc>
        <w:tc>
          <w:tcPr>
            <w:tcW w:w="4300" w:type="pct"/>
            <w:tcPrChange w:id="76" w:author="Ganchao Wei" w:date="2020-12-20T15:57:00Z">
              <w:tcPr>
                <w:tcW w:w="4300" w:type="pct"/>
              </w:tcPr>
            </w:tcPrChange>
          </w:tcPr>
          <w:p w14:paraId="53307036" w14:textId="39F24BCE" w:rsidR="0021043E" w:rsidRDefault="00A12C49">
            <w:pPr>
              <w:rPr>
                <w:rFonts w:eastAsia="等线" w:cs="Times New Roman"/>
                <w:iCs/>
                <w:kern w:val="2"/>
              </w:rPr>
              <w:pPrChange w:id="77" w:author="Ganchao Wei" w:date="2020-12-20T15:59:00Z">
                <w:pPr>
                  <w:jc w:val="center"/>
                </w:pPr>
              </w:pPrChange>
            </w:pPr>
            <w:ins w:id="78" w:author="Ganchao Wei" w:date="2020-12-20T15:59:00Z">
              <w:r>
                <w:rPr>
                  <w:iCs/>
                  <w:kern w:val="2"/>
                </w:rPr>
                <w:t xml:space="preserve">                          </w:t>
              </w:r>
            </w:ins>
            <m:oMath>
              <m:sSub>
                <m:sSubPr>
                  <m:ctrlPr>
                    <w:rPr>
                      <w:rFonts w:ascii="Cambria Math" w:eastAsia="等线" w:hAnsi="Cambria Math" w:cs="Times New Roman"/>
                      <w:i/>
                      <w:iCs/>
                      <w:kern w:val="2"/>
                    </w:rPr>
                  </m:ctrlPr>
                </m:sSubPr>
                <m:e>
                  <m:r>
                    <w:rPr>
                      <w:rFonts w:ascii="Cambria Math" w:eastAsia="等线" w:hAnsi="Cambria Math" w:cs="Times New Roman"/>
                      <w:kern w:val="2"/>
                    </w:rPr>
                    <m:t>z</m:t>
                  </m:r>
                </m:e>
                <m:sub>
                  <m:r>
                    <w:rPr>
                      <w:rFonts w:ascii="Cambria Math" w:eastAsia="等线" w:hAnsi="Cambria Math" w:cs="Times New Roman"/>
                      <w:kern w:val="2"/>
                    </w:rPr>
                    <m:t>c,m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post</m:t>
                      </m:r>
                    </m:sup>
                  </m:sSubSup>
                </m:e>
              </m:nary>
            </m:oMath>
            <w:r w:rsidR="005A18BC">
              <w:rPr>
                <w:rFonts w:eastAsia="等线" w:cs="Times New Roman"/>
                <w:iCs/>
                <w:kern w:val="2"/>
              </w:rPr>
              <w:t xml:space="preserve"> and </w:t>
            </w:r>
            <m:oMath>
              <m:sSub>
                <m:sSubPr>
                  <m:ctrlPr>
                    <w:rPr>
                      <w:rFonts w:ascii="Cambria Math" w:eastAsia="等线" w:hAnsi="Cambria Math" w:cs="Times New Roman"/>
                      <w:i/>
                      <w:iCs/>
                      <w:kern w:val="2"/>
                    </w:rPr>
                  </m:ctrlPr>
                </m:sSubPr>
                <m:e>
                  <m:r>
                    <w:rPr>
                      <w:rFonts w:ascii="Cambria Math" w:eastAsia="等线" w:hAnsi="Cambria Math" w:cs="Times New Roman"/>
                      <w:kern w:val="2"/>
                    </w:rPr>
                    <m:t>a</m:t>
                  </m:r>
                </m:e>
                <m:sub>
                  <m:r>
                    <w:rPr>
                      <w:rFonts w:ascii="Cambria Math" w:eastAsia="等线" w:hAnsi="Cambria Math" w:cs="Times New Roman"/>
                      <w:kern w:val="2"/>
                    </w:rPr>
                    <m:t>m</m:t>
                  </m:r>
                </m:sub>
              </m:sSub>
              <m:r>
                <w:rPr>
                  <w:rFonts w:ascii="Cambria Math" w:eastAsia="等线" w:hAnsi="Cambria Math" w:cs="Times New Roman"/>
                  <w:kern w:val="2"/>
                </w:rPr>
                <m:t>=</m:t>
              </m:r>
              <m:nary>
                <m:naryPr>
                  <m:chr m:val="∑"/>
                  <m:limLoc m:val="subSup"/>
                  <m:supHide m:val="1"/>
                  <m:ctrlPr>
                    <w:rPr>
                      <w:rFonts w:ascii="Cambria Math" w:eastAsia="等线" w:hAnsi="Cambria Math" w:cs="Times New Roman"/>
                      <w:i/>
                      <w:iCs/>
                      <w:kern w:val="2"/>
                    </w:rPr>
                  </m:ctrlPr>
                </m:naryPr>
                <m:sub>
                  <m:r>
                    <w:rPr>
                      <w:rFonts w:ascii="Cambria Math" w:eastAsia="等线" w:hAnsi="Cambria Math" w:cs="Times New Roman"/>
                      <w:kern w:val="2"/>
                    </w:rPr>
                    <m:t>t</m:t>
                  </m:r>
                </m:sub>
                <m:sup/>
                <m:e>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m:t>
                      </m:r>
                    </m:sub>
                    <m:sup>
                      <m:r>
                        <w:rPr>
                          <w:rFonts w:ascii="Cambria Math" w:eastAsia="等线" w:hAnsi="Cambria Math" w:cs="Times New Roman"/>
                          <w:kern w:val="2"/>
                        </w:rPr>
                        <m:t>pre</m:t>
                      </m:r>
                    </m:sup>
                  </m:sSubSup>
                  <m:r>
                    <w:rPr>
                      <w:rFonts w:ascii="Cambria Math" w:eastAsia="等线" w:hAnsi="Cambria Math" w:cs="Times New Roman"/>
                      <w:kern w:val="2"/>
                    </w:rPr>
                    <m:t>⋅</m:t>
                  </m:r>
                  <m:sSubSup>
                    <m:sSubSupPr>
                      <m:ctrlPr>
                        <w:rPr>
                          <w:rFonts w:ascii="Cambria Math" w:eastAsia="等线" w:hAnsi="Cambria Math" w:cs="Times New Roman"/>
                          <w:i/>
                          <w:iCs/>
                          <w:kern w:val="2"/>
                        </w:rPr>
                      </m:ctrlPr>
                    </m:sSubSupPr>
                    <m:e>
                      <m:r>
                        <w:rPr>
                          <w:rFonts w:ascii="Cambria Math" w:eastAsia="等线" w:hAnsi="Cambria Math" w:cs="Times New Roman"/>
                          <w:kern w:val="2"/>
                        </w:rPr>
                        <m:t>y</m:t>
                      </m:r>
                    </m:e>
                    <m:sub>
                      <m:r>
                        <w:rPr>
                          <w:rFonts w:ascii="Cambria Math" w:eastAsia="等线" w:hAnsi="Cambria Math" w:cs="Times New Roman"/>
                          <w:kern w:val="2"/>
                        </w:rPr>
                        <m:t>t</m:t>
                      </m:r>
                    </m:sub>
                    <m:sup>
                      <m:r>
                        <w:rPr>
                          <w:rFonts w:ascii="Cambria Math" w:eastAsia="等线" w:hAnsi="Cambria Math" w:cs="Times New Roman"/>
                          <w:kern w:val="2"/>
                        </w:rPr>
                        <m:t>pre</m:t>
                      </m:r>
                    </m:sup>
                  </m:sSubSup>
                </m:e>
              </m:nary>
            </m:oMath>
          </w:p>
        </w:tc>
        <w:tc>
          <w:tcPr>
            <w:tcW w:w="350" w:type="pct"/>
            <w:tcPrChange w:id="79" w:author="Ganchao Wei" w:date="2020-12-20T15:57:00Z">
              <w:tcPr>
                <w:tcW w:w="350" w:type="pct"/>
              </w:tcPr>
            </w:tcPrChange>
          </w:tcPr>
          <w:p w14:paraId="044DBC22" w14:textId="6D4596E3" w:rsidR="0021043E" w:rsidRDefault="004655A6">
            <w:pPr>
              <w:jc w:val="right"/>
              <w:pPrChange w:id="80" w:author="Ganchao Wei" w:date="2020-12-20T15:46:00Z">
                <w:pPr>
                  <w:jc w:val="both"/>
                </w:pPr>
              </w:pPrChange>
            </w:pPr>
            <w:r>
              <w:t>(2.</w:t>
            </w:r>
            <w:del w:id="81" w:author="Ganchao Wei" w:date="2020-12-20T15:46:00Z">
              <w:r w:rsidDel="008B15E4">
                <w:delText>9</w:delText>
              </w:r>
            </w:del>
            <w:ins w:id="82" w:author="Ganchao Wei" w:date="2020-12-20T15:46:00Z">
              <w:r w:rsidR="008B15E4">
                <w:t>7</w:t>
              </w:r>
            </w:ins>
            <w:r>
              <w:t>)</w:t>
            </w:r>
          </w:p>
        </w:tc>
      </w:tr>
    </w:tbl>
    <w:p w14:paraId="41C47AD0" w14:textId="77777777" w:rsidR="00C4225E" w:rsidRDefault="00C4225E" w:rsidP="000C7168">
      <w:pPr>
        <w:jc w:val="both"/>
      </w:pPr>
    </w:p>
    <w:p w14:paraId="3AF66941" w14:textId="3A5C0490" w:rsidR="0012409E" w:rsidRDefault="0012409E" w:rsidP="000C7168">
      <w:pPr>
        <w:jc w:val="both"/>
      </w:pPr>
      <w:r>
        <w:t xml:space="preserve">where </w:t>
      </w:r>
      <m:oMath>
        <m:sSub>
          <m:sSubPr>
            <m:ctrlPr>
              <w:rPr>
                <w:rFonts w:ascii="Cambria Math" w:hAnsi="Cambria Math" w:cs="Arial"/>
                <w:i/>
                <w:iCs/>
                <w:kern w:val="2"/>
              </w:rPr>
            </m:ctrlPr>
          </m:sSubPr>
          <m:e>
            <m:r>
              <w:rPr>
                <w:rFonts w:ascii="Cambria Math" w:hAnsi="Cambria Math" w:cs="Arial"/>
                <w:kern w:val="2"/>
              </w:rPr>
              <m:t>λ</m:t>
            </m:r>
          </m:e>
          <m:sub>
            <m:r>
              <w:rPr>
                <w:rFonts w:ascii="Cambria Math" w:hAnsi="Cambria Math" w:cs="Arial"/>
                <w:kern w:val="2"/>
              </w:rPr>
              <m:t>cross,m</m:t>
            </m:r>
          </m:sub>
        </m:sSub>
      </m:oMath>
      <w:r>
        <w:rPr>
          <w:iCs/>
          <w:kern w:val="2"/>
        </w:rPr>
        <w:t xml:space="preserve"> </w:t>
      </w:r>
      <w:r w:rsidR="00024461">
        <w:rPr>
          <w:iCs/>
          <w:kern w:val="2"/>
        </w:rPr>
        <w:t>denotes the expected rate of coincidences f</w:t>
      </w:r>
      <w:r>
        <w:rPr>
          <w:iCs/>
          <w:kern w:val="2"/>
        </w:rPr>
        <w:t>r</w:t>
      </w:r>
      <w:r w:rsidR="00024461">
        <w:rPr>
          <w:iCs/>
          <w:kern w:val="2"/>
        </w:rPr>
        <w:t>om the</w:t>
      </w:r>
      <w:r>
        <w:rPr>
          <w:iCs/>
          <w:kern w:val="2"/>
        </w:rPr>
        <w:t xml:space="preserve"> cross-correlogram</w:t>
      </w:r>
      <w:r w:rsidR="00024461">
        <w:rPr>
          <w:iCs/>
          <w:kern w:val="2"/>
        </w:rPr>
        <w:t xml:space="preserve"> </w:t>
      </w:r>
      <w:r>
        <w:rPr>
          <w:iCs/>
          <w:kern w:val="2"/>
        </w:rPr>
        <w:t xml:space="preserve">with baseline </w:t>
      </w:r>
      <m:oMath>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0</m:t>
            </m:r>
          </m:sub>
        </m:sSub>
      </m:oMath>
      <w:r>
        <w:rPr>
          <w:iCs/>
          <w:kern w:val="2"/>
        </w:rPr>
        <w:t xml:space="preserve"> </w:t>
      </w:r>
      <w:r>
        <w:t xml:space="preserve"> and a linear combination of</w:t>
      </w:r>
      <w:r w:rsidR="00024461">
        <w:t xml:space="preserve"> </w:t>
      </w:r>
      <m:oMath>
        <m:r>
          <w:rPr>
            <w:rFonts w:ascii="Cambria Math" w:hAnsi="Cambria Math"/>
          </w:rPr>
          <m:t>c</m:t>
        </m:r>
      </m:oMath>
      <w:r w:rsidR="00A5342C">
        <w:t xml:space="preserve"> </w:t>
      </w:r>
      <w:r w:rsidR="00024461">
        <w:t>smooth</w:t>
      </w:r>
      <w:r>
        <w:t xml:space="preserve"> basis functions </w:t>
      </w:r>
      <m:oMath>
        <m:sSub>
          <m:sSubPr>
            <m:ctrlPr>
              <w:rPr>
                <w:rFonts w:ascii="Cambria Math" w:hAnsi="Cambria Math" w:cs="Arial"/>
                <w:i/>
                <w:iCs/>
                <w:kern w:val="2"/>
              </w:rPr>
            </m:ctrlPr>
          </m:sSubPr>
          <m:e>
            <m:r>
              <w:rPr>
                <w:rFonts w:ascii="Cambria Math" w:hAnsi="Cambria Math" w:cs="Arial"/>
              </w:rPr>
              <m:t>X</m:t>
            </m:r>
          </m:e>
          <m:sub>
            <m:r>
              <w:rPr>
                <w:rFonts w:ascii="Cambria Math" w:hAnsi="Cambria Math" w:cs="Arial"/>
              </w:rPr>
              <m:t>c,m</m:t>
            </m:r>
          </m:sub>
        </m:sSub>
        <m:sSub>
          <m:sSubPr>
            <m:ctrlPr>
              <w:rPr>
                <w:rFonts w:ascii="Cambria Math" w:hAnsi="Cambria Math" w:cs="Arial"/>
                <w:i/>
                <w:iCs/>
                <w:kern w:val="2"/>
              </w:rPr>
            </m:ctrlPr>
          </m:sSubPr>
          <m:e>
            <m:r>
              <w:rPr>
                <w:rFonts w:ascii="Cambria Math" w:hAnsi="Cambria Math" w:cs="Arial"/>
              </w:rPr>
              <m:t>α</m:t>
            </m:r>
          </m:e>
          <m:sub>
            <m:r>
              <w:rPr>
                <w:rFonts w:ascii="Cambria Math" w:hAnsi="Cambria Math" w:cs="Arial"/>
              </w:rPr>
              <m:t>c</m:t>
            </m:r>
          </m:sub>
        </m:sSub>
      </m:oMath>
      <w:r w:rsidR="00024461">
        <w:rPr>
          <w:iCs/>
          <w:kern w:val="2"/>
        </w:rPr>
        <w:t xml:space="preserve"> accounting for slow changes in cross-correlation</w:t>
      </w:r>
      <w:r w:rsidR="00A2785C">
        <w:rPr>
          <w:iCs/>
          <w:kern w:val="2"/>
        </w:rPr>
        <w:t xml:space="preserve">, at time bin </w:t>
      </w:r>
      <m:oMath>
        <m:r>
          <w:rPr>
            <w:rFonts w:ascii="Cambria Math" w:hAnsi="Cambria Math"/>
            <w:kern w:val="2"/>
          </w:rPr>
          <m:t>m</m:t>
        </m:r>
      </m:oMath>
      <w:r>
        <w:rPr>
          <w:iCs/>
          <w:kern w:val="2"/>
        </w:rPr>
        <w:t xml:space="preserve">. </w:t>
      </w:r>
      <w:bookmarkStart w:id="83" w:name="_Hlk58746932"/>
      <w:r w:rsidR="006E3C91">
        <w:t xml:space="preserve">Here we use </w:t>
      </w:r>
      <m:oMath>
        <m:r>
          <w:rPr>
            <w:rFonts w:ascii="Cambria Math" w:hAnsi="Cambria Math"/>
          </w:rPr>
          <m:t>c=4</m:t>
        </m:r>
      </m:oMath>
      <w:r w:rsidR="006E3C91">
        <w:t xml:space="preserve"> cubic B-spline bases with equally spaced knots for the smooth basis </w:t>
      </w:r>
      <m:oMath>
        <m:r>
          <w:rPr>
            <w:rFonts w:ascii="Cambria Math" w:hAnsi="Cambria Math"/>
          </w:rPr>
          <m:t>X</m:t>
        </m:r>
      </m:oMath>
      <w:r w:rsidR="006E3C91">
        <w:t xml:space="preserve"> and model the time-range </w:t>
      </w:r>
      <m:oMath>
        <m:d>
          <m:dPr>
            <m:begChr m:val="["/>
            <m:endChr m:val="]"/>
            <m:ctrlPr>
              <w:rPr>
                <w:rFonts w:ascii="Cambria Math" w:hAnsi="Cambria Math"/>
                <w:i/>
              </w:rPr>
            </m:ctrlPr>
          </m:dPr>
          <m:e>
            <m:r>
              <m:rPr>
                <m:sty m:val="p"/>
              </m:rPr>
              <w:rPr>
                <w:rFonts w:ascii="Cambria Math" w:hAnsi="Cambria Math"/>
              </w:rPr>
              <m:t>-50ms</m:t>
            </m:r>
            <m:r>
              <w:rPr>
                <w:rFonts w:ascii="Cambria Math" w:hAnsi="Cambria Math"/>
              </w:rPr>
              <m:t>,</m:t>
            </m:r>
            <m:r>
              <m:rPr>
                <m:sty m:val="p"/>
              </m:rPr>
              <w:rPr>
                <w:rFonts w:ascii="Cambria Math" w:hAnsi="Cambria Math"/>
              </w:rPr>
              <m:t>50ms</m:t>
            </m:r>
          </m:e>
        </m:d>
      </m:oMath>
      <w:r w:rsidR="006E3C91">
        <w:t xml:space="preserve"> in </w:t>
      </w:r>
      <m:oMath>
        <m:r>
          <m:rPr>
            <m:sty m:val="p"/>
          </m:rPr>
          <w:rPr>
            <w:rFonts w:ascii="Cambria Math" w:hAnsi="Cambria Math"/>
          </w:rPr>
          <m:t>1ms</m:t>
        </m:r>
      </m:oMath>
      <w:r w:rsidR="006E3C91">
        <w:t xml:space="preserve"> bins. </w:t>
      </w:r>
      <w:bookmarkEnd w:id="83"/>
      <w:r>
        <w:rPr>
          <w:iCs/>
          <w:kern w:val="2"/>
        </w:rPr>
        <w:t xml:space="preserve">The fast effect is described as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r>
          <w:rPr>
            <w:rFonts w:ascii="Cambria Math" w:hAnsi="Cambria Math" w:cs="Arial"/>
          </w:rPr>
          <m:t> </m:t>
        </m:r>
        <m:r>
          <w:rPr>
            <w:rFonts w:ascii="Cambria Math" w:hAnsi="Cambria Math"/>
          </w:rPr>
          <m:t>α</m:t>
        </m:r>
        <m:d>
          <m:dPr>
            <m:ctrlPr>
              <w:rPr>
                <w:rFonts w:ascii="Cambria Math" w:hAnsi="Cambria Math"/>
                <w:i/>
              </w:rPr>
            </m:ctrlPr>
          </m:dPr>
          <m:e>
            <m:r>
              <w:rPr>
                <w:rFonts w:ascii="Cambria Math" w:hAnsi="Cambria Math"/>
              </w:rPr>
              <m:t>m,</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cs="Arial"/>
          </w:rPr>
          <m:t> </m:t>
        </m:r>
      </m:oMath>
      <w:r>
        <w:t xml:space="preserve"> where </w:t>
      </w:r>
      <m:oMath>
        <m:sSub>
          <m:sSubPr>
            <m:ctrlPr>
              <w:rPr>
                <w:rFonts w:ascii="Cambria Math" w:hAnsi="Cambria Math" w:cs="Arial"/>
                <w:i/>
                <w:iCs/>
                <w:kern w:val="2"/>
              </w:rPr>
            </m:ctrlPr>
          </m:sSubPr>
          <m:e>
            <m:r>
              <w:rPr>
                <w:rFonts w:ascii="Cambria Math" w:hAnsi="Cambria Math" w:cs="Arial"/>
              </w:rPr>
              <m:t>w</m:t>
            </m:r>
          </m:e>
          <m:sub>
            <m:r>
              <w:rPr>
                <w:rFonts w:ascii="Cambria Math" w:hAnsi="Cambria Math" w:cs="Arial"/>
              </w:rPr>
              <m:t>cross</m:t>
            </m:r>
          </m:sub>
        </m:sSub>
      </m:oMath>
      <w:r>
        <w:rPr>
          <w:iCs/>
          <w:kern w:val="2"/>
        </w:rPr>
        <w:t xml:space="preserve"> is the connection strength from pre-synaptic neuron to post-synaptic neuron</w:t>
      </w:r>
      <w:r w:rsidR="005A18BC">
        <w:rPr>
          <w:iCs/>
          <w:kern w:val="2"/>
        </w:rPr>
        <w:t xml:space="preserve">, and the alpha function is convolved with the auto-correlation of the presynaptic neuron </w:t>
      </w:r>
      <m:oMath>
        <m:sSub>
          <m:sSubPr>
            <m:ctrlPr>
              <w:rPr>
                <w:rFonts w:ascii="Cambria Math" w:hAnsi="Cambria Math"/>
                <w:i/>
                <w:iCs/>
                <w:kern w:val="2"/>
              </w:rPr>
            </m:ctrlPr>
          </m:sSubPr>
          <m:e>
            <m:r>
              <w:rPr>
                <w:rFonts w:ascii="Cambria Math" w:hAnsi="Cambria Math"/>
                <w:kern w:val="2"/>
              </w:rPr>
              <m:t>a</m:t>
            </m:r>
          </m:e>
          <m:sub>
            <m:r>
              <w:rPr>
                <w:rFonts w:ascii="Cambria Math" w:hAnsi="Cambria Math"/>
                <w:kern w:val="2"/>
              </w:rPr>
              <m:t>m</m:t>
            </m:r>
          </m:sub>
        </m:sSub>
      </m:oMath>
      <w:r w:rsidR="005A18BC">
        <w:rPr>
          <w:iCs/>
          <w:kern w:val="2"/>
        </w:rPr>
        <w:t xml:space="preserve"> to account for the effects of presynaptic dynamics</w:t>
      </w:r>
      <w:r>
        <w:t xml:space="preserve">. The </w:t>
      </w:r>
      <w:r w:rsidR="005A18BC">
        <w:t>parameters are</w:t>
      </w:r>
      <w:r>
        <w:t xml:space="preserve"> estimated by</w:t>
      </w:r>
      <w:commentRangeStart w:id="84"/>
      <w:commentRangeStart w:id="85"/>
      <w:r>
        <w:t xml:space="preserve"> </w:t>
      </w:r>
      <w:commentRangeEnd w:id="84"/>
      <w:r w:rsidR="00024461">
        <w:rPr>
          <w:rStyle w:val="CommentReference"/>
        </w:rPr>
        <w:commentReference w:id="84"/>
      </w:r>
      <w:commentRangeEnd w:id="85"/>
      <w:r w:rsidR="00413EDD">
        <w:rPr>
          <w:rStyle w:val="CommentReference"/>
        </w:rPr>
        <w:commentReference w:id="85"/>
      </w:r>
      <w:r w:rsidR="009E321C">
        <w:t>maximizing</w:t>
      </w:r>
      <w:r>
        <w:t xml:space="preserve"> </w:t>
      </w:r>
      <w:commentRangeStart w:id="86"/>
      <w:commentRangeStart w:id="87"/>
      <w:r w:rsidR="00E9150A">
        <w:t>the</w:t>
      </w:r>
      <w:r>
        <w:t xml:space="preserve"> </w:t>
      </w:r>
      <w:commentRangeEnd w:id="86"/>
      <w:r w:rsidR="003C4521">
        <w:rPr>
          <w:rStyle w:val="CommentReference"/>
        </w:rPr>
        <w:lastRenderedPageBreak/>
        <w:commentReference w:id="86"/>
      </w:r>
      <w:commentRangeEnd w:id="87"/>
      <w:r w:rsidR="00E9150A">
        <w:rPr>
          <w:rStyle w:val="CommentReference"/>
        </w:rPr>
        <w:commentReference w:id="87"/>
      </w:r>
      <w:r>
        <w:t>Poisson log-likelihood</w:t>
      </w:r>
      <w:r w:rsidR="005A18BC">
        <w:t>. We use</w:t>
      </w:r>
      <w:r w:rsidR="0021043E">
        <w:t xml:space="preserve"> random restarts, s</w:t>
      </w:r>
      <w:r w:rsidR="009E321C">
        <w:t>ince the objective function is non-convex</w:t>
      </w:r>
      <w:r w:rsidR="005A18BC">
        <w:t xml:space="preserve"> in the latency and time-constant</w:t>
      </w:r>
      <w:r w:rsidR="006E3C91">
        <w:t xml:space="preserve"> parameters</w:t>
      </w:r>
      <w:r w:rsidR="00F073B2">
        <w:t xml:space="preserve">. </w:t>
      </w:r>
      <w:commentRangeStart w:id="88"/>
      <w:commentRangeStart w:id="89"/>
      <w:commentRangeEnd w:id="88"/>
      <w:r w:rsidR="006E3C91">
        <w:rPr>
          <w:rStyle w:val="CommentReference"/>
        </w:rPr>
        <w:commentReference w:id="88"/>
      </w:r>
      <w:commentRangeEnd w:id="89"/>
      <w:r w:rsidR="00D52224">
        <w:rPr>
          <w:rStyle w:val="CommentReference"/>
        </w:rPr>
        <w:commentReference w:id="89"/>
      </w:r>
    </w:p>
    <w:p w14:paraId="1A30BE7A" w14:textId="6F0CB60F" w:rsidR="0012409E" w:rsidRDefault="0021043E" w:rsidP="000C7168">
      <w:pPr>
        <w:jc w:val="both"/>
      </w:pPr>
      <w:r>
        <w:t xml:space="preserve">After fitting </w:t>
      </w:r>
      <w:r w:rsidR="00585B5F">
        <w:t>the latency and time constant of the synaptic filter</w:t>
      </w:r>
      <w:r>
        <w:t xml:space="preserve"> to the cross-correlogram we assume that these parameters are fixed when modeling</w:t>
      </w:r>
      <w:r w:rsidR="00585B5F">
        <w:t xml:space="preserve"> the long- </w:t>
      </w:r>
      <w:r>
        <w:t>and</w:t>
      </w:r>
      <w:r w:rsidR="00585B5F">
        <w:t xml:space="preserve"> short-term changes in synaptic strength. This simplifying assumption allows us to model rescaling of the basic presynaptic input, given by</w:t>
      </w:r>
      <w:r w:rsidR="00024461">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=α</m:t>
        </m:r>
        <m:d>
          <m:dPr>
            <m:ctrlPr>
              <w:rPr>
                <w:rFonts w:ascii="Cambria Math" w:hAnsi="Cambria Math"/>
                <w:i/>
              </w:rPr>
            </m:ctrlPr>
          </m:dPr>
          <m:e>
            <m:r>
              <w:rPr>
                <w:rFonts w:ascii="Cambria Math" w:hAnsi="Cambria Math"/>
              </w:rPr>
              <m:t>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α</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1:k-1</m:t>
            </m:r>
          </m:sub>
          <m:sup>
            <m:r>
              <w:rPr>
                <w:rFonts w:ascii="Cambria Math" w:hAnsi="Cambria Math"/>
              </w:rPr>
              <m:t>pre</m:t>
            </m:r>
          </m:sup>
        </m:sSubSup>
      </m:oMath>
      <w:r w:rsidR="003C4521">
        <w:t xml:space="preserve"> and avoid a computationally intensive non-convex optimization of the full likelihood with respect to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3C4521">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3C4521">
        <w:t>.</w:t>
      </w:r>
    </w:p>
    <w:p w14:paraId="5B081C52" w14:textId="55B1509D" w:rsidR="0012409E" w:rsidRPr="0012409E" w:rsidRDefault="0012409E" w:rsidP="000C7168">
      <w:pPr>
        <w:pStyle w:val="Heading2"/>
        <w:jc w:val="both"/>
      </w:pPr>
      <w:r w:rsidRPr="0012409E">
        <w:t>Estimati</w:t>
      </w:r>
      <w:r w:rsidR="008E3133">
        <w:t>ng</w:t>
      </w:r>
      <w:r w:rsidRPr="0012409E">
        <w:t xml:space="preserve"> </w:t>
      </w:r>
      <w:r w:rsidR="008E3133">
        <w:t>long-term changes in</w:t>
      </w:r>
      <w:r w:rsidR="003C4521">
        <w:t xml:space="preserve"> </w:t>
      </w:r>
      <w:r w:rsidRPr="0012409E">
        <w:t>baseline firing rate and synaptic weight</w:t>
      </w:r>
    </w:p>
    <w:p w14:paraId="79678C5C" w14:textId="62F46083" w:rsidR="0012409E" w:rsidRDefault="003C4521" w:rsidP="000C7168">
      <w:pPr>
        <w:jc w:val="both"/>
      </w:pPr>
      <w:r>
        <w:t xml:space="preserve">To estimate the time-varying </w:t>
      </w:r>
      <w:r w:rsidR="0012409E">
        <w:t xml:space="preserve">baseline firing rate and </w:t>
      </w:r>
      <w:r>
        <w:t xml:space="preserve">the effects of </w:t>
      </w:r>
      <w:r w:rsidR="0012409E">
        <w:t>synaptic plasticity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12409E">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12409E">
        <w:t xml:space="preserve"> and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12409E">
        <w:t xml:space="preserve">) </w:t>
      </w:r>
      <w:r>
        <w:t xml:space="preserve">we use two distinct strategies. For the long-term effects </w:t>
      </w:r>
      <w:r w:rsidR="00A5342C">
        <w:t xml:space="preserve">we estimate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A5342C">
        <w:t xml:space="preserve"> 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A5342C">
        <w:t xml:space="preserve"> by point process adaptive smoothing</w:t>
      </w:r>
      <w:r w:rsidR="00A5342C">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Filtering","type":"article-journal","volume":"16"},"uris":["http://www.mendeley.com/documents/?uuid=e3bdf019-7827-4d30-bf96-9106eb50bfa0"]},{"id":"ITEM-2","itemData":{"DOI":"10.2514/3.3166","ISSN":"0001-1452","author":[{"dropping-particle":"","family":"Rauch","given":"H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Journal","id":"ITEM-2","issue":"8","issued":{"date-parts":[["1965","8","1"]]},"note":"doi: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systems","type":"article-journal","volume":"3"},"uris":["http://www.mendeley.com/documents/?uuid=0c6001c3-ee38-4d3b-924c-0ccf1db4f5d4"]}],"mendeley":{"formattedCitation":"(Eden et al., 2004; Rauch et al., 1965)","plainTextFormattedCitation":"(Eden et al., 2004; Rauch et al., 1965)","previouslyFormattedCitation":"(Eden et al., 2004; Rauch et al., 1965)"},"properties":{"noteIndex":0},"schema":"https://github.com/citation-style-language/schema/raw/master/csl-citation.json"}</w:instrText>
      </w:r>
      <w:r w:rsidR="00A5342C">
        <w:fldChar w:fldCharType="separate"/>
      </w:r>
      <w:r w:rsidR="003E3821" w:rsidRPr="003E3821">
        <w:rPr>
          <w:noProof/>
        </w:rPr>
        <w:t>(Eden et al., 2004; Rauch et al., 1965)</w:t>
      </w:r>
      <w:r w:rsidR="00A5342C">
        <w:fldChar w:fldCharType="end"/>
      </w:r>
      <w:r w:rsidR="00A5342C">
        <w:t xml:space="preserve">, and for the short-term effects we estimate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A5342C">
        <w:t xml:space="preserve"> using an additive model that </w:t>
      </w:r>
      <w:r w:rsidR="00A5342C" w:rsidRPr="00152D56">
        <w:t>depend</w:t>
      </w:r>
      <w:r w:rsidR="00A5342C">
        <w:t>s</w:t>
      </w:r>
      <w:r w:rsidR="00A5342C" w:rsidRPr="00152D56">
        <w:t xml:space="preserve"> on </w:t>
      </w:r>
      <w:r w:rsidR="00A5342C">
        <w:t xml:space="preserve">the </w:t>
      </w:r>
      <w:r w:rsidR="00A5342C" w:rsidRPr="00152D56">
        <w:t>presynaptic inter-spike interval</w:t>
      </w:r>
      <w:r w:rsidR="00A5342C">
        <w:t>s (ISIs)</w:t>
      </w:r>
      <w:r w:rsidR="00A5342C">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A5342C">
        <w:fldChar w:fldCharType="separate"/>
      </w:r>
      <w:r w:rsidR="003E3821" w:rsidRPr="003E3821">
        <w:rPr>
          <w:noProof/>
        </w:rPr>
        <w:t>(Stevenson &amp; Kording, 2011)</w:t>
      </w:r>
      <w:r w:rsidR="00A5342C">
        <w:fldChar w:fldCharType="end"/>
      </w:r>
      <w:r w:rsidR="00A5342C">
        <w:t xml:space="preserve">. </w:t>
      </w:r>
      <w:r w:rsidR="0012409E">
        <w:t>T</w:t>
      </w:r>
      <w:r w:rsidR="00A5342C">
        <w:t>o estimate all of the effects together we use an</w:t>
      </w:r>
      <w:r w:rsidR="0012409E">
        <w:t xml:space="preserve"> alternating optimization</w:t>
      </w:r>
      <w:r w:rsidR="00A5342C">
        <w:t xml:space="preserve"> –</w:t>
      </w:r>
      <w:r w:rsidR="0012409E">
        <w:t xml:space="preserve"> </w:t>
      </w:r>
      <w:r w:rsidR="00A5342C">
        <w:t xml:space="preserve">we </w:t>
      </w:r>
      <w:r w:rsidR="0012409E">
        <w:t xml:space="preserve">hold </w:t>
      </w:r>
      <w:r w:rsidR="00A5342C">
        <w:t>the long-term effects constant while updating the short-term effects then hold the short-term effects constant while updating the long-term effects and repeat this alternating pattern until convergence</w:t>
      </w:r>
      <w:r w:rsidR="0012409E">
        <w:t>.</w:t>
      </w:r>
    </w:p>
    <w:p w14:paraId="1480AADF" w14:textId="059C8FE1" w:rsidR="0012409E" w:rsidRPr="008F4FC0" w:rsidRDefault="00821F5E" w:rsidP="000C7168">
      <w:pPr>
        <w:pStyle w:val="Heading3"/>
        <w:jc w:val="both"/>
        <w:rPr>
          <w:u w:val="single"/>
        </w:rPr>
      </w:pPr>
      <w:r>
        <w:rPr>
          <w:u w:val="single"/>
        </w:rPr>
        <w:t xml:space="preserve">Estimating </w:t>
      </w:r>
      <w:r w:rsidR="0012409E" w:rsidRPr="008F4FC0">
        <w:rPr>
          <w:u w:val="single"/>
        </w:rPr>
        <w:t>Long-Term Effects</w:t>
      </w:r>
    </w:p>
    <w:p w14:paraId="2727F3D2" w14:textId="735747E6" w:rsidR="0012409E" w:rsidRDefault="0067254C" w:rsidP="000C7168">
      <w:pPr>
        <w:jc w:val="both"/>
        <w:rPr>
          <w:ins w:id="90" w:author="Ganchao Wei" w:date="2020-12-20T16:01:00Z"/>
        </w:rPr>
      </w:pPr>
      <w:r>
        <w:t xml:space="preserve">To model the </w:t>
      </w:r>
      <w:r w:rsidR="00821F5E">
        <w:t xml:space="preserve">long-term </w:t>
      </w:r>
      <w:r w:rsidR="00D300E0">
        <w:t>changes in baseline firing and synaptic strength</w:t>
      </w:r>
      <w:r w:rsidR="00821F5E">
        <w:t xml:space="preserve"> </w:t>
      </w:r>
      <w:r>
        <w:t xml:space="preserve">we </w:t>
      </w:r>
      <w:r w:rsidR="00D300E0">
        <w:t>assume that the parameters evolve over time with noisy, linear dynamics</w:t>
      </w:r>
      <w:r w:rsidR="00821F5E">
        <w:t xml:space="preserve">. </w:t>
      </w:r>
      <w:r w:rsidR="0012409E">
        <w:t>Denot</w:t>
      </w:r>
      <w:r w:rsidR="00821F5E">
        <w:t>ing</w:t>
      </w:r>
      <w:r w:rsidR="0012409E">
        <w:t xml:space="preserve"> the parameters as</w:t>
      </w:r>
      <w:r w:rsidR="00821F5E">
        <w:t xml:space="preserve"> </w:t>
      </w:r>
      <w:r w:rsidR="00D300E0">
        <w:t xml:space="preserve">a </w:t>
      </w:r>
      <w:r w:rsidR="00821F5E">
        <w:t xml:space="preserve">vector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0,k</m:t>
                          </m:r>
                        </m:sub>
                      </m:sSub>
                    </m:e>
                    <m:e>
                      <m:sSub>
                        <m:sSubPr>
                          <m:ctrlPr>
                            <w:rPr>
                              <w:rFonts w:ascii="Cambria Math" w:hAnsi="Cambria Math"/>
                              <w:i/>
                            </w:rPr>
                          </m:ctrlPr>
                        </m:sSubPr>
                        <m:e>
                          <m:r>
                            <w:rPr>
                              <w:rFonts w:ascii="Cambria Math" w:hAnsi="Cambria Math"/>
                            </w:rPr>
                            <m:t>w</m:t>
                          </m:r>
                        </m:e>
                        <m:sub>
                          <m:r>
                            <w:rPr>
                              <w:rFonts w:ascii="Cambria Math" w:hAnsi="Cambria Math"/>
                            </w:rPr>
                            <m:t>L,k</m:t>
                          </m:r>
                        </m:sub>
                      </m:sSub>
                    </m:e>
                  </m:mr>
                </m:m>
              </m:e>
            </m:d>
          </m:e>
          <m:sup>
            <m:r>
              <w:rPr>
                <w:rFonts w:ascii="Cambria Math" w:hAnsi="Cambria Math"/>
              </w:rPr>
              <m:t>T</m:t>
            </m:r>
          </m:sup>
        </m:sSup>
      </m:oMath>
      <w:r w:rsidR="0012409E">
        <w:t xml:space="preserve">, </w:t>
      </w:r>
      <w:r w:rsidR="00D300E0">
        <w:t>w</w:t>
      </w:r>
      <w:r w:rsidR="00821F5E">
        <w:t>e assume that t</w:t>
      </w:r>
      <w:r w:rsidR="0012409E">
        <w:t>he model parameters evol</w:t>
      </w:r>
      <w:r w:rsidR="00821F5E">
        <w:t>ve over time following</w:t>
      </w:r>
    </w:p>
    <w:p w14:paraId="766E3232"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91" w:author="Ganchao Wei" w:date="2020-12-20T15:57:00Z">
          <w:tblPr>
            <w:tblStyle w:val="TableGrid"/>
            <w:tblW w:w="5000" w:type="pct"/>
            <w:jc w:val="center"/>
            <w:tblLook w:val="04A0" w:firstRow="1" w:lastRow="0" w:firstColumn="1" w:lastColumn="0" w:noHBand="0" w:noVBand="1"/>
          </w:tblPr>
        </w:tblPrChange>
      </w:tblPr>
      <w:tblGrid>
        <w:gridCol w:w="577"/>
        <w:gridCol w:w="8427"/>
        <w:gridCol w:w="932"/>
        <w:tblGridChange w:id="92">
          <w:tblGrid>
            <w:gridCol w:w="576"/>
            <w:gridCol w:w="8418"/>
            <w:gridCol w:w="932"/>
          </w:tblGrid>
        </w:tblGridChange>
      </w:tblGrid>
      <w:tr w:rsidR="00175613" w14:paraId="03FEC2FF" w14:textId="77777777" w:rsidTr="00A12C49">
        <w:trPr>
          <w:jc w:val="center"/>
          <w:trPrChange w:id="93" w:author="Ganchao Wei" w:date="2020-12-20T15:57:00Z">
            <w:trPr>
              <w:jc w:val="center"/>
            </w:trPr>
          </w:trPrChange>
        </w:trPr>
        <w:tc>
          <w:tcPr>
            <w:tcW w:w="350" w:type="pct"/>
            <w:tcPrChange w:id="94" w:author="Ganchao Wei" w:date="2020-12-20T15:57:00Z">
              <w:tcPr>
                <w:tcW w:w="350" w:type="pct"/>
              </w:tcPr>
            </w:tcPrChange>
          </w:tcPr>
          <w:p w14:paraId="45F01D27" w14:textId="77777777" w:rsidR="00175613" w:rsidRDefault="00175613" w:rsidP="00C809D9">
            <w:pPr>
              <w:jc w:val="both"/>
            </w:pPr>
          </w:p>
        </w:tc>
        <w:tc>
          <w:tcPr>
            <w:tcW w:w="4300" w:type="pct"/>
            <w:tcPrChange w:id="95" w:author="Ganchao Wei" w:date="2020-12-20T15:57:00Z">
              <w:tcPr>
                <w:tcW w:w="4300" w:type="pct"/>
              </w:tcPr>
            </w:tcPrChange>
          </w:tcPr>
          <w:p w14:paraId="279B3F6E" w14:textId="0B17352D" w:rsidR="00175613" w:rsidRPr="000137D3" w:rsidRDefault="001D23B0"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oMath>
            </m:oMathPara>
          </w:p>
        </w:tc>
        <w:tc>
          <w:tcPr>
            <w:tcW w:w="350" w:type="pct"/>
            <w:tcPrChange w:id="96" w:author="Ganchao Wei" w:date="2020-12-20T15:57:00Z">
              <w:tcPr>
                <w:tcW w:w="350" w:type="pct"/>
              </w:tcPr>
            </w:tcPrChange>
          </w:tcPr>
          <w:p w14:paraId="09DD25C6" w14:textId="4129B0B6" w:rsidR="00175613" w:rsidRDefault="00175613">
            <w:pPr>
              <w:jc w:val="right"/>
              <w:pPrChange w:id="97" w:author="Ganchao Wei" w:date="2020-12-20T15:48:00Z">
                <w:pPr>
                  <w:jc w:val="both"/>
                </w:pPr>
              </w:pPrChange>
            </w:pPr>
            <w:r>
              <w:t>(2.</w:t>
            </w:r>
            <w:del w:id="98" w:author="Ganchao Wei" w:date="2020-12-20T15:47:00Z">
              <w:r w:rsidR="004655A6" w:rsidDel="008B15E4">
                <w:delText>10</w:delText>
              </w:r>
            </w:del>
            <w:ins w:id="99" w:author="Ganchao Wei" w:date="2020-12-20T15:47:00Z">
              <w:r w:rsidR="008B15E4">
                <w:t>8</w:t>
              </w:r>
            </w:ins>
            <w:r>
              <w:t>)</w:t>
            </w:r>
          </w:p>
        </w:tc>
      </w:tr>
    </w:tbl>
    <w:p w14:paraId="54C6DEB1" w14:textId="77777777" w:rsidR="00175613" w:rsidRPr="00175613" w:rsidRDefault="00175613" w:rsidP="000C7168">
      <w:pPr>
        <w:jc w:val="both"/>
      </w:pPr>
    </w:p>
    <w:p w14:paraId="18C0E7DD" w14:textId="0A126E49" w:rsidR="00525FE5" w:rsidRDefault="0012409E" w:rsidP="000C7168">
      <w:pPr>
        <w:jc w:val="both"/>
      </w:pPr>
      <w:r>
        <w:t xml:space="preserve">where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oMath>
      <w:r>
        <w:t xml:space="preserve"> is a system evolution matrix and </w:t>
      </w:r>
      <m:oMath>
        <m:sSub>
          <m:sSubPr>
            <m:ctrlPr>
              <w:rPr>
                <w:rFonts w:ascii="Cambria Math" w:hAnsi="Cambria Math"/>
                <w:i/>
              </w:rPr>
            </m:ctrlPr>
          </m:sSubPr>
          <m:e>
            <m:r>
              <m:rPr>
                <m:sty m:val="bi"/>
              </m:rPr>
              <w:rPr>
                <w:rFonts w:ascii="Cambria Math" w:hAnsi="Cambria Math"/>
              </w:rPr>
              <m:t>η</m:t>
            </m:r>
          </m:e>
          <m:sub>
            <m:r>
              <w:rPr>
                <w:rFonts w:ascii="Cambria Math" w:hAnsi="Cambria Math"/>
              </w:rPr>
              <m:t>k</m:t>
            </m:r>
          </m:sub>
        </m:sSub>
        <m:r>
          <w:rPr>
            <w:rFonts w:ascii="Cambria Math" w:hAnsi="Cambria Math"/>
          </w:rPr>
          <m:t>∼N(</m:t>
        </m:r>
        <m:r>
          <m:rPr>
            <m:sty m:val="bi"/>
          </m:rPr>
          <w:rPr>
            <w:rFonts w:ascii="Cambria Math" w:hAnsi="Cambria Math"/>
          </w:rPr>
          <m:t>0</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w:rPr>
            <w:rFonts w:ascii="Cambria Math" w:hAnsi="Cambria Math"/>
          </w:rPr>
          <m:t>)</m:t>
        </m:r>
      </m:oMath>
      <w:r>
        <w:t xml:space="preserve"> represents Gaussian noise with covariance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r>
        <w:t xml:space="preserv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D300E0">
        <w:t xml:space="preserve">The conditional intensity can be re-written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m:rPr>
            <m:sty m:val="bi"/>
          </m:rPr>
          <w:rPr>
            <w:rFonts w:ascii="Cambria Math" w:hAnsi="Cambria Math"/>
          </w:rPr>
          <m:t>)</m:t>
        </m:r>
      </m:oMath>
      <w:r w:rsidR="00D300E0">
        <w:rPr>
          <w:b/>
        </w:rPr>
        <w:t xml:space="preserve"> </w:t>
      </w:r>
      <w:r w:rsidR="00D300E0" w:rsidRPr="009C7A68">
        <w:rPr>
          <w:bCs/>
        </w:rPr>
        <w:t>where</w:t>
      </w:r>
      <w:r w:rsidR="00D300E0">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mr>
                </m:m>
              </m:e>
            </m:d>
          </m:e>
          <m:sup>
            <m:r>
              <w:rPr>
                <w:rFonts w:ascii="Cambria Math" w:hAnsi="Cambria Math"/>
              </w:rPr>
              <m:t>T</m:t>
            </m:r>
          </m:sup>
        </m:sSup>
      </m:oMath>
      <w:r w:rsidR="00D300E0" w:rsidRPr="00D300E0">
        <w:t>.</w:t>
      </w:r>
      <w:r w:rsidR="00D300E0">
        <w:t xml:space="preserve"> </w:t>
      </w:r>
      <w:r w:rsidR="00821F5E">
        <w:t xml:space="preserve">We then use adaptive smoothing to </w:t>
      </w:r>
      <w:r w:rsidR="00D300E0">
        <w:t>track estimates of the parameters given the observed spiking of the pre- and postsynaptic neurons</w:t>
      </w:r>
      <w:r w:rsidR="00525FE5">
        <w:t xml:space="preserve">. During a forward step, we first </w:t>
      </w:r>
      <w:r w:rsidR="00821F5E">
        <w:t>approximate the</w:t>
      </w:r>
      <w:r w:rsidR="00525FE5">
        <w:t xml:space="preserve"> distribution</w:t>
      </w:r>
      <w:r w:rsidR="00821F5E">
        <w:t xml:space="preserve"> </w:t>
      </w:r>
      <m:oMath>
        <m:r>
          <w:rPr>
            <w:rFonts w:ascii="Cambria Math" w:hAnsi="Cambria Math"/>
          </w:rPr>
          <m:t>p(</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s,1:k</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1:k</m:t>
            </m:r>
          </m:sub>
        </m:sSub>
        <m:r>
          <w:rPr>
            <w:rFonts w:ascii="Cambria Math" w:hAnsi="Cambria Math"/>
          </w:rPr>
          <m:t xml:space="preserve"> )</m:t>
        </m:r>
      </m:oMath>
      <w:r w:rsidR="00821F5E">
        <w:t xml:space="preserve"> </w:t>
      </w:r>
      <w:r w:rsidR="00525FE5">
        <w:t xml:space="preserve">using </w:t>
      </w:r>
      <w:r w:rsidR="00821F5E">
        <w:t>adaptive filtering</w:t>
      </w:r>
      <w:r w:rsidR="00821F5E">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821F5E">
        <w:fldChar w:fldCharType="separate"/>
      </w:r>
      <w:r w:rsidR="003E3821" w:rsidRPr="003E3821">
        <w:rPr>
          <w:noProof/>
        </w:rPr>
        <w:t>(Eden et al., 2004)</w:t>
      </w:r>
      <w:r w:rsidR="00821F5E">
        <w:fldChar w:fldCharType="end"/>
      </w:r>
      <w:r w:rsidR="00525FE5">
        <w:t>. Then, during a backw</w:t>
      </w:r>
      <w:r w:rsidR="00821F5E">
        <w:t xml:space="preserve">ard </w:t>
      </w:r>
      <w:r w:rsidR="00525FE5">
        <w:t xml:space="preserve">step, we approximate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s,1:T</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1:T</m:t>
                </m:r>
              </m:sub>
            </m:sSub>
            <m:r>
              <w:rPr>
                <w:rFonts w:ascii="Cambria Math" w:hAnsi="Cambria Math"/>
              </w:rPr>
              <m:t xml:space="preserve"> </m:t>
            </m:r>
          </m:e>
        </m:d>
      </m:oMath>
      <w:r w:rsidR="00821F5E">
        <w:t xml:space="preserve"> </w:t>
      </w:r>
      <w:r w:rsidR="00525FE5">
        <w:t xml:space="preserve">using </w:t>
      </w:r>
      <w:r w:rsidR="00821F5E">
        <w:t>Rauch-Tung-Striebel (RTS) smoothing</w:t>
      </w:r>
      <w:r w:rsidR="00821F5E">
        <w:fldChar w:fldCharType="begin" w:fldLock="1"/>
      </w:r>
      <w:r w:rsidR="00134F28">
        <w:instrText>ADDIN CSL_CITATION {"citationItems":[{"id":"ITEM-1","itemData":{"DOI":"10.2514/3.3166","ISSN":"0001-1452","author":[{"dropping-particle":"","family":"Rauch","given":"H E","non-dropping-particle":"","parse-names":false,"suffix":""},{"dropping-particle":"","family":"Tung","given":"F","non-dropping-particle":"","parse-names":false,"suffix":""},{"dropping-particle":"","family":"Striebel","given":"C T","non-dropping-particle":"","parse-names":false,"suffix":""}],"container-title":"AIAA Journal","id":"ITEM-1","issue":"8","issued":{"date-parts":[["1965","8","1"]]},"note":"doi: 10.2514/3.3166","page":"1445-1450","publisher":"American Institute of Aeronautics and Astronautics","title":"Maximum likelihood estimates of linear dynamic systems","type":"article-journal","volume":"3"},"uris":["http://www.mendeley.com/documents/?uuid=0c6001c3-ee38-4d3b-924c-0ccf1db4f5d4"]}],"mendeley":{"formattedCitation":"(Rauch et al., 1965)","plainTextFormattedCitation":"(Rauch et al., 1965)","previouslyFormattedCitation":"(Rauch et al., 1965)"},"properties":{"noteIndex":0},"schema":"https://github.com/citation-style-language/schema/raw/master/csl-citation.json"}</w:instrText>
      </w:r>
      <w:r w:rsidR="00821F5E">
        <w:fldChar w:fldCharType="separate"/>
      </w:r>
      <w:r w:rsidR="003E3821" w:rsidRPr="003E3821">
        <w:rPr>
          <w:noProof/>
        </w:rPr>
        <w:t>(Rauch et al., 1965)</w:t>
      </w:r>
      <w:r w:rsidR="00821F5E">
        <w:fldChar w:fldCharType="end"/>
      </w:r>
      <w:r w:rsidR="00821F5E">
        <w:t>.</w:t>
      </w:r>
      <w:r w:rsidR="00525FE5">
        <w:t xml:space="preserve"> In both cases, we approximate the distribution over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525FE5">
        <w:t xml:space="preserve"> using a multivariate Gaussian.</w:t>
      </w:r>
    </w:p>
    <w:p w14:paraId="4853971D" w14:textId="302CC81D" w:rsidR="002400A1" w:rsidRDefault="00525FE5" w:rsidP="000C7168">
      <w:pPr>
        <w:jc w:val="both"/>
        <w:rPr>
          <w:ins w:id="100" w:author="Ganchao Wei" w:date="2020-12-20T16:01:00Z"/>
        </w:rPr>
      </w:pPr>
      <w:r>
        <w:t xml:space="preserve">For adaptive filtering, we assume an initial mean and covariance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2400A1">
        <w:t>. We first propagate the estimated mean and covariance forward in time according to the process model</w:t>
      </w:r>
    </w:p>
    <w:p w14:paraId="4105D92D"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1" w:author="Ganchao Wei" w:date="2020-12-20T15:57:00Z">
          <w:tblPr>
            <w:tblStyle w:val="TableGrid"/>
            <w:tblW w:w="5000" w:type="pct"/>
            <w:jc w:val="center"/>
            <w:tblLook w:val="04A0" w:firstRow="1" w:lastRow="0" w:firstColumn="1" w:lastColumn="0" w:noHBand="0" w:noVBand="1"/>
          </w:tblPr>
        </w:tblPrChange>
      </w:tblPr>
      <w:tblGrid>
        <w:gridCol w:w="576"/>
        <w:gridCol w:w="8428"/>
        <w:gridCol w:w="932"/>
        <w:tblGridChange w:id="102">
          <w:tblGrid>
            <w:gridCol w:w="575"/>
            <w:gridCol w:w="8419"/>
            <w:gridCol w:w="932"/>
          </w:tblGrid>
        </w:tblGridChange>
      </w:tblGrid>
      <w:tr w:rsidR="002400A1" w14:paraId="35EE2411" w14:textId="77777777" w:rsidTr="00A12C49">
        <w:trPr>
          <w:jc w:val="center"/>
          <w:trPrChange w:id="103" w:author="Ganchao Wei" w:date="2020-12-20T15:57:00Z">
            <w:trPr>
              <w:jc w:val="center"/>
            </w:trPr>
          </w:trPrChange>
        </w:trPr>
        <w:tc>
          <w:tcPr>
            <w:tcW w:w="320" w:type="pct"/>
            <w:tcPrChange w:id="104" w:author="Ganchao Wei" w:date="2020-12-20T15:57:00Z">
              <w:tcPr>
                <w:tcW w:w="320" w:type="pct"/>
              </w:tcPr>
            </w:tcPrChange>
          </w:tcPr>
          <w:p w14:paraId="6E53EF4E" w14:textId="77777777" w:rsidR="002400A1" w:rsidRDefault="002400A1" w:rsidP="00585EAF">
            <w:pPr>
              <w:jc w:val="both"/>
            </w:pPr>
          </w:p>
        </w:tc>
        <w:tc>
          <w:tcPr>
            <w:tcW w:w="4271" w:type="pct"/>
            <w:tcPrChange w:id="105" w:author="Ganchao Wei" w:date="2020-12-20T15:57:00Z">
              <w:tcPr>
                <w:tcW w:w="4271" w:type="pct"/>
              </w:tcPr>
            </w:tcPrChange>
          </w:tcPr>
          <w:p w14:paraId="25108231" w14:textId="77777777"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θ</m:t>
                  </m:r>
                </m:e>
                <m:sub>
                  <m:r>
                    <w:rPr>
                      <w:rFonts w:ascii="Cambria Math" w:hAnsi="Cambria Math"/>
                    </w:rPr>
                    <m:t>k-1|k-1</m:t>
                  </m:r>
                </m:sub>
              </m:sSub>
            </m:oMath>
          </w:p>
        </w:tc>
        <w:tc>
          <w:tcPr>
            <w:tcW w:w="409" w:type="pct"/>
            <w:tcPrChange w:id="106" w:author="Ganchao Wei" w:date="2020-12-20T15:57:00Z">
              <w:tcPr>
                <w:tcW w:w="409" w:type="pct"/>
              </w:tcPr>
            </w:tcPrChange>
          </w:tcPr>
          <w:p w14:paraId="055F5936" w14:textId="0A01F1EF" w:rsidR="002400A1" w:rsidRDefault="002400A1">
            <w:pPr>
              <w:jc w:val="right"/>
              <w:pPrChange w:id="107" w:author="Ganchao Wei" w:date="2020-12-20T15:48:00Z">
                <w:pPr>
                  <w:jc w:val="both"/>
                </w:pPr>
              </w:pPrChange>
            </w:pPr>
            <w:r>
              <w:t>(2.</w:t>
            </w:r>
            <w:del w:id="108" w:author="Ganchao Wei" w:date="2020-12-20T15:47:00Z">
              <w:r w:rsidR="004655A6" w:rsidDel="008B15E4">
                <w:delText>11</w:delText>
              </w:r>
            </w:del>
            <w:ins w:id="109" w:author="Ganchao Wei" w:date="2020-12-20T15:47:00Z">
              <w:r w:rsidR="008B15E4">
                <w:t>9</w:t>
              </w:r>
            </w:ins>
            <w:r>
              <w:t>)</w:t>
            </w:r>
          </w:p>
        </w:tc>
      </w:tr>
      <w:tr w:rsidR="002400A1" w14:paraId="24F2C0DA" w14:textId="77777777" w:rsidTr="00A12C49">
        <w:trPr>
          <w:jc w:val="center"/>
          <w:trPrChange w:id="110" w:author="Ganchao Wei" w:date="2020-12-20T15:57:00Z">
            <w:trPr>
              <w:jc w:val="center"/>
            </w:trPr>
          </w:trPrChange>
        </w:trPr>
        <w:tc>
          <w:tcPr>
            <w:tcW w:w="320" w:type="pct"/>
            <w:tcPrChange w:id="111" w:author="Ganchao Wei" w:date="2020-12-20T15:57:00Z">
              <w:tcPr>
                <w:tcW w:w="320" w:type="pct"/>
              </w:tcPr>
            </w:tcPrChange>
          </w:tcPr>
          <w:p w14:paraId="0BEA638A" w14:textId="77777777" w:rsidR="002400A1" w:rsidRDefault="002400A1" w:rsidP="00585EAF">
            <w:pPr>
              <w:jc w:val="both"/>
            </w:pPr>
          </w:p>
        </w:tc>
        <w:tc>
          <w:tcPr>
            <w:tcW w:w="4271" w:type="pct"/>
            <w:tcPrChange w:id="112" w:author="Ganchao Wei" w:date="2020-12-20T15:57:00Z">
              <w:tcPr>
                <w:tcW w:w="4271" w:type="pct"/>
              </w:tcPr>
            </w:tcPrChange>
          </w:tcPr>
          <w:p w14:paraId="39F963EC" w14:textId="13180AFA" w:rsidR="002400A1" w:rsidRPr="000137D3" w:rsidRDefault="002400A1" w:rsidP="00585EAF">
            <w:pPr>
              <w:jc w:val="both"/>
            </w:pPr>
            <w:r>
              <w:t xml:space="preserve">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k-1</m:t>
                  </m:r>
                </m:sub>
              </m:sSub>
              <m:sSub>
                <m:sSubPr>
                  <m:ctrlPr>
                    <w:rPr>
                      <w:rFonts w:ascii="Cambria Math" w:hAnsi="Cambria Math"/>
                      <w:i/>
                    </w:rPr>
                  </m:ctrlPr>
                </m:sSubPr>
                <m:e>
                  <m:r>
                    <m:rPr>
                      <m:sty m:val="bi"/>
                    </m:rPr>
                    <w:rPr>
                      <w:rFonts w:ascii="Cambria Math" w:hAnsi="Cambria Math"/>
                    </w:rPr>
                    <m:t>W</m:t>
                  </m:r>
                </m:e>
                <m:sub>
                  <m:r>
                    <w:rPr>
                      <w:rFonts w:ascii="Cambria Math" w:hAnsi="Cambria Math"/>
                    </w:rPr>
                    <m:t>k-1|k-1</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m:t>
                  </m:r>
                </m:sub>
              </m:sSub>
            </m:oMath>
          </w:p>
        </w:tc>
        <w:tc>
          <w:tcPr>
            <w:tcW w:w="409" w:type="pct"/>
            <w:tcPrChange w:id="113" w:author="Ganchao Wei" w:date="2020-12-20T15:57:00Z">
              <w:tcPr>
                <w:tcW w:w="409" w:type="pct"/>
              </w:tcPr>
            </w:tcPrChange>
          </w:tcPr>
          <w:p w14:paraId="2F7B36D1" w14:textId="7A4A308D" w:rsidR="002400A1" w:rsidRDefault="002400A1">
            <w:pPr>
              <w:jc w:val="right"/>
              <w:pPrChange w:id="114" w:author="Ganchao Wei" w:date="2020-12-20T15:48:00Z">
                <w:pPr>
                  <w:jc w:val="both"/>
                </w:pPr>
              </w:pPrChange>
            </w:pPr>
            <w:r>
              <w:t>(2.</w:t>
            </w:r>
            <w:r w:rsidR="004655A6">
              <w:t>1</w:t>
            </w:r>
            <w:ins w:id="115" w:author="Ganchao Wei" w:date="2020-12-20T15:47:00Z">
              <w:r w:rsidR="008B15E4">
                <w:t>0</w:t>
              </w:r>
            </w:ins>
            <w:del w:id="116" w:author="Ganchao Wei" w:date="2020-12-20T15:47:00Z">
              <w:r w:rsidR="004655A6" w:rsidDel="008B15E4">
                <w:delText>2</w:delText>
              </w:r>
            </w:del>
            <w:r>
              <w:t>)</w:t>
            </w:r>
          </w:p>
        </w:tc>
      </w:tr>
    </w:tbl>
    <w:p w14:paraId="0F6488E5" w14:textId="77777777" w:rsidR="002400A1" w:rsidRDefault="002400A1" w:rsidP="000C7168">
      <w:pPr>
        <w:jc w:val="both"/>
      </w:pPr>
    </w:p>
    <w:p w14:paraId="3071A10D" w14:textId="0DAE60DF" w:rsidR="002400A1" w:rsidRDefault="002400A1" w:rsidP="000C7168">
      <w:pPr>
        <w:jc w:val="both"/>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k|k-1</m:t>
            </m:r>
          </m:sub>
        </m:sSub>
      </m:oMath>
      <w:r>
        <w:t xml:space="preserve"> denote the predicted mean and covariance given observations up to time </w:t>
      </w:r>
      <m:oMath>
        <m:sSub>
          <m:sSubPr>
            <m:ctrlPr>
              <w:rPr>
                <w:rFonts w:ascii="Cambria Math" w:hAnsi="Cambria Math"/>
                <w:i/>
              </w:rPr>
            </m:ctrlPr>
          </m:sSubPr>
          <m:e>
            <m:r>
              <w:rPr>
                <w:rFonts w:ascii="Cambria Math" w:hAnsi="Cambria Math"/>
              </w:rPr>
              <m:t>t</m:t>
            </m:r>
          </m:e>
          <m:sub>
            <m:r>
              <w:rPr>
                <w:rFonts w:ascii="Cambria Math" w:hAnsi="Cambria Math"/>
              </w:rPr>
              <m:t>k-1</m:t>
            </m:r>
          </m:sub>
        </m:sSub>
      </m:oMath>
      <w:r>
        <w:t xml:space="preserve">. We then update the mean and covariance based on the observed spiking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0034F5BD" w14:textId="1949AF84" w:rsidR="00175613" w:rsidRDefault="00175613"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17" w:author="Ganchao Wei" w:date="2020-12-20T15:57:00Z">
          <w:tblPr>
            <w:tblStyle w:val="TableGrid"/>
            <w:tblW w:w="5000" w:type="pct"/>
            <w:jc w:val="center"/>
            <w:tblLook w:val="04A0" w:firstRow="1" w:lastRow="0" w:firstColumn="1" w:lastColumn="0" w:noHBand="0" w:noVBand="1"/>
          </w:tblPr>
        </w:tblPrChange>
      </w:tblPr>
      <w:tblGrid>
        <w:gridCol w:w="576"/>
        <w:gridCol w:w="8428"/>
        <w:gridCol w:w="932"/>
        <w:tblGridChange w:id="118">
          <w:tblGrid>
            <w:gridCol w:w="575"/>
            <w:gridCol w:w="8419"/>
            <w:gridCol w:w="932"/>
          </w:tblGrid>
        </w:tblGridChange>
      </w:tblGrid>
      <w:tr w:rsidR="0012409E" w14:paraId="3D013984" w14:textId="77777777" w:rsidTr="00A12C49">
        <w:trPr>
          <w:jc w:val="center"/>
          <w:trPrChange w:id="119" w:author="Ganchao Wei" w:date="2020-12-20T15:57:00Z">
            <w:trPr>
              <w:jc w:val="center"/>
            </w:trPr>
          </w:trPrChange>
        </w:trPr>
        <w:tc>
          <w:tcPr>
            <w:tcW w:w="320" w:type="pct"/>
            <w:tcPrChange w:id="120" w:author="Ganchao Wei" w:date="2020-12-20T15:57:00Z">
              <w:tcPr>
                <w:tcW w:w="320" w:type="pct"/>
              </w:tcPr>
            </w:tcPrChange>
          </w:tcPr>
          <w:p w14:paraId="07A08310" w14:textId="77777777" w:rsidR="0012409E" w:rsidRDefault="0012409E" w:rsidP="000C7168">
            <w:pPr>
              <w:jc w:val="both"/>
            </w:pPr>
          </w:p>
        </w:tc>
        <w:tc>
          <w:tcPr>
            <w:tcW w:w="4271" w:type="pct"/>
            <w:tcPrChange w:id="121" w:author="Ganchao Wei" w:date="2020-12-20T15:57:00Z">
              <w:tcPr>
                <w:tcW w:w="4271" w:type="pct"/>
              </w:tcPr>
            </w:tcPrChange>
          </w:tcPr>
          <w:p w14:paraId="33D0BDA0" w14:textId="1AC07D8F" w:rsidR="0012409E" w:rsidRDefault="0012409E" w:rsidP="000C7168">
            <w:pPr>
              <w:jc w:val="both"/>
              <w:rPr>
                <w:rFonts w:ascii="Calibri" w:eastAsia="等线" w:hAnsi="Calibri" w:cs="Times New Roman"/>
              </w:rPr>
            </w:pPr>
            <w:r>
              <w:t xml:space="preserve">                               </w:t>
            </w:r>
            <w:r w:rsidR="00A22220">
              <w:t xml:space="preserve">  </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k|k-1</m:t>
                  </m:r>
                </m:sub>
              </m:sSub>
              <m:r>
                <m:rPr>
                  <m:aln/>
                </m:rP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ctrlPr>
                    <w:rPr>
                      <w:rFonts w:ascii="Cambria Math" w:hAnsi="Cambria Math"/>
                      <w:bCs/>
                      <w:i/>
                    </w:rPr>
                  </m:ctrlPr>
                </m:sub>
                <m:sup>
                  <m:r>
                    <w:rPr>
                      <w:rFonts w:ascii="Cambria Math" w:hAnsi="Cambria Math"/>
                    </w:rPr>
                    <m:t>T</m:t>
                  </m:r>
                </m:sup>
              </m:sSubSup>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oMath>
            <w:r>
              <w:rPr>
                <w:rFonts w:ascii="Calibri" w:eastAsia="等线" w:hAnsi="Calibri" w:cs="Times New Roman"/>
              </w:rPr>
              <w:t xml:space="preserve"> </w:t>
            </w:r>
          </w:p>
        </w:tc>
        <w:tc>
          <w:tcPr>
            <w:tcW w:w="409" w:type="pct"/>
            <w:tcPrChange w:id="122" w:author="Ganchao Wei" w:date="2020-12-20T15:57:00Z">
              <w:tcPr>
                <w:tcW w:w="409" w:type="pct"/>
              </w:tcPr>
            </w:tcPrChange>
          </w:tcPr>
          <w:p w14:paraId="6A078188" w14:textId="6621526F" w:rsidR="0012409E" w:rsidRDefault="0012409E">
            <w:pPr>
              <w:jc w:val="right"/>
              <w:pPrChange w:id="123" w:author="Ganchao Wei" w:date="2020-12-20T15:48:00Z">
                <w:pPr>
                  <w:jc w:val="both"/>
                </w:pPr>
              </w:pPrChange>
            </w:pPr>
            <w:r>
              <w:t>(</w:t>
            </w:r>
            <w:r w:rsidR="00175613">
              <w:t>2</w:t>
            </w:r>
            <w:r>
              <w:t>.</w:t>
            </w:r>
            <w:r w:rsidR="004655A6">
              <w:t>1</w:t>
            </w:r>
            <w:ins w:id="124" w:author="Ganchao Wei" w:date="2020-12-20T15:47:00Z">
              <w:r w:rsidR="008B15E4">
                <w:t>1</w:t>
              </w:r>
            </w:ins>
            <w:del w:id="125" w:author="Ganchao Wei" w:date="2020-12-20T15:47:00Z">
              <w:r w:rsidR="004655A6" w:rsidDel="008B15E4">
                <w:delText>3</w:delText>
              </w:r>
            </w:del>
            <w:r>
              <w:t>)</w:t>
            </w:r>
          </w:p>
        </w:tc>
      </w:tr>
      <w:tr w:rsidR="0012409E" w14:paraId="6D52DAD5" w14:textId="77777777" w:rsidTr="00A12C49">
        <w:trPr>
          <w:jc w:val="center"/>
          <w:trPrChange w:id="126" w:author="Ganchao Wei" w:date="2020-12-20T15:57:00Z">
            <w:trPr>
              <w:jc w:val="center"/>
            </w:trPr>
          </w:trPrChange>
        </w:trPr>
        <w:tc>
          <w:tcPr>
            <w:tcW w:w="320" w:type="pct"/>
            <w:tcPrChange w:id="127" w:author="Ganchao Wei" w:date="2020-12-20T15:57:00Z">
              <w:tcPr>
                <w:tcW w:w="320" w:type="pct"/>
              </w:tcPr>
            </w:tcPrChange>
          </w:tcPr>
          <w:p w14:paraId="73084123" w14:textId="77777777" w:rsidR="0012409E" w:rsidRDefault="0012409E" w:rsidP="000C7168">
            <w:pPr>
              <w:jc w:val="both"/>
            </w:pPr>
          </w:p>
        </w:tc>
        <w:tc>
          <w:tcPr>
            <w:tcW w:w="4271" w:type="pct"/>
            <w:tcPrChange w:id="128" w:author="Ganchao Wei" w:date="2020-12-20T15:57:00Z">
              <w:tcPr>
                <w:tcW w:w="4271" w:type="pct"/>
              </w:tcPr>
            </w:tcPrChange>
          </w:tcPr>
          <w:p w14:paraId="1EB7C0CC" w14:textId="0A592993" w:rsidR="0012409E" w:rsidRDefault="0012409E">
            <w:pPr>
              <w:rPr>
                <w:rFonts w:ascii="Calibri" w:eastAsia="等线" w:hAnsi="Calibri" w:cs="Times New Roman"/>
              </w:rPr>
              <w:pPrChange w:id="129" w:author="Ganchao Wei" w:date="2020-12-20T15:59:00Z">
                <w:pPr>
                  <w:jc w:val="both"/>
                </w:pPr>
              </w:pPrChange>
            </w:pPr>
            <w:r>
              <w:t xml:space="preserve">                                        </w:t>
            </w:r>
            <m:oMath>
              <m:r>
                <w:ins w:id="130" w:author="Ganchao Wei" w:date="2020-12-20T15:59:00Z">
                  <w:rPr>
                    <w:rFonts w:ascii="Cambria Math" w:hAnsi="Cambria Math"/>
                  </w:rPr>
                  <m:t xml:space="preserve"> </m:t>
                </w:ins>
              </m:r>
            </m:oMath>
            <w:del w:id="131" w:author="Ganchao Wei" w:date="2020-12-20T15:59:00Z">
              <w:r w:rsidDel="00A12C49">
                <w:delText xml:space="preserve">    </w:delText>
              </w:r>
            </w:del>
            <m:oMath>
              <m:sSubSup>
                <m:sSubSupPr>
                  <m:ctrlPr>
                    <w:rPr>
                      <w:rFonts w:ascii="Cambria Math" w:hAnsi="Cambria Math"/>
                      <w:i/>
                    </w:rPr>
                  </m:ctrlPr>
                </m:sSubSupPr>
                <m:e>
                  <m:r>
                    <m:rPr>
                      <m:sty m:val="bi"/>
                    </m:rPr>
                    <w:rPr>
                      <w:rFonts w:ascii="Cambria Math" w:hAnsi="Cambria Math"/>
                    </w:rPr>
                    <m:t>W</m:t>
                  </m:r>
                </m:e>
                <m:sub>
                  <m:r>
                    <w:rPr>
                      <w:rFonts w:ascii="Cambria Math" w:hAnsi="Cambria Math"/>
                    </w:rPr>
                    <m:t>k|k</m:t>
                  </m:r>
                </m:sub>
                <m:sup>
                  <m:r>
                    <w:rPr>
                      <w:rFonts w:ascii="Cambria Math" w:hAnsi="Cambria Math"/>
                    </w:rPr>
                    <m:t>-1</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W</m:t>
                  </m:r>
                </m:e>
                <m:sub>
                  <m:r>
                    <w:rPr>
                      <w:rFonts w:ascii="Cambria Math" w:hAnsi="Cambria Math"/>
                    </w:rPr>
                    <m:t>k|k-1</m:t>
                  </m:r>
                </m:sub>
                <m:sup>
                  <m:r>
                    <w:rPr>
                      <w:rFonts w:ascii="Cambria Math" w:hAnsi="Cambria Math"/>
                    </w:rPr>
                    <m:t>-1</m:t>
                  </m:r>
                </m:sup>
              </m:sSubSup>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r>
                <m:rPr>
                  <m:sty m:val="bi"/>
                </m:rPr>
                <w:rPr>
                  <w:rFonts w:ascii="Cambria Math" w:hAnsi="Cambria Math"/>
                </w:rPr>
                <m:t>)</m:t>
              </m:r>
              <m:sSubSup>
                <m:sSubSupPr>
                  <m:ctrlPr>
                    <w:rPr>
                      <w:rFonts w:ascii="Cambria Math" w:hAnsi="Cambria Math"/>
                      <w:b/>
                      <w:bCs/>
                      <w:i/>
                    </w:rPr>
                  </m:ctrlPr>
                </m:sSubSupPr>
                <m:e>
                  <m:r>
                    <m:rPr>
                      <m:sty m:val="bi"/>
                    </m:rPr>
                    <w:rPr>
                      <w:rFonts w:ascii="Cambria Math" w:hAnsi="Cambria Math"/>
                    </w:rPr>
                    <m:t>x</m:t>
                  </m:r>
                </m:e>
                <m:sub>
                  <m:r>
                    <w:rPr>
                      <w:rFonts w:ascii="Cambria Math" w:hAnsi="Cambria Math"/>
                    </w:rPr>
                    <m:t>S,k</m:t>
                  </m:r>
                </m:sub>
                <m:sup>
                  <m:r>
                    <w:rPr>
                      <w:rFonts w:ascii="Cambria Math" w:hAnsi="Cambria Math"/>
                    </w:rPr>
                    <m:t>T</m:t>
                  </m:r>
                </m:sup>
              </m:sSubSup>
            </m:oMath>
            <w:r>
              <w:rPr>
                <w:rFonts w:ascii="Calibri" w:eastAsia="等线" w:hAnsi="Calibri" w:cs="Times New Roman"/>
                <w:b/>
                <w:bCs/>
              </w:rPr>
              <w:t xml:space="preserve"> </w:t>
            </w:r>
          </w:p>
        </w:tc>
        <w:tc>
          <w:tcPr>
            <w:tcW w:w="409" w:type="pct"/>
            <w:tcPrChange w:id="132" w:author="Ganchao Wei" w:date="2020-12-20T15:57:00Z">
              <w:tcPr>
                <w:tcW w:w="409" w:type="pct"/>
              </w:tcPr>
            </w:tcPrChange>
          </w:tcPr>
          <w:p w14:paraId="0A6C06F0" w14:textId="40383432" w:rsidR="0012409E" w:rsidRDefault="0012409E">
            <w:pPr>
              <w:jc w:val="right"/>
              <w:pPrChange w:id="133" w:author="Ganchao Wei" w:date="2020-12-20T15:48:00Z">
                <w:pPr>
                  <w:jc w:val="both"/>
                </w:pPr>
              </w:pPrChange>
            </w:pPr>
            <w:r>
              <w:t>(</w:t>
            </w:r>
            <w:r w:rsidR="00175613">
              <w:t>2</w:t>
            </w:r>
            <w:r>
              <w:t>.</w:t>
            </w:r>
            <w:r w:rsidR="004655A6">
              <w:t>1</w:t>
            </w:r>
            <w:ins w:id="134" w:author="Ganchao Wei" w:date="2020-12-20T15:47:00Z">
              <w:r w:rsidR="008B15E4">
                <w:t>2</w:t>
              </w:r>
            </w:ins>
            <w:del w:id="135" w:author="Ganchao Wei" w:date="2020-12-20T15:47:00Z">
              <w:r w:rsidR="004655A6" w:rsidDel="008B15E4">
                <w:delText>4</w:delText>
              </w:r>
            </w:del>
            <w:r>
              <w:t>)</w:t>
            </w:r>
          </w:p>
        </w:tc>
      </w:tr>
      <w:tr w:rsidR="0012409E" w14:paraId="3EE26714" w14:textId="77777777" w:rsidTr="00A12C49">
        <w:trPr>
          <w:jc w:val="center"/>
          <w:trPrChange w:id="136" w:author="Ganchao Wei" w:date="2020-12-20T15:57:00Z">
            <w:trPr>
              <w:jc w:val="center"/>
            </w:trPr>
          </w:trPrChange>
        </w:trPr>
        <w:tc>
          <w:tcPr>
            <w:tcW w:w="320" w:type="pct"/>
            <w:tcPrChange w:id="137" w:author="Ganchao Wei" w:date="2020-12-20T15:57:00Z">
              <w:tcPr>
                <w:tcW w:w="320" w:type="pct"/>
              </w:tcPr>
            </w:tcPrChange>
          </w:tcPr>
          <w:p w14:paraId="1EA21FAE" w14:textId="77777777" w:rsidR="0012409E" w:rsidRDefault="0012409E" w:rsidP="000C7168">
            <w:pPr>
              <w:jc w:val="both"/>
            </w:pPr>
          </w:p>
        </w:tc>
        <w:tc>
          <w:tcPr>
            <w:tcW w:w="4271" w:type="pct"/>
            <w:tcPrChange w:id="138" w:author="Ganchao Wei" w:date="2020-12-20T15:57:00Z">
              <w:tcPr>
                <w:tcW w:w="4271" w:type="pct"/>
              </w:tcPr>
            </w:tcPrChange>
          </w:tcPr>
          <w:p w14:paraId="4CA62B41" w14:textId="7B84E2D8" w:rsidR="0012409E" w:rsidRDefault="0012409E">
            <w:pPr>
              <w:rPr>
                <w:rFonts w:ascii="Calibri" w:eastAsia="等线" w:hAnsi="Calibri" w:cs="Times New Roman"/>
              </w:rPr>
              <w:pPrChange w:id="139" w:author="Ganchao Wei" w:date="2020-12-20T16:00:00Z">
                <w:pPr>
                  <w:jc w:val="both"/>
                </w:pPr>
              </w:pPrChange>
            </w:pPr>
            <w:r>
              <w:t xml:space="preserve">                                          </w:t>
            </w:r>
            <w:del w:id="140" w:author="Ganchao Wei" w:date="2020-12-20T16:00:00Z">
              <w:r w:rsidDel="00A12C49">
                <w:delText xml:space="preserve">   </w:delText>
              </w:r>
            </w:del>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k|k-1</m:t>
                  </m:r>
                </m:sub>
              </m:sSub>
              <m:r>
                <w:rPr>
                  <w:rFonts w:ascii="Cambria Math" w:hAnsi="Cambria Math"/>
                </w:rPr>
                <m:t>∆t))</m:t>
              </m:r>
            </m:oMath>
            <w:r>
              <w:rPr>
                <w:rFonts w:ascii="Calibri" w:eastAsia="等线" w:hAnsi="Calibri" w:cs="Times New Roman"/>
              </w:rPr>
              <w:t xml:space="preserve"> </w:t>
            </w:r>
          </w:p>
        </w:tc>
        <w:tc>
          <w:tcPr>
            <w:tcW w:w="409" w:type="pct"/>
            <w:tcPrChange w:id="141" w:author="Ganchao Wei" w:date="2020-12-20T15:57:00Z">
              <w:tcPr>
                <w:tcW w:w="409" w:type="pct"/>
              </w:tcPr>
            </w:tcPrChange>
          </w:tcPr>
          <w:p w14:paraId="1DD63CAC" w14:textId="102F969D" w:rsidR="0012409E" w:rsidRDefault="0012409E">
            <w:pPr>
              <w:jc w:val="right"/>
              <w:pPrChange w:id="142" w:author="Ganchao Wei" w:date="2020-12-20T15:49:00Z">
                <w:pPr>
                  <w:jc w:val="both"/>
                </w:pPr>
              </w:pPrChange>
            </w:pPr>
            <w:r>
              <w:t>(</w:t>
            </w:r>
            <w:r w:rsidR="00175613">
              <w:t>2</w:t>
            </w:r>
            <w:r>
              <w:t>.</w:t>
            </w:r>
            <w:r w:rsidR="004655A6">
              <w:t>1</w:t>
            </w:r>
            <w:ins w:id="143" w:author="Ganchao Wei" w:date="2020-12-20T15:47:00Z">
              <w:r w:rsidR="008B15E4">
                <w:t>3</w:t>
              </w:r>
            </w:ins>
            <w:del w:id="144" w:author="Ganchao Wei" w:date="2020-12-20T15:47:00Z">
              <w:r w:rsidR="004655A6" w:rsidDel="008B15E4">
                <w:delText>5</w:delText>
              </w:r>
            </w:del>
            <w:r>
              <w:t>)</w:t>
            </w:r>
          </w:p>
        </w:tc>
      </w:tr>
    </w:tbl>
    <w:p w14:paraId="0E9946E1" w14:textId="723E87F6" w:rsidR="0012409E" w:rsidRDefault="0012409E" w:rsidP="000C7168">
      <w:pPr>
        <w:jc w:val="both"/>
      </w:pPr>
    </w:p>
    <w:p w14:paraId="2563B314" w14:textId="2B613F76" w:rsidR="002400A1" w:rsidDel="00A12C49" w:rsidRDefault="002400A1" w:rsidP="002400A1">
      <w:pPr>
        <w:jc w:val="both"/>
        <w:rPr>
          <w:del w:id="145" w:author="Ganchao Wei" w:date="2020-12-20T16:04:00Z"/>
        </w:rPr>
      </w:pPr>
      <w:r>
        <w:t xml:space="preserve">Here </w:t>
      </w:r>
      <m:oMath>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oMath>
      <w:r>
        <w:t xml:space="preserve"> are the resulting mean and covariance after incorporating the observation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t>
      </w:r>
      <w:r w:rsidR="003653FC">
        <w:t xml:space="preserve">These updates were previously derived for a general Poisson model here </w:t>
      </w:r>
      <w:r w:rsidR="003653FC">
        <w:fldChar w:fldCharType="begin" w:fldLock="1"/>
      </w:r>
      <w:r w:rsidR="00134F28">
        <w:instrText>ADDIN CSL_CITATION {"citationItems":[{"id":"ITEM-1","itemData":{"DOI":"10.1162/089976604773135069","ISSN":"0899-7667","abstract":"Neural receptive fields are dynamic in that with experience, neurons change their spiking responses to relevant stimuli. To understand how neural systems adapt the irrepresentations of biological information, analyses of receptive field plasticity from experimental measurements are crucial. Adaptive signal processing, the well-established engineering discipline for characterizing the temporal evolution of system parameters, suggests a framework for studying the plasticity of receptive fields. We use the Bayes' rule Chapman-Kolmogorov paradigm with a linear state equation and point process observation models to derive adaptive filters appropriate for estimation from neural spike trains. We derive point process filter analogues of the Kalman filter, recursive least squares, and steepest-descent algorithms and describe the properties of these new fil-ters. We illustrate our algorithms in two simulated data examples. The first is a study of slow and rapid evolution of spatial receptive fields in hippocampal neurons. The second is an adaptive decoding study in which a signal is decoded from ensemble neural spiking activity as the recep-tive fields of the neurons in the ensemble evolve. Our results provide a paradigm for adaptive estimation for point process observations and suggest a practical approach for constructing filtering algorithms to track neural receptive field dynamics on a millisecond timescale.","author":[{"dropping-particle":"","family":"Eden","given":"Uri T","non-dropping-particle":"","parse-names":false,"suffix":""},{"dropping-particle":"","family":"Frank","given":"Loren M","non-dropping-particle":"","parse-names":false,"suffix":""},{"dropping-particle":"","family":"Barbieri","given":"Riccardo","non-dropping-particle":"","parse-names":false,"suffix":""},{"dropping-particle":"","family":"Solo","given":"Victor","non-dropping-particle":"","parse-names":false,"suffix":""},{"dropping-particle":"","family":"Brown","given":"Emery N","non-dropping-particle":"","parse-names":false,"suffix":""}],"container-title":"Neural Computation","id":"ITEM-1","issue":"5","issued":{"date-parts":[["2004","5","1"]]},"note":"doi: 10.1162/089976604773135069","page":"971-998","publisher":"MIT Press","title":"Dynamic Analysis of Neural Encoding by Point Process Adaptive Filtering","type":"article-journal","volume":"16"},"uris":["http://www.mendeley.com/documents/?uuid=e3bdf019-7827-4d30-bf96-9106eb50bfa0"]}],"mendeley":{"formattedCitation":"(Eden et al., 2004)","plainTextFormattedCitation":"(Eden et al., 2004)","previouslyFormattedCitation":"(Eden et al., 2004)"},"properties":{"noteIndex":0},"schema":"https://github.com/citation-style-language/schema/raw/master/csl-citation.json"}</w:instrText>
      </w:r>
      <w:r w:rsidR="003653FC">
        <w:fldChar w:fldCharType="separate"/>
      </w:r>
      <w:r w:rsidR="003E3821" w:rsidRPr="003E3821">
        <w:rPr>
          <w:noProof/>
        </w:rPr>
        <w:t>(Eden et al., 2004)</w:t>
      </w:r>
      <w:r w:rsidR="003653FC">
        <w:fldChar w:fldCharType="end"/>
      </w:r>
      <w:r w:rsidR="003653FC">
        <w:t>.</w:t>
      </w:r>
    </w:p>
    <w:p w14:paraId="63F2E532" w14:textId="77777777" w:rsidR="002400A1" w:rsidDel="000C4E1C" w:rsidRDefault="002400A1" w:rsidP="000C7168">
      <w:pPr>
        <w:jc w:val="both"/>
        <w:rPr>
          <w:del w:id="146" w:author="Ganchao Wei" w:date="2020-12-20T09:53:00Z"/>
        </w:rPr>
      </w:pPr>
    </w:p>
    <w:p w14:paraId="3AC54307" w14:textId="77777777" w:rsidR="0012409E" w:rsidRDefault="0012409E" w:rsidP="000C7168">
      <w:pPr>
        <w:jc w:val="both"/>
      </w:pPr>
    </w:p>
    <w:p w14:paraId="43FAE665" w14:textId="7F2BD7BE" w:rsidR="0012409E" w:rsidRDefault="003653FC" w:rsidP="003653FC">
      <w:pPr>
        <w:jc w:val="both"/>
        <w:rPr>
          <w:ins w:id="147" w:author="Ganchao Wei" w:date="2020-12-20T16:01:00Z"/>
        </w:rPr>
      </w:pPr>
      <w:r>
        <w:t xml:space="preserve">Given the estimates from adaptive filtering we then step backwards to find smooth estimates of the parameters. Here we use updated based on the RTS method </w:t>
      </w:r>
    </w:p>
    <w:p w14:paraId="50007EA5" w14:textId="77777777" w:rsidR="00A12C49" w:rsidRDefault="00A12C49" w:rsidP="003653FC">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48" w:author="Ganchao Wei" w:date="2020-12-20T15:57:00Z">
          <w:tblPr>
            <w:tblStyle w:val="TableGrid"/>
            <w:tblW w:w="5000" w:type="pct"/>
            <w:jc w:val="center"/>
            <w:tblLook w:val="04A0" w:firstRow="1" w:lastRow="0" w:firstColumn="1" w:lastColumn="0" w:noHBand="0" w:noVBand="1"/>
          </w:tblPr>
        </w:tblPrChange>
      </w:tblPr>
      <w:tblGrid>
        <w:gridCol w:w="577"/>
        <w:gridCol w:w="8427"/>
        <w:gridCol w:w="932"/>
        <w:tblGridChange w:id="149">
          <w:tblGrid>
            <w:gridCol w:w="576"/>
            <w:gridCol w:w="8418"/>
            <w:gridCol w:w="932"/>
          </w:tblGrid>
        </w:tblGridChange>
      </w:tblGrid>
      <w:tr w:rsidR="0012409E" w14:paraId="65B597EC" w14:textId="77777777" w:rsidTr="00A12C49">
        <w:trPr>
          <w:jc w:val="center"/>
          <w:trPrChange w:id="150" w:author="Ganchao Wei" w:date="2020-12-20T15:57:00Z">
            <w:trPr>
              <w:jc w:val="center"/>
            </w:trPr>
          </w:trPrChange>
        </w:trPr>
        <w:tc>
          <w:tcPr>
            <w:tcW w:w="350" w:type="pct"/>
            <w:tcPrChange w:id="151" w:author="Ganchao Wei" w:date="2020-12-20T15:57:00Z">
              <w:tcPr>
                <w:tcW w:w="350" w:type="pct"/>
              </w:tcPr>
            </w:tcPrChange>
          </w:tcPr>
          <w:p w14:paraId="0B65818B" w14:textId="77777777" w:rsidR="0012409E" w:rsidRDefault="0012409E" w:rsidP="000C7168">
            <w:pPr>
              <w:jc w:val="both"/>
            </w:pPr>
          </w:p>
        </w:tc>
        <w:tc>
          <w:tcPr>
            <w:tcW w:w="4300" w:type="pct"/>
            <w:tcPrChange w:id="152" w:author="Ganchao Wei" w:date="2020-12-20T15:57:00Z">
              <w:tcPr>
                <w:tcW w:w="4300" w:type="pct"/>
              </w:tcPr>
            </w:tcPrChange>
          </w:tcPr>
          <w:p w14:paraId="50276499" w14:textId="5CEEB8C9" w:rsidR="0012409E" w:rsidRPr="000137D3" w:rsidRDefault="0012409E" w:rsidP="000C7168">
            <w:pPr>
              <w:jc w:val="both"/>
            </w:pPr>
            <w:r>
              <w:t xml:space="preserve">                                        </w:t>
            </w:r>
            <w:del w:id="153" w:author="Ganchao Wei" w:date="2020-12-20T16:00:00Z">
              <w:r w:rsidDel="00A12C49">
                <w:delText xml:space="preserve"> </w:delText>
              </w:r>
            </w:del>
            <w:r>
              <w:t xml:space="preserve"> </w:t>
            </w:r>
            <w:del w:id="154" w:author="Ganchao Wei" w:date="2020-12-20T16:00:00Z">
              <w:r w:rsidDel="00A12C49">
                <w:delText xml:space="preserve">  </w:delText>
              </w:r>
            </w:del>
            <m:oMath>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oMath>
          </w:p>
        </w:tc>
        <w:tc>
          <w:tcPr>
            <w:tcW w:w="350" w:type="pct"/>
            <w:tcPrChange w:id="155" w:author="Ganchao Wei" w:date="2020-12-20T15:57:00Z">
              <w:tcPr>
                <w:tcW w:w="350" w:type="pct"/>
              </w:tcPr>
            </w:tcPrChange>
          </w:tcPr>
          <w:p w14:paraId="124B16C7" w14:textId="4EF52994" w:rsidR="0012409E" w:rsidRDefault="0012409E">
            <w:pPr>
              <w:jc w:val="right"/>
              <w:pPrChange w:id="156" w:author="Ganchao Wei" w:date="2020-12-20T15:49:00Z">
                <w:pPr>
                  <w:jc w:val="both"/>
                </w:pPr>
              </w:pPrChange>
            </w:pPr>
            <w:r>
              <w:t>(</w:t>
            </w:r>
            <w:r w:rsidR="00DC1D95">
              <w:t>2</w:t>
            </w:r>
            <w:r>
              <w:t>.</w:t>
            </w:r>
            <w:r w:rsidR="004655A6">
              <w:t>1</w:t>
            </w:r>
            <w:ins w:id="157" w:author="Ganchao Wei" w:date="2020-12-20T15:47:00Z">
              <w:r w:rsidR="008B15E4">
                <w:t>4</w:t>
              </w:r>
            </w:ins>
            <w:del w:id="158" w:author="Ganchao Wei" w:date="2020-12-20T15:47:00Z">
              <w:r w:rsidR="004655A6" w:rsidDel="008B15E4">
                <w:delText>6</w:delText>
              </w:r>
            </w:del>
            <w:r>
              <w:t>)</w:t>
            </w:r>
          </w:p>
        </w:tc>
      </w:tr>
      <w:tr w:rsidR="0012409E" w14:paraId="7BAB8ACA" w14:textId="77777777" w:rsidTr="00A12C49">
        <w:trPr>
          <w:jc w:val="center"/>
          <w:trPrChange w:id="159" w:author="Ganchao Wei" w:date="2020-12-20T15:57:00Z">
            <w:trPr>
              <w:jc w:val="center"/>
            </w:trPr>
          </w:trPrChange>
        </w:trPr>
        <w:tc>
          <w:tcPr>
            <w:tcW w:w="350" w:type="pct"/>
            <w:tcPrChange w:id="160" w:author="Ganchao Wei" w:date="2020-12-20T15:57:00Z">
              <w:tcPr>
                <w:tcW w:w="350" w:type="pct"/>
              </w:tcPr>
            </w:tcPrChange>
          </w:tcPr>
          <w:p w14:paraId="02922B74" w14:textId="77777777" w:rsidR="0012409E" w:rsidRDefault="0012409E" w:rsidP="000C7168">
            <w:pPr>
              <w:jc w:val="both"/>
            </w:pPr>
          </w:p>
        </w:tc>
        <w:tc>
          <w:tcPr>
            <w:tcW w:w="4300" w:type="pct"/>
            <w:tcPrChange w:id="161" w:author="Ganchao Wei" w:date="2020-12-20T15:57:00Z">
              <w:tcPr>
                <w:tcW w:w="4300" w:type="pct"/>
              </w:tcPr>
            </w:tcPrChange>
          </w:tcPr>
          <w:p w14:paraId="3C99B823" w14:textId="07A8EA92" w:rsidR="0012409E" w:rsidRPr="000137D3" w:rsidRDefault="0012409E" w:rsidP="000C7168">
            <w:pPr>
              <w:jc w:val="both"/>
            </w:pPr>
            <w:r>
              <w:t xml:space="preserve">                                      </w:t>
            </w:r>
            <w:ins w:id="162" w:author="Ganchao Wei" w:date="2020-12-20T16:00:00Z">
              <w:r w:rsidR="00A12C49">
                <w:t xml:space="preserve"> </w:t>
              </w:r>
            </w:ins>
            <w:del w:id="163" w:author="Ganchao Wei" w:date="2020-12-20T16:00:00Z">
              <w:r w:rsidDel="00A12C49">
                <w:delText xml:space="preserve">   </w:delText>
              </w:r>
            </w:del>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k</m:t>
                  </m:r>
                </m:sub>
              </m:sSub>
              <m:sSub>
                <m:sSubPr>
                  <m:ctrlPr>
                    <w:rPr>
                      <w:rFonts w:ascii="Cambria Math" w:hAnsi="Cambria Math"/>
                      <w:i/>
                    </w:rPr>
                  </m:ctrlPr>
                </m:sSubPr>
                <m:e>
                  <m:r>
                    <m:rPr>
                      <m:sty m:val="bi"/>
                    </m:rPr>
                    <w:rPr>
                      <w:rFonts w:ascii="Cambria Math" w:hAnsi="Cambria Math"/>
                    </w:rPr>
                    <m:t>θ</m:t>
                  </m:r>
                </m:e>
                <m:sub>
                  <m:r>
                    <w:rPr>
                      <w:rFonts w:ascii="Cambria Math" w:hAnsi="Cambria Math"/>
                    </w:rPr>
                    <m:t>k|k</m:t>
                  </m:r>
                </m:sub>
              </m:sSub>
              <m:r>
                <w:rPr>
                  <w:rFonts w:ascii="Cambria Math" w:hAnsi="Cambria Math"/>
                </w:rPr>
                <m:t>)</m:t>
              </m:r>
            </m:oMath>
          </w:p>
        </w:tc>
        <w:tc>
          <w:tcPr>
            <w:tcW w:w="350" w:type="pct"/>
            <w:tcPrChange w:id="164" w:author="Ganchao Wei" w:date="2020-12-20T15:57:00Z">
              <w:tcPr>
                <w:tcW w:w="350" w:type="pct"/>
              </w:tcPr>
            </w:tcPrChange>
          </w:tcPr>
          <w:p w14:paraId="7039FCFE" w14:textId="6889035A" w:rsidR="0012409E" w:rsidRDefault="0012409E">
            <w:pPr>
              <w:jc w:val="right"/>
              <w:pPrChange w:id="165" w:author="Ganchao Wei" w:date="2020-12-20T15:49:00Z">
                <w:pPr>
                  <w:jc w:val="both"/>
                </w:pPr>
              </w:pPrChange>
            </w:pPr>
            <w:r>
              <w:t>(</w:t>
            </w:r>
            <w:r w:rsidR="00DC1D95">
              <w:t>2</w:t>
            </w:r>
            <w:r>
              <w:t>.</w:t>
            </w:r>
            <w:r w:rsidR="004655A6">
              <w:t>1</w:t>
            </w:r>
            <w:ins w:id="166" w:author="Ganchao Wei" w:date="2020-12-20T15:47:00Z">
              <w:r w:rsidR="008B15E4">
                <w:t>5</w:t>
              </w:r>
            </w:ins>
            <w:del w:id="167" w:author="Ganchao Wei" w:date="2020-12-20T15:47:00Z">
              <w:r w:rsidR="004655A6" w:rsidDel="008B15E4">
                <w:delText>7</w:delText>
              </w:r>
            </w:del>
            <w:r>
              <w:t>)</w:t>
            </w:r>
          </w:p>
        </w:tc>
      </w:tr>
      <w:tr w:rsidR="0012409E" w14:paraId="34F3332E" w14:textId="77777777" w:rsidTr="00A12C49">
        <w:trPr>
          <w:jc w:val="center"/>
          <w:trPrChange w:id="168" w:author="Ganchao Wei" w:date="2020-12-20T15:57:00Z">
            <w:trPr>
              <w:jc w:val="center"/>
            </w:trPr>
          </w:trPrChange>
        </w:trPr>
        <w:tc>
          <w:tcPr>
            <w:tcW w:w="350" w:type="pct"/>
            <w:tcPrChange w:id="169" w:author="Ganchao Wei" w:date="2020-12-20T15:57:00Z">
              <w:tcPr>
                <w:tcW w:w="350" w:type="pct"/>
              </w:tcPr>
            </w:tcPrChange>
          </w:tcPr>
          <w:p w14:paraId="7EF86496" w14:textId="77777777" w:rsidR="0012409E" w:rsidRDefault="0012409E" w:rsidP="000C7168">
            <w:pPr>
              <w:jc w:val="both"/>
            </w:pPr>
          </w:p>
        </w:tc>
        <w:tc>
          <w:tcPr>
            <w:tcW w:w="4300" w:type="pct"/>
            <w:tcPrChange w:id="170" w:author="Ganchao Wei" w:date="2020-12-20T15:57:00Z">
              <w:tcPr>
                <w:tcW w:w="4300" w:type="pct"/>
              </w:tcPr>
            </w:tcPrChange>
          </w:tcPr>
          <w:p w14:paraId="1A37BC6A" w14:textId="4D53ED1B" w:rsidR="0012409E" w:rsidRPr="00C16B2F" w:rsidRDefault="00A12C49" w:rsidP="000C7168">
            <w:pPr>
              <w:jc w:val="both"/>
            </w:pPr>
            <w:ins w:id="171" w:author="Ganchao Wei" w:date="2020-12-20T16:00:00Z">
              <w:r>
                <w:t xml:space="preserve">                                      </w:t>
              </w:r>
            </w:ins>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k|k</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w:rPr>
                          <w:rFonts w:ascii="Cambria Math" w:hAnsi="Cambria Math"/>
                        </w:rPr>
                        <m:t>k+1|N</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w:rPr>
                          <w:rFonts w:ascii="Cambria Math" w:hAnsi="Cambria Math"/>
                        </w:rPr>
                        <m:t>k+1|k</m:t>
                      </m:r>
                    </m:sub>
                  </m:sSub>
                </m:e>
              </m:d>
              <m:sSubSup>
                <m:sSubSupPr>
                  <m:ctrlPr>
                    <w:rPr>
                      <w:rFonts w:ascii="Cambria Math" w:hAnsi="Cambria Math"/>
                      <w:i/>
                    </w:rPr>
                  </m:ctrlPr>
                </m:sSubSupPr>
                <m:e>
                  <m:r>
                    <m:rPr>
                      <m:sty m:val="bi"/>
                    </m:rPr>
                    <w:rPr>
                      <w:rFonts w:ascii="Cambria Math" w:hAnsi="Cambria Math"/>
                    </w:rPr>
                    <m:t>C</m:t>
                  </m:r>
                </m:e>
                <m:sub>
                  <m:r>
                    <w:rPr>
                      <w:rFonts w:ascii="Cambria Math" w:hAnsi="Cambria Math"/>
                    </w:rPr>
                    <m:t>k</m:t>
                  </m:r>
                </m:sub>
                <m:sup>
                  <m:r>
                    <w:rPr>
                      <w:rFonts w:ascii="Cambria Math" w:hAnsi="Cambria Math"/>
                    </w:rPr>
                    <m:t>'</m:t>
                  </m:r>
                </m:sup>
              </m:sSubSup>
            </m:oMath>
          </w:p>
        </w:tc>
        <w:tc>
          <w:tcPr>
            <w:tcW w:w="350" w:type="pct"/>
            <w:tcPrChange w:id="172" w:author="Ganchao Wei" w:date="2020-12-20T15:57:00Z">
              <w:tcPr>
                <w:tcW w:w="350" w:type="pct"/>
              </w:tcPr>
            </w:tcPrChange>
          </w:tcPr>
          <w:p w14:paraId="6743F3F7" w14:textId="584EA3C1" w:rsidR="0012409E" w:rsidRDefault="0012409E">
            <w:pPr>
              <w:jc w:val="right"/>
              <w:pPrChange w:id="173" w:author="Ganchao Wei" w:date="2020-12-20T15:49:00Z">
                <w:pPr>
                  <w:jc w:val="both"/>
                </w:pPr>
              </w:pPrChange>
            </w:pPr>
            <w:r>
              <w:t>(</w:t>
            </w:r>
            <w:r w:rsidR="00DC1D95">
              <w:t>2</w:t>
            </w:r>
            <w:r>
              <w:t>.</w:t>
            </w:r>
            <w:r w:rsidR="004655A6">
              <w:t>1</w:t>
            </w:r>
            <w:ins w:id="174" w:author="Ganchao Wei" w:date="2020-12-20T15:47:00Z">
              <w:r w:rsidR="008B15E4">
                <w:t>6</w:t>
              </w:r>
            </w:ins>
            <w:del w:id="175" w:author="Ganchao Wei" w:date="2020-12-20T15:47:00Z">
              <w:r w:rsidR="004655A6" w:rsidDel="008B15E4">
                <w:delText>8</w:delText>
              </w:r>
            </w:del>
            <w:r>
              <w:t>)</w:t>
            </w:r>
          </w:p>
        </w:tc>
      </w:tr>
    </w:tbl>
    <w:p w14:paraId="70FF4D7D" w14:textId="6883307F" w:rsidR="0012409E" w:rsidRDefault="0012409E" w:rsidP="000C7168">
      <w:pPr>
        <w:jc w:val="both"/>
      </w:pPr>
    </w:p>
    <w:p w14:paraId="0D4CB630" w14:textId="1D7A1F1C" w:rsidR="0012409E" w:rsidRDefault="003653FC" w:rsidP="000C7168">
      <w:pPr>
        <w:jc w:val="both"/>
        <w:rPr>
          <w:ins w:id="176" w:author="Ganchao Wei" w:date="2020-12-20T16:01:00Z"/>
        </w:rPr>
      </w:pPr>
      <w:r>
        <w:t xml:space="preserve">where </w:t>
      </w:r>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oMath>
      <w:r>
        <w:t xml:space="preserve"> and </w:t>
      </w:r>
      <m:oMath>
        <m:sSub>
          <m:sSubPr>
            <m:ctrlPr>
              <w:rPr>
                <w:rFonts w:ascii="Cambria Math" w:hAnsi="Cambria Math"/>
                <w:i/>
              </w:rPr>
            </m:ctrlPr>
          </m:sSubPr>
          <m:e>
            <m:r>
              <m:rPr>
                <m:sty m:val="bi"/>
              </m:rPr>
              <w:rPr>
                <w:rFonts w:ascii="Cambria Math" w:hAnsi="Cambria Math"/>
              </w:rPr>
              <m:t>W</m:t>
            </m:r>
          </m:e>
          <m:sub>
            <m:r>
              <w:rPr>
                <w:rFonts w:ascii="Cambria Math" w:hAnsi="Cambria Math"/>
              </w:rPr>
              <m:t>k|N</m:t>
            </m:r>
          </m:sub>
        </m:sSub>
      </m:oMath>
      <w:r>
        <w:t xml:space="preserve"> denote smoothed estimates for the mean and covariance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and t</w:t>
      </w:r>
      <w:r w:rsidR="0012409E">
        <w:t xml:space="preserve">o make the algorithm numerically stable, </w:t>
      </w:r>
      <w:r>
        <w:t>we use an equivalent update</w:t>
      </w:r>
    </w:p>
    <w:p w14:paraId="71083096"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77" w:author="Ganchao Wei" w:date="2020-12-20T15:57:00Z">
          <w:tblPr>
            <w:tblStyle w:val="TableGrid"/>
            <w:tblW w:w="5000" w:type="pct"/>
            <w:jc w:val="center"/>
            <w:tblLook w:val="04A0" w:firstRow="1" w:lastRow="0" w:firstColumn="1" w:lastColumn="0" w:noHBand="0" w:noVBand="1"/>
          </w:tblPr>
        </w:tblPrChange>
      </w:tblPr>
      <w:tblGrid>
        <w:gridCol w:w="577"/>
        <w:gridCol w:w="8427"/>
        <w:gridCol w:w="932"/>
        <w:tblGridChange w:id="178">
          <w:tblGrid>
            <w:gridCol w:w="576"/>
            <w:gridCol w:w="8418"/>
            <w:gridCol w:w="932"/>
          </w:tblGrid>
        </w:tblGridChange>
      </w:tblGrid>
      <w:tr w:rsidR="00DC1D95" w14:paraId="7600CDA8" w14:textId="77777777" w:rsidTr="00A12C49">
        <w:trPr>
          <w:jc w:val="center"/>
          <w:trPrChange w:id="179" w:author="Ganchao Wei" w:date="2020-12-20T15:57:00Z">
            <w:trPr>
              <w:jc w:val="center"/>
            </w:trPr>
          </w:trPrChange>
        </w:trPr>
        <w:tc>
          <w:tcPr>
            <w:tcW w:w="350" w:type="pct"/>
            <w:tcPrChange w:id="180" w:author="Ganchao Wei" w:date="2020-12-20T15:57:00Z">
              <w:tcPr>
                <w:tcW w:w="350" w:type="pct"/>
              </w:tcPr>
            </w:tcPrChange>
          </w:tcPr>
          <w:p w14:paraId="700272ED" w14:textId="77777777" w:rsidR="00DC1D95" w:rsidRDefault="00DC1D95" w:rsidP="00C809D9">
            <w:pPr>
              <w:jc w:val="both"/>
            </w:pPr>
          </w:p>
        </w:tc>
        <w:tc>
          <w:tcPr>
            <w:tcW w:w="4300" w:type="pct"/>
            <w:tcPrChange w:id="181" w:author="Ganchao Wei" w:date="2020-12-20T15:57:00Z">
              <w:tcPr>
                <w:tcW w:w="4300" w:type="pct"/>
              </w:tcPr>
            </w:tcPrChange>
          </w:tcPr>
          <w:p w14:paraId="28FFD760" w14:textId="17AA84EA" w:rsidR="00DC1D95" w:rsidRPr="000137D3" w:rsidRDefault="001D23B0" w:rsidP="00C809D9">
            <w:pPr>
              <w:jc w:val="center"/>
            </w:pPr>
            <m:oMathPara>
              <m:oMath>
                <m:sSub>
                  <m:sSubPr>
                    <m:ctrlPr>
                      <w:rPr>
                        <w:rFonts w:ascii="Cambria Math" w:hAnsi="Cambria Math"/>
                        <w:i/>
                      </w:rPr>
                    </m:ctrlPr>
                  </m:sSubPr>
                  <m:e>
                    <m:r>
                      <m:rPr>
                        <m:sty m:val="bi"/>
                      </m:rPr>
                      <w:rPr>
                        <w:rFonts w:ascii="Cambria Math" w:hAnsi="Cambria Math"/>
                      </w:rPr>
                      <m:t>θ</m:t>
                    </m:r>
                  </m:e>
                  <m:sub>
                    <m:r>
                      <w:rPr>
                        <w:rFonts w:ascii="Cambria Math" w:hAnsi="Cambria Math"/>
                      </w:rPr>
                      <m:t>k|N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r>
                      <m:rPr>
                        <m:sty m:val="bi"/>
                      </m:rPr>
                      <w:rPr>
                        <w:rFonts w:ascii="Cambria Math" w:hAnsi="Cambria Math"/>
                      </w:rPr>
                      <m:t>I</m:t>
                    </m:r>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k+1|N</m:t>
                    </m:r>
                  </m:sub>
                </m:sSub>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k</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k+1</m:t>
                        </m:r>
                      </m:sub>
                    </m:sSub>
                    <m:sSubSup>
                      <m:sSubSupPr>
                        <m:ctrlPr>
                          <w:rPr>
                            <w:rFonts w:ascii="Cambria Math" w:hAnsi="Cambria Math"/>
                            <w:i/>
                          </w:rPr>
                        </m:ctrlPr>
                      </m:sSubSupPr>
                      <m:e>
                        <m:r>
                          <m:rPr>
                            <m:sty m:val="bi"/>
                          </m:rPr>
                          <w:rPr>
                            <w:rFonts w:ascii="Cambria Math" w:hAnsi="Cambria Math"/>
                          </w:rPr>
                          <m:t>W</m:t>
                        </m:r>
                      </m:e>
                      <m:sub>
                        <m:r>
                          <w:rPr>
                            <w:rFonts w:ascii="Cambria Math" w:hAnsi="Cambria Math"/>
                          </w:rPr>
                          <m:t>k+1|k</m:t>
                        </m:r>
                      </m:sub>
                      <m:sup>
                        <m:r>
                          <w:rPr>
                            <w:rFonts w:ascii="Cambria Math" w:hAnsi="Cambria Math"/>
                          </w:rPr>
                          <m:t>-1</m:t>
                        </m:r>
                      </m:sup>
                    </m:sSubSup>
                  </m:e>
                </m:d>
                <m:sSub>
                  <m:sSubPr>
                    <m:ctrlPr>
                      <w:rPr>
                        <w:rFonts w:ascii="Cambria Math" w:hAnsi="Cambria Math"/>
                        <w:i/>
                      </w:rPr>
                    </m:ctrlPr>
                  </m:sSubPr>
                  <m:e>
                    <m:r>
                      <m:rPr>
                        <m:sty m:val="bi"/>
                      </m:rPr>
                      <w:rPr>
                        <w:rFonts w:ascii="Cambria Math" w:hAnsi="Cambria Math"/>
                      </w:rPr>
                      <m:t>θ</m:t>
                    </m:r>
                  </m:e>
                  <m:sub>
                    <m:r>
                      <w:rPr>
                        <w:rFonts w:ascii="Cambria Math" w:hAnsi="Cambria Math"/>
                      </w:rPr>
                      <m:t>k+1|k</m:t>
                    </m:r>
                  </m:sub>
                </m:sSub>
              </m:oMath>
            </m:oMathPara>
          </w:p>
        </w:tc>
        <w:tc>
          <w:tcPr>
            <w:tcW w:w="350" w:type="pct"/>
            <w:tcPrChange w:id="182" w:author="Ganchao Wei" w:date="2020-12-20T15:57:00Z">
              <w:tcPr>
                <w:tcW w:w="350" w:type="pct"/>
              </w:tcPr>
            </w:tcPrChange>
          </w:tcPr>
          <w:p w14:paraId="79F6394A" w14:textId="7D67F8A4" w:rsidR="00DC1D95" w:rsidRDefault="00DC1D95">
            <w:pPr>
              <w:jc w:val="right"/>
              <w:pPrChange w:id="183" w:author="Ganchao Wei" w:date="2020-12-20T15:49:00Z">
                <w:pPr>
                  <w:jc w:val="both"/>
                </w:pPr>
              </w:pPrChange>
            </w:pPr>
            <w:r>
              <w:t>(2.</w:t>
            </w:r>
            <w:r w:rsidR="004655A6">
              <w:t>1</w:t>
            </w:r>
            <w:ins w:id="184" w:author="Ganchao Wei" w:date="2020-12-20T15:47:00Z">
              <w:r w:rsidR="008B15E4">
                <w:t>7</w:t>
              </w:r>
            </w:ins>
            <w:del w:id="185" w:author="Ganchao Wei" w:date="2020-12-20T15:47:00Z">
              <w:r w:rsidR="004655A6" w:rsidDel="008B15E4">
                <w:delText>9</w:delText>
              </w:r>
            </w:del>
            <w:r>
              <w:t>)</w:t>
            </w:r>
          </w:p>
        </w:tc>
      </w:tr>
    </w:tbl>
    <w:p w14:paraId="2F42A211" w14:textId="77777777" w:rsidR="00DC1D95" w:rsidRPr="00DC1D95" w:rsidRDefault="00DC1D95" w:rsidP="000C7168">
      <w:pPr>
        <w:jc w:val="both"/>
      </w:pPr>
    </w:p>
    <w:p w14:paraId="464FF4D9" w14:textId="3C5F3E01" w:rsidR="0012409E" w:rsidRDefault="0012409E" w:rsidP="000C7168">
      <w:pPr>
        <w:jc w:val="both"/>
      </w:pPr>
      <w:r>
        <w:t>In</w:t>
      </w:r>
      <w:r w:rsidR="003653FC">
        <w:t xml:space="preserve"> the results that follow we assume that the process covariance</w:t>
      </w:r>
      <w:r>
        <w:t xml:space="preserve"> is </w:t>
      </w:r>
      <w:r w:rsidR="00731821">
        <w:t>constant</w:t>
      </w:r>
      <w:r w:rsidR="003653FC">
        <w:t xml:space="preserve"> </w:t>
      </w:r>
      <m:oMath>
        <m:sSub>
          <m:sSubPr>
            <m:ctrlPr>
              <w:rPr>
                <w:rFonts w:ascii="Cambria Math" w:hAnsi="Cambria Math"/>
                <w:i/>
              </w:rPr>
            </m:ctrlPr>
          </m:sSubPr>
          <m:e>
            <m:r>
              <m:rPr>
                <m:sty m:val="bi"/>
              </m:rPr>
              <w:rPr>
                <w:rFonts w:ascii="Cambria Math" w:hAnsi="Cambria Math"/>
              </w:rPr>
              <m:t>Q</m:t>
            </m:r>
          </m:e>
          <m:sub>
            <m:r>
              <w:rPr>
                <w:rFonts w:ascii="Cambria Math" w:hAnsi="Cambria Math"/>
              </w:rPr>
              <m:t>k</m:t>
            </m:r>
          </m:sub>
        </m:sSub>
        <m:r>
          <m:rPr>
            <m:sty m:val="bi"/>
          </m:rPr>
          <w:rPr>
            <w:rFonts w:ascii="Cambria Math" w:hAnsi="Cambria Math"/>
          </w:rPr>
          <m:t>=Q</m:t>
        </m:r>
      </m:oMath>
      <w:r w:rsidR="003653FC">
        <w:t xml:space="preserve">, and that the parameter evolution is a random walk </w:t>
      </w:r>
      <m:oMath>
        <m:sSub>
          <m:sSubPr>
            <m:ctrlPr>
              <w:rPr>
                <w:rFonts w:ascii="Cambria Math" w:hAnsi="Cambria Math"/>
                <w:i/>
              </w:rPr>
            </m:ctrlPr>
          </m:sSubPr>
          <m:e>
            <m:r>
              <m:rPr>
                <m:sty m:val="bi"/>
              </m:rPr>
              <w:rPr>
                <w:rFonts w:ascii="Cambria Math" w:hAnsi="Cambria Math"/>
              </w:rPr>
              <m:t>F</m:t>
            </m:r>
          </m:e>
          <m:sub>
            <m:r>
              <w:rPr>
                <w:rFonts w:ascii="Cambria Math" w:hAnsi="Cambria Math"/>
              </w:rPr>
              <m:t>k</m:t>
            </m:r>
          </m:sub>
        </m:sSub>
        <m:r>
          <w:rPr>
            <w:rFonts w:ascii="Cambria Math" w:hAnsi="Cambria Math"/>
          </w:rPr>
          <m:t>=</m:t>
        </m:r>
        <m:r>
          <m:rPr>
            <m:sty m:val="bi"/>
          </m:rPr>
          <w:rPr>
            <w:rFonts w:ascii="Cambria Math" w:hAnsi="Cambria Math"/>
          </w:rPr>
          <m:t>I</m:t>
        </m:r>
      </m:oMath>
      <w:r>
        <w:t>.</w:t>
      </w:r>
    </w:p>
    <w:p w14:paraId="1D2A2337" w14:textId="7A218D1E" w:rsidR="00585EAF" w:rsidRDefault="0012409E" w:rsidP="000C7168">
      <w:pPr>
        <w:jc w:val="both"/>
      </w:pPr>
      <w:r>
        <w:t xml:space="preserve">The performance of adaptive smoothing is highly affected by </w:t>
      </w:r>
      <m:oMath>
        <m:r>
          <m:rPr>
            <m:sty m:val="bi"/>
          </m:rPr>
          <w:rPr>
            <w:rFonts w:ascii="Cambria Math" w:hAnsi="Cambria Math"/>
          </w:rPr>
          <m:t>Q</m:t>
        </m:r>
      </m:oMath>
      <w:r>
        <w:t xml:space="preserve">, and </w:t>
      </w:r>
      <w:r w:rsidR="003653FC">
        <w:t xml:space="preserve">choosing </w:t>
      </w:r>
      <m:oMath>
        <m:r>
          <m:rPr>
            <m:sty m:val="bi"/>
          </m:rPr>
          <w:rPr>
            <w:rFonts w:ascii="Cambria Math" w:hAnsi="Cambria Math"/>
          </w:rPr>
          <m:t>Q</m:t>
        </m:r>
      </m:oMath>
      <w:r>
        <w:t xml:space="preserve"> </w:t>
      </w:r>
      <w:r w:rsidR="003653FC">
        <w:t>improperly can prevent the</w:t>
      </w:r>
      <w:r>
        <w:t xml:space="preserve"> algorithm</w:t>
      </w:r>
      <w:r w:rsidR="003653FC">
        <w:t xml:space="preserve"> from converging</w:t>
      </w:r>
      <w:r>
        <w:t xml:space="preserve">. </w:t>
      </w:r>
      <w:r w:rsidR="003653FC">
        <w:t xml:space="preserve">Estimating </w:t>
      </w:r>
      <m:oMath>
        <m:r>
          <m:rPr>
            <m:sty m:val="bi"/>
          </m:rPr>
          <w:rPr>
            <w:rFonts w:ascii="Cambria Math" w:hAnsi="Cambria Math"/>
          </w:rPr>
          <m:t>Q</m:t>
        </m:r>
      </m:oMath>
      <w:r>
        <w:t xml:space="preserve"> </w:t>
      </w:r>
      <w:r w:rsidR="00585EAF">
        <w:t xml:space="preserve">from the data itself </w:t>
      </w:r>
      <w:r>
        <w:t>us</w:t>
      </w:r>
      <w:r w:rsidR="003653FC">
        <w:t>ing</w:t>
      </w:r>
      <w:r w:rsidR="005259C7">
        <w:t xml:space="preserve"> the</w:t>
      </w:r>
      <w:r>
        <w:t xml:space="preserve"> EM algorithm</w:t>
      </w:r>
      <w:r>
        <w:fldChar w:fldCharType="begin" w:fldLock="1"/>
      </w:r>
      <w:r w:rsidR="00134F28">
        <w:instrText>ADDIN CSL_CITATION {"citationItems":[{"id":"ITEM-1","itemData":{"DOI":"10.1007/s12046-016-0562-z","ISSN":"0973-7677","abstract":"Since the innovation of the ubiquitous Kalman filter more than five decades back it is well known that to obtain the best possible estimates the tuning of its statistics $${\\mathbf{X}}_{\\mathbf{0}}$$X0, $${\\mathbf{P}}_{\\mathbf{0}}$$P0, $$\\Theta $$Θ, R and Q namely initial state and covariance, unknown parameters, and the measurement and state noise covariances is very crucial. The manual and other approaches have not matured to a routine approach applicable for any general problem. The present reference recursive recipe (RRR) utilizes the prior, posterior, and smoothed state estimates as well as their covariances to balance the state and measurement equations and thus form generalized cost functions. The filter covariance at the end of each pass is heuristically scaled up by the number of data points and further trimmed to provide the $${\\mathbf{P}}_{\\mathbf{0}}$$P0for subsequent passes. The importance of $${\\mathbf{P}}_{\\mathbf{0}}$$P0as the probability matching prior between the frequentist approach via optimization and the Bayesian approach of the Kalman filter is stressed. A simultaneous and proper choice for Q and R based on the filter sample statistics and other covariances leads to a stable filter operation after a few iterations. A typical simulation study of a spring, mass and damper system with a weak nonlinear spring constant by RRR shows it to be better than earlier techniques. Part-2 of the paper further consolidates the present approach based on an analysis of real flight test data.","author":[{"dropping-particle":"","family":"Ananthasayanam","given":"M R","non-dropping-particle":"","parse-names":false,"suffix":""},{"dropping-particle":"","family":"Mohan","given":"M Shyam","non-dropping-particle":"","parse-names":false,"suffix":""},{"dropping-particle":"","family":"Naik","given":"Naren","non-dropping-particle":"","parse-names":false,"suffix":""},{"dropping-particle":"","family":"Gemson","given":"R M O","non-dropping-particle":"","parse-names":false,"suffix":""}],"container-title":"Sādhanā","id":"ITEM-1","issue":"12","issued":{"date-parts":[["2016"]]},"page":"1473-1490","title":"A heuristic reference recursive recipe for adaptively tuning the Kalman filter statistics part-1: formulation and simulation studies","type":"article-journal","volume":"41"},"uris":["http://www.mendeley.com/documents/?uuid=c0895549-9226-4f0d-ba63-fcb1cd4e322a"]}],"mendeley":{"formattedCitation":"(Ananthasayanam et al., 2016)","plainTextFormattedCitation":"(Ananthasayanam et al., 2016)","previouslyFormattedCitation":"(Ananthasayanam et al., 2016)"},"properties":{"noteIndex":0},"schema":"https://github.com/citation-style-language/schema/raw/master/csl-citation.json"}</w:instrText>
      </w:r>
      <w:r>
        <w:fldChar w:fldCharType="separate"/>
      </w:r>
      <w:r w:rsidR="003E3821" w:rsidRPr="003E3821">
        <w:rPr>
          <w:noProof/>
        </w:rPr>
        <w:t>(</w:t>
      </w:r>
      <w:proofErr w:type="spellStart"/>
      <w:r w:rsidR="003E3821" w:rsidRPr="003E3821">
        <w:rPr>
          <w:noProof/>
        </w:rPr>
        <w:t>Ananthasayanam</w:t>
      </w:r>
      <w:proofErr w:type="spellEnd"/>
      <w:r w:rsidR="003E3821" w:rsidRPr="003E3821">
        <w:rPr>
          <w:noProof/>
        </w:rPr>
        <w:t xml:space="preserve"> et al., 2016)</w:t>
      </w:r>
      <w:r>
        <w:fldChar w:fldCharType="end"/>
      </w:r>
      <w:r>
        <w:t xml:space="preserve"> is notoriously slow, even with an accelerator</w:t>
      </w:r>
      <w:r>
        <w:fldChar w:fldCharType="begin" w:fldLock="1"/>
      </w:r>
      <w:r w:rsidR="00134F28">
        <w:instrText>ADDIN CSL_CITATION {"citationItems":[{"id":"ITEM-1","itemData":{"DOI":"10.18637/jss.v092.i07","abstract":"We discuss the R package SQUAREM for accelerating iterative algorithms which exhibit slow, monotone convergence. These include the well-known expectation-maximization algorithm, majorize-minimize (MM), and other EM-like algorithms such as expectation conditional maximization, and generalized EM algorithms. We demonstrate the simplicity, generality, and power of SQUAREM through a wide array of applications of EM/MM problems, including binary Poisson mixture, factor analysis, interval censoring, genetics admixture, and logistic regression maximum likelihood estimation (an MM problem). We show that SQUAREM is easy to apply, and can accelerate any fixed-point, smooth, contraction mapping with linear convergence rate. The squared iterative scheme (SQUAREM) algorithm provides significant speed-up of EM-like algorithms. The margin of the advantage for SQUAREM is especially huge for high-dimensional problems or when the EM step is relatively time-consuming to evaluate. SQUAREM can be used off-the-shelf since there is no need for the user to tweak any control parameters to optimize performance. Given its remarkable ease of use, SQUAREM may be considered as a default accelerator for slowly converging EM-like algorithms. All the comparisons of CPU computing time in the paper are made on a quad-core 2.3 GHz Intel Core i7 Mac computer. R package SQUAREM is available from the Comprehensive R Archive Network (CRAN) at https://CRAN.R-project.org/package=SQUAREM/.","author":[{"dropping-particle":"","family":"Du","given":"Yu","non-dropping-particle":"","parse-names":false,"suffix":""},{"dropping-particle":"","family":"Varadhan","given":"Ravi","non-dropping-particle":"","parse-names":false,"suffix":""}],"container-title":"Journal of Statistical Software; Vol 1, Issue 7 (2020)  ","id":"ITEM-1","issued":{"date-parts":[["2020"]]},"title":"SQUAREM: An R Package for Off-the-Shelf Acceleration of EM, MM and Other EM-Like Monotone Algorithms","type":"article-journal"},"uris":["http://www.mendeley.com/documents/?uuid=61ba0b3e-ecc2-4085-98fc-61357829a59f"]}],"mendeley":{"formattedCitation":"(Du &amp; Varadhan, 2020)","plainTextFormattedCitation":"(Du &amp; Varadhan, 2020)","previouslyFormattedCitation":"(Du &amp; Varadhan, 2020)"},"properties":{"noteIndex":0},"schema":"https://github.com/citation-style-language/schema/raw/master/csl-citation.json"}</w:instrText>
      </w:r>
      <w:r>
        <w:fldChar w:fldCharType="separate"/>
      </w:r>
      <w:r w:rsidR="003E3821" w:rsidRPr="003E3821">
        <w:rPr>
          <w:noProof/>
        </w:rPr>
        <w:t>(Du &amp; Varadhan, 2020)</w:t>
      </w:r>
      <w:r>
        <w:fldChar w:fldCharType="end"/>
      </w:r>
      <w:r>
        <w:t xml:space="preserve">. Here we choose to estimate </w:t>
      </w:r>
      <m:oMath>
        <m:r>
          <m:rPr>
            <m:sty m:val="bi"/>
          </m:rPr>
          <w:rPr>
            <w:rFonts w:ascii="Cambria Math" w:hAnsi="Cambria Math"/>
          </w:rPr>
          <m:t>Q</m:t>
        </m:r>
      </m:oMath>
      <w:r>
        <w:rPr>
          <w:b/>
          <w:bCs/>
        </w:rPr>
        <w:t xml:space="preserve"> </w:t>
      </w:r>
      <w:r>
        <w:t xml:space="preserve">by maximizing prediction likelihood, i.e. likelihood under </w:t>
      </w:r>
      <m:oMath>
        <m:sSub>
          <m:sSubPr>
            <m:ctrlPr>
              <w:rPr>
                <w:rFonts w:ascii="Cambria Math" w:hAnsi="Cambria Math"/>
                <w:i/>
              </w:rPr>
            </m:ctrlPr>
          </m:sSubPr>
          <m:e>
            <m:r>
              <m:rPr>
                <m:sty m:val="bi"/>
              </m:rPr>
              <w:rPr>
                <w:rFonts w:ascii="Cambria Math" w:hAnsi="Cambria Math"/>
              </w:rPr>
              <m:t>θ</m:t>
            </m:r>
          </m:e>
          <m:sub>
            <m:r>
              <w:rPr>
                <w:rFonts w:ascii="Cambria Math" w:hAnsi="Cambria Math"/>
              </w:rPr>
              <m:t>k|k-1</m:t>
            </m:r>
          </m:sub>
        </m:sSub>
      </m:oMath>
      <w:r>
        <w:t>.</w:t>
      </w:r>
      <w:r w:rsidR="00CC7F21">
        <w:t xml:space="preserve"> </w:t>
      </w:r>
      <w:r w:rsidR="00585EAF">
        <w:t xml:space="preserve">To simplify, we assume that </w:t>
      </w:r>
      <m:oMath>
        <m:r>
          <m:rPr>
            <m:sty m:val="bi"/>
          </m:rPr>
          <w:rPr>
            <w:rFonts w:ascii="Cambria Math" w:hAnsi="Cambria Math"/>
          </w:rPr>
          <m:t>Q</m:t>
        </m:r>
      </m:oMath>
      <w:r w:rsidR="00CC7F21">
        <w:t xml:space="preserve"> is diagonal</w:t>
      </w:r>
      <w:r w:rsidR="00585EAF">
        <w:t xml:space="preserve"> with independent </w:t>
      </w:r>
      <w:r w:rsidR="00CC7F21">
        <w:t xml:space="preserve">noise for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86" w:author="Ganchao Wei" w:date="2020-12-20T09:53:00Z">
                    <w:rPr>
                      <w:rFonts w:ascii="Cambria Math" w:hAnsi="Cambria Math"/>
                    </w:rPr>
                    <m:t>,k</m:t>
                  </w:del>
                </m:r>
              </m:sub>
            </m:sSub>
          </m:sub>
        </m:sSub>
      </m:oMath>
      <w:r w:rsidR="00AB4CB8">
        <w:t>)</w:t>
      </w:r>
      <w:r w:rsidR="00731821">
        <w:t xml:space="preserve"> </w:t>
      </w:r>
      <w:r w:rsidR="00CC7F21">
        <w:t xml:space="preserve">and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CC7F21">
        <w:t xml:space="preserve"> </w:t>
      </w:r>
      <w:r w:rsidR="00AB4CB8">
        <w:t>(</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87" w:author="Ganchao Wei" w:date="2020-12-20T09:53:00Z">
                    <w:rPr>
                      <w:rFonts w:ascii="Cambria Math" w:hAnsi="Cambria Math"/>
                    </w:rPr>
                    <m:t>,k</m:t>
                  </w:del>
                </m:r>
              </m:sub>
            </m:sSub>
          </m:sub>
        </m:sSub>
      </m:oMath>
      <w:r w:rsidR="00AB4CB8">
        <w:t>)</w:t>
      </w:r>
      <w:r w:rsidR="00CC7F21">
        <w:t>.</w:t>
      </w:r>
    </w:p>
    <w:p w14:paraId="59A2D385" w14:textId="511E60B9" w:rsidR="0012409E" w:rsidRDefault="00CC7F21" w:rsidP="000C7168">
      <w:pPr>
        <w:jc w:val="both"/>
      </w:pPr>
      <w:r>
        <w:t xml:space="preserve">Besides estimating </w:t>
      </w:r>
      <m:oMath>
        <m:r>
          <m:rPr>
            <m:sty m:val="bi"/>
          </m:rPr>
          <w:rPr>
            <w:rFonts w:ascii="Cambria Math" w:hAnsi="Cambria Math"/>
          </w:rPr>
          <m:t>Q</m:t>
        </m:r>
      </m:oMath>
      <w:r>
        <w:t xml:space="preserve"> by </w:t>
      </w:r>
      <w:r w:rsidR="00AB4CB8">
        <w:t xml:space="preserve">direct two-dimensional optimization, the optimized </w:t>
      </w:r>
      <m:oMath>
        <m:r>
          <m:rPr>
            <m:sty m:val="bi"/>
          </m:rPr>
          <w:rPr>
            <w:rFonts w:ascii="Cambria Math" w:hAnsi="Cambria Math"/>
          </w:rPr>
          <m:t>Q</m:t>
        </m:r>
      </m:oMath>
      <w:r w:rsidR="00AB4CB8">
        <w:t xml:space="preserve"> can be approximated by sequential one-dimensional optimization. Although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88" w:author="Ganchao Wei" w:date="2020-12-20T09:53:00Z">
                    <w:rPr>
                      <w:rFonts w:ascii="Cambria Math" w:hAnsi="Cambria Math"/>
                    </w:rPr>
                    <m:t>,k</m:t>
                  </w:del>
                </m:r>
              </m:sub>
            </m:sSub>
          </m:sub>
        </m:sSub>
      </m:oMath>
      <w:r w:rsidR="00AB4CB8">
        <w:t xml:space="preserve"> and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89" w:author="Ganchao Wei" w:date="2020-12-20T09:54:00Z">
                    <w:rPr>
                      <w:rFonts w:ascii="Cambria Math" w:hAnsi="Cambria Math"/>
                    </w:rPr>
                    <m:t>,k</m:t>
                  </w:del>
                </m:r>
              </m:sub>
            </m:sSub>
          </m:sub>
        </m:sSub>
      </m:oMath>
      <w:r w:rsidR="00AB4CB8">
        <w:t xml:space="preserve"> are assumed to be unconditionally independent, they are not independent conditioning on data. Therefore, we need to be careful to the order of one-dimensional approximation. Since both synaptic connection</w:t>
      </w:r>
      <w:r w:rsidR="00B62D3C">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and </w:t>
      </w:r>
      <w:r w:rsidR="004C7B0D">
        <w:t>STP</w:t>
      </w:r>
      <w:r w:rsidR="00B62D3C">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B62D3C">
        <w:t xml:space="preserve">) are small, and most synaptic connections are 0, the values of </w:t>
      </w:r>
      <m:oMath>
        <m:sSub>
          <m:sSubPr>
            <m:ctrlPr>
              <w:rPr>
                <w:rFonts w:ascii="Cambria Math" w:hAnsi="Cambria Math"/>
                <w:i/>
              </w:rPr>
            </m:ctrlPr>
          </m:sSubPr>
          <m:e>
            <m:r>
              <w:rPr>
                <w:rFonts w:ascii="Cambria Math" w:hAnsi="Cambria Math"/>
              </w:rPr>
              <m:t>x</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B62D3C">
        <w:t xml:space="preserve"> is small. Therefore, the values of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90" w:author="Ganchao Wei" w:date="2020-12-20T09:54:00Z">
                    <w:rPr>
                      <w:rFonts w:ascii="Cambria Math" w:hAnsi="Cambria Math"/>
                    </w:rPr>
                    <m:t>,k</m:t>
                  </w:del>
                </m:r>
              </m:sub>
            </m:sSub>
          </m:sub>
        </m:sSub>
      </m:oMath>
      <w:r w:rsidR="00B62D3C">
        <w:t xml:space="preserve"> has negligible influence on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91" w:author="Ganchao Wei" w:date="2020-12-20T09:54:00Z">
                    <w:rPr>
                      <w:rFonts w:ascii="Cambria Math" w:hAnsi="Cambria Math"/>
                    </w:rPr>
                    <m:t>,k</m:t>
                  </w:del>
                </m:r>
              </m:sub>
            </m:sSub>
          </m:sub>
        </m:sSub>
      </m:oMath>
      <w:r w:rsidR="00B62D3C">
        <w:t xml:space="preserve"> estimation. Based on this observation, we can do one-dimensional approximation as follows: 1)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r>
                  <w:del w:id="192" w:author="Ganchao Wei" w:date="2020-12-20T09:54:00Z">
                    <w:rPr>
                      <w:rFonts w:ascii="Cambria Math" w:hAnsi="Cambria Math"/>
                    </w:rPr>
                    <m:t>,k</m:t>
                  </w:del>
                </m:r>
              </m:sub>
            </m:sSub>
          </m:sub>
        </m:sSub>
        <m:r>
          <w:rPr>
            <w:rFonts w:ascii="Cambria Math" w:hAnsi="Cambria Math"/>
          </w:rPr>
          <m:t>=0</m:t>
        </m:r>
      </m:oMath>
      <w:r w:rsidR="00B62D3C">
        <w:t xml:space="preserve"> 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r>
                  <w:del w:id="193" w:author="Ganchao Wei" w:date="2020-12-20T09:54:00Z">
                    <w:rPr>
                      <w:rFonts w:ascii="Cambria Math" w:hAnsi="Cambria Math"/>
                    </w:rPr>
                    <m:t>,k</m:t>
                  </w:del>
                </m:r>
              </m:sub>
            </m:sSub>
          </m:sub>
        </m:sSub>
      </m:oMath>
      <w:r w:rsidR="00B62D3C">
        <w:t xml:space="preserve">; 2) fix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r>
                  <w:del w:id="194" w:author="Ganchao Wei" w:date="2020-12-20T09:54:00Z">
                    <w:rPr>
                      <w:rFonts w:ascii="Cambria Math" w:hAnsi="Cambria Math"/>
                    </w:rPr>
                    <m:t>,k</m:t>
                  </w:del>
                </m:r>
              </m:sub>
            </m:sSub>
          </m:sub>
        </m:sSub>
      </m:oMath>
      <w:r w:rsidR="00B62D3C">
        <w:t xml:space="preserve"> as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β</m:t>
                </m:r>
              </m:e>
              <m:sub>
                <m:r>
                  <w:rPr>
                    <w:rFonts w:ascii="Cambria Math" w:hAnsi="Cambria Math"/>
                  </w:rPr>
                  <m:t>0</m:t>
                </m:r>
                <m:r>
                  <w:del w:id="195" w:author="Ganchao Wei" w:date="2020-12-20T09:54:00Z">
                    <w:rPr>
                      <w:rFonts w:ascii="Cambria Math" w:hAnsi="Cambria Math"/>
                    </w:rPr>
                    <m:t>,k</m:t>
                  </w:del>
                </m:r>
              </m:sub>
            </m:sSub>
          </m:sub>
        </m:sSub>
      </m:oMath>
      <w:r w:rsidR="00B62D3C">
        <w:t xml:space="preserve">and get MLE </w:t>
      </w:r>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sSub>
              <m:sSubPr>
                <m:ctrlPr>
                  <w:rPr>
                    <w:rFonts w:ascii="Cambria Math" w:hAnsi="Cambria Math"/>
                    <w:i/>
                  </w:rPr>
                </m:ctrlPr>
              </m:sSubPr>
              <m:e>
                <m:r>
                  <w:rPr>
                    <w:rFonts w:ascii="Cambria Math" w:hAnsi="Cambria Math"/>
                  </w:rPr>
                  <m:t>w</m:t>
                </m:r>
              </m:e>
              <m:sub>
                <m:r>
                  <w:rPr>
                    <w:rFonts w:ascii="Cambria Math" w:hAnsi="Cambria Math"/>
                  </w:rPr>
                  <m:t>L</m:t>
                </m:r>
                <m:r>
                  <w:del w:id="196" w:author="Ganchao Wei" w:date="2020-12-20T09:54:00Z">
                    <w:rPr>
                      <w:rFonts w:ascii="Cambria Math" w:hAnsi="Cambria Math"/>
                    </w:rPr>
                    <m:t>,k</m:t>
                  </w:del>
                </m:r>
              </m:sub>
            </m:sSub>
          </m:sub>
        </m:sSub>
      </m:oMath>
      <w:r w:rsidR="00B62D3C">
        <w:t>.</w:t>
      </w:r>
    </w:p>
    <w:p w14:paraId="56998ABA" w14:textId="5791DFDF" w:rsidR="0012409E" w:rsidRPr="008F4FC0" w:rsidRDefault="0012409E" w:rsidP="000C7168">
      <w:pPr>
        <w:pStyle w:val="Heading3"/>
        <w:jc w:val="both"/>
        <w:rPr>
          <w:u w:val="single"/>
        </w:rPr>
      </w:pPr>
      <w:r w:rsidRPr="008F4FC0">
        <w:rPr>
          <w:u w:val="single"/>
        </w:rPr>
        <w:t>Estimatin</w:t>
      </w:r>
      <w:r w:rsidR="00585EAF">
        <w:rPr>
          <w:u w:val="single"/>
        </w:rPr>
        <w:t>g</w:t>
      </w:r>
      <w:r w:rsidRPr="008F4FC0">
        <w:rPr>
          <w:u w:val="single"/>
        </w:rPr>
        <w:t xml:space="preserve"> </w:t>
      </w:r>
      <w:del w:id="197" w:author="Ganchao Wei" w:date="2020-12-20T16:04:00Z">
        <w:r w:rsidRPr="008F4FC0" w:rsidDel="003A14C6">
          <w:rPr>
            <w:u w:val="single"/>
          </w:rPr>
          <w:delText xml:space="preserve"> </w:delText>
        </w:r>
      </w:del>
      <w:r w:rsidRPr="008F4FC0">
        <w:rPr>
          <w:u w:val="single"/>
        </w:rPr>
        <w:t>Short-Term Effect</w:t>
      </w:r>
      <w:r w:rsidR="00585EAF">
        <w:rPr>
          <w:u w:val="single"/>
        </w:rPr>
        <w:t>s</w:t>
      </w:r>
      <w:r w:rsidR="000615A7" w:rsidRPr="008F4FC0">
        <w:rPr>
          <w:u w:val="single"/>
        </w:rPr>
        <w:t xml:space="preserve"> </w:t>
      </w:r>
    </w:p>
    <w:p w14:paraId="5B6BF39C" w14:textId="213C4447" w:rsidR="0012409E" w:rsidRDefault="00585EAF" w:rsidP="00782FC4">
      <w:pPr>
        <w:jc w:val="both"/>
        <w:rPr>
          <w:ins w:id="198" w:author="Ganchao Wei" w:date="2020-12-20T16:02:00Z"/>
        </w:rPr>
      </w:pPr>
      <w:r>
        <w:t xml:space="preserve">In addition to the slow changes in baseline firing and the synaptic weight, we also aim to model fast changes in synaptic weights due to short-term synaptic plasticity. These changes occur on timescales </w:t>
      </w:r>
      <w:r w:rsidR="00782FC4">
        <w:t xml:space="preserve">much faster than the typical postsynaptic ISI (~10 </w:t>
      </w:r>
      <w:proofErr w:type="spellStart"/>
      <w:r w:rsidR="00782FC4">
        <w:t>ms</w:t>
      </w:r>
      <w:proofErr w:type="spellEnd"/>
      <w:r w:rsidR="00782FC4">
        <w:t xml:space="preserve">), and cannot be accurately tracked by </w:t>
      </w:r>
      <w:r w:rsidR="001F3C2B">
        <w:t xml:space="preserve">adaptive smoothing. </w:t>
      </w:r>
      <w:r w:rsidR="00782FC4">
        <w:t>Rather than using smoothing</w:t>
      </w:r>
      <w:r w:rsidR="001F3C2B">
        <w:t>, we</w:t>
      </w:r>
      <w:r w:rsidR="00782FC4">
        <w:t xml:space="preserve"> thus</w:t>
      </w:r>
      <w:r w:rsidR="001F3C2B">
        <w:t xml:space="preserve"> model </w:t>
      </w:r>
      <w:r w:rsidR="0012409E">
        <w:t xml:space="preserve">short-term synaptic plasticity </w:t>
      </w:r>
      <w:r w:rsidR="00782FC4">
        <w:t>using</w:t>
      </w:r>
      <w:r w:rsidR="001F3C2B">
        <w:t xml:space="preserve"> </w:t>
      </w:r>
      <w:r w:rsidR="00782FC4">
        <w:t>a</w:t>
      </w:r>
      <w:r w:rsidR="0012409E">
        <w:t xml:space="preserve"> </w:t>
      </w:r>
      <w:r w:rsidR="00782FC4">
        <w:t xml:space="preserve">parametric </w:t>
      </w:r>
      <w:r w:rsidR="0012409E">
        <w:t>model</w:t>
      </w:r>
      <w:r w:rsidR="00782FC4">
        <w:t xml:space="preserve"> previously introduced in </w:t>
      </w:r>
      <w:proofErr w:type="spellStart"/>
      <w:r w:rsidR="00782FC4">
        <w:t>Ghanbari</w:t>
      </w:r>
      <w:proofErr w:type="spellEnd"/>
      <w:r w:rsidR="00782FC4">
        <w:t xml:space="preserve"> et al.</w:t>
      </w:r>
      <w:r w:rsidR="002A7F83">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2A7F83">
        <w:fldChar w:fldCharType="separate"/>
      </w:r>
      <w:r w:rsidR="003E3821" w:rsidRPr="003E3821">
        <w:rPr>
          <w:noProof/>
        </w:rPr>
        <w:t>(Stevenson &amp; Kording, 2011)</w:t>
      </w:r>
      <w:r w:rsidR="002A7F83">
        <w:fldChar w:fldCharType="end"/>
      </w:r>
    </w:p>
    <w:p w14:paraId="20140906" w14:textId="77777777" w:rsidR="00A12C49" w:rsidRDefault="00A12C49" w:rsidP="00782FC4">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99" w:author="Ganchao Wei" w:date="2020-12-20T15:57:00Z">
          <w:tblPr>
            <w:tblStyle w:val="TableGrid"/>
            <w:tblW w:w="5000" w:type="pct"/>
            <w:jc w:val="center"/>
            <w:tblLook w:val="04A0" w:firstRow="1" w:lastRow="0" w:firstColumn="1" w:lastColumn="0" w:noHBand="0" w:noVBand="1"/>
          </w:tblPr>
        </w:tblPrChange>
      </w:tblPr>
      <w:tblGrid>
        <w:gridCol w:w="516"/>
        <w:gridCol w:w="8368"/>
        <w:gridCol w:w="1052"/>
        <w:tblGridChange w:id="200">
          <w:tblGrid>
            <w:gridCol w:w="515"/>
            <w:gridCol w:w="8359"/>
            <w:gridCol w:w="1052"/>
          </w:tblGrid>
        </w:tblGridChange>
      </w:tblGrid>
      <w:tr w:rsidR="0012409E" w14:paraId="7F396A9A" w14:textId="77777777" w:rsidTr="00A12C49">
        <w:trPr>
          <w:jc w:val="center"/>
          <w:trPrChange w:id="201" w:author="Ganchao Wei" w:date="2020-12-20T15:57:00Z">
            <w:trPr>
              <w:jc w:val="center"/>
            </w:trPr>
          </w:trPrChange>
        </w:trPr>
        <w:tc>
          <w:tcPr>
            <w:tcW w:w="331" w:type="pct"/>
            <w:tcPrChange w:id="202" w:author="Ganchao Wei" w:date="2020-12-20T15:57:00Z">
              <w:tcPr>
                <w:tcW w:w="331" w:type="pct"/>
              </w:tcPr>
            </w:tcPrChange>
          </w:tcPr>
          <w:p w14:paraId="576D930B" w14:textId="77777777" w:rsidR="0012409E" w:rsidRDefault="0012409E" w:rsidP="000C7168">
            <w:pPr>
              <w:jc w:val="both"/>
            </w:pPr>
          </w:p>
        </w:tc>
        <w:tc>
          <w:tcPr>
            <w:tcW w:w="4282" w:type="pct"/>
            <w:tcPrChange w:id="203" w:author="Ganchao Wei" w:date="2020-12-20T15:57:00Z">
              <w:tcPr>
                <w:tcW w:w="4282" w:type="pct"/>
              </w:tcPr>
            </w:tcPrChange>
          </w:tcPr>
          <w:p w14:paraId="21AEF200" w14:textId="59469E86" w:rsidR="0012409E" w:rsidRPr="000137D3" w:rsidRDefault="0012409E" w:rsidP="000C7168">
            <w:pPr>
              <w:jc w:val="both"/>
            </w:pPr>
            <w:r>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r>
                <m:rPr>
                  <m:aln/>
                </m:rP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p>
        </w:tc>
        <w:tc>
          <w:tcPr>
            <w:tcW w:w="387" w:type="pct"/>
            <w:tcPrChange w:id="204" w:author="Ganchao Wei" w:date="2020-12-20T15:57:00Z">
              <w:tcPr>
                <w:tcW w:w="387" w:type="pct"/>
              </w:tcPr>
            </w:tcPrChange>
          </w:tcPr>
          <w:p w14:paraId="4F86BE25" w14:textId="00CB871A" w:rsidR="0012409E" w:rsidRDefault="0012409E">
            <w:pPr>
              <w:jc w:val="right"/>
              <w:pPrChange w:id="205" w:author="Ganchao Wei" w:date="2020-12-20T15:49:00Z">
                <w:pPr>
                  <w:jc w:val="both"/>
                </w:pPr>
              </w:pPrChange>
            </w:pPr>
            <w:r>
              <w:t>(</w:t>
            </w:r>
            <w:r w:rsidR="00DC1D95">
              <w:t>2</w:t>
            </w:r>
            <w:r>
              <w:t>.</w:t>
            </w:r>
            <w:ins w:id="206" w:author="Ganchao Wei" w:date="2020-12-20T15:47:00Z">
              <w:r w:rsidR="008B15E4">
                <w:t>18</w:t>
              </w:r>
            </w:ins>
            <w:del w:id="207" w:author="Ganchao Wei" w:date="2020-12-20T15:47:00Z">
              <w:r w:rsidR="004655A6" w:rsidDel="008B15E4">
                <w:delText>20</w:delText>
              </w:r>
            </w:del>
            <w:r>
              <w:t>)</w:t>
            </w:r>
          </w:p>
        </w:tc>
      </w:tr>
      <w:tr w:rsidR="0012409E" w14:paraId="17FDB40D" w14:textId="77777777" w:rsidTr="00A12C49">
        <w:trPr>
          <w:jc w:val="center"/>
          <w:trPrChange w:id="208" w:author="Ganchao Wei" w:date="2020-12-20T15:57:00Z">
            <w:trPr>
              <w:jc w:val="center"/>
            </w:trPr>
          </w:trPrChange>
        </w:trPr>
        <w:tc>
          <w:tcPr>
            <w:tcW w:w="331" w:type="pct"/>
            <w:tcPrChange w:id="209" w:author="Ganchao Wei" w:date="2020-12-20T15:57:00Z">
              <w:tcPr>
                <w:tcW w:w="331" w:type="pct"/>
              </w:tcPr>
            </w:tcPrChange>
          </w:tcPr>
          <w:p w14:paraId="58BB9BFE" w14:textId="77777777" w:rsidR="0012409E" w:rsidRDefault="0012409E" w:rsidP="000C7168">
            <w:pPr>
              <w:jc w:val="both"/>
            </w:pPr>
          </w:p>
        </w:tc>
        <w:tc>
          <w:tcPr>
            <w:tcW w:w="4282" w:type="pct"/>
            <w:tcPrChange w:id="210" w:author="Ganchao Wei" w:date="2020-12-20T15:57:00Z">
              <w:tcPr>
                <w:tcW w:w="4282" w:type="pct"/>
              </w:tcPr>
            </w:tcPrChange>
          </w:tcPr>
          <w:p w14:paraId="305C3777" w14:textId="0190A8B3" w:rsidR="0012409E" w:rsidRPr="000137D3" w:rsidRDefault="0012409E" w:rsidP="000C7168">
            <w:pPr>
              <w:jc w:val="both"/>
            </w:pPr>
            <w:r>
              <w:t xml:space="preserve">                                         </w:t>
            </w:r>
            <w:del w:id="211" w:author="Ganchao Wei" w:date="2020-12-20T16:00:00Z">
              <w:r w:rsidDel="00A12C49">
                <w:delText xml:space="preserve">         </w:delText>
              </w:r>
            </w:del>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p>
        </w:tc>
        <w:tc>
          <w:tcPr>
            <w:tcW w:w="387" w:type="pct"/>
            <w:tcPrChange w:id="212" w:author="Ganchao Wei" w:date="2020-12-20T15:57:00Z">
              <w:tcPr>
                <w:tcW w:w="387" w:type="pct"/>
              </w:tcPr>
            </w:tcPrChange>
          </w:tcPr>
          <w:p w14:paraId="5CC8A20D" w14:textId="72A29CDE" w:rsidR="0012409E" w:rsidRDefault="0012409E">
            <w:pPr>
              <w:jc w:val="right"/>
              <w:pPrChange w:id="213" w:author="Ganchao Wei" w:date="2020-12-20T15:49:00Z">
                <w:pPr>
                  <w:jc w:val="both"/>
                </w:pPr>
              </w:pPrChange>
            </w:pPr>
            <w:r>
              <w:t>(</w:t>
            </w:r>
            <w:r w:rsidR="00DC1D95">
              <w:t>2</w:t>
            </w:r>
            <w:r>
              <w:t>.</w:t>
            </w:r>
            <w:del w:id="214" w:author="Ganchao Wei" w:date="2020-12-20T15:48:00Z">
              <w:r w:rsidR="004655A6" w:rsidDel="008B15E4">
                <w:delText>21</w:delText>
              </w:r>
            </w:del>
            <w:ins w:id="215" w:author="Ganchao Wei" w:date="2020-12-20T15:48:00Z">
              <w:r w:rsidR="008B15E4">
                <w:t>19</w:t>
              </w:r>
            </w:ins>
            <w:r>
              <w:t>)</w:t>
            </w:r>
          </w:p>
        </w:tc>
      </w:tr>
    </w:tbl>
    <w:p w14:paraId="7AF11CB4" w14:textId="77777777" w:rsidR="0012409E" w:rsidRDefault="0012409E" w:rsidP="000C7168">
      <w:pPr>
        <w:jc w:val="both"/>
      </w:pPr>
    </w:p>
    <w:p w14:paraId="6A982DEB" w14:textId="00ECEDD5" w:rsidR="00A01225" w:rsidRDefault="00782FC4" w:rsidP="00A01225">
      <w:pPr>
        <w:jc w:val="both"/>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E6306">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E6306">
        <w:t xml:space="preserve"> presynaptic firing time and </w:t>
      </w:r>
      <w:r w:rsidR="00D7662B">
        <w:t xml:space="preserve">the </w:t>
      </w:r>
      <m:oMath>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denotes the </w:t>
      </w:r>
      <w:r w:rsidR="00D7662B">
        <w:t>inter-spike interval</w:t>
      </w:r>
      <w:r w:rsidR="00DC1D95">
        <w:t xml:space="preserve"> (ISI)</w:t>
      </w:r>
      <w:r w:rsidR="00D7662B">
        <w:t xml:space="preserve"> between</w:t>
      </w:r>
      <w:r>
        <w:t xml:space="preserve"> the</w:t>
      </w:r>
      <w:r w:rsidR="00D7662B">
        <w:t xml:space="preserv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D7662B">
        <w:t xml:space="preserve"> and </w:t>
      </w:r>
      <m:oMath>
        <m:sSup>
          <m:sSupPr>
            <m:ctrlPr>
              <w:rPr>
                <w:rFonts w:ascii="Cambria Math" w:hAnsi="Cambria Math"/>
                <w:i/>
              </w:rPr>
            </m:ctrlPr>
          </m:sSupPr>
          <m:e>
            <m:d>
              <m:dPr>
                <m:ctrlPr>
                  <w:rPr>
                    <w:rFonts w:ascii="Cambria Math" w:hAnsi="Cambria Math"/>
                    <w:i/>
                  </w:rPr>
                </m:ctrlPr>
              </m:dPr>
              <m:e>
                <m:r>
                  <w:rPr>
                    <w:rFonts w:ascii="Cambria Math" w:hAnsi="Cambria Math"/>
                  </w:rPr>
                  <m:t>i-1</m:t>
                </m:r>
              </m:e>
            </m:d>
          </m:e>
          <m:sup>
            <m:r>
              <w:rPr>
                <w:rFonts w:ascii="Cambria Math" w:hAnsi="Cambria Math"/>
              </w:rPr>
              <m:t>th</m:t>
            </m:r>
          </m:sup>
        </m:sSup>
      </m:oMath>
      <w:r w:rsidR="00D7662B">
        <w:t xml:space="preserve"> </w:t>
      </w:r>
      <w:r>
        <w:t xml:space="preserve">presynaptic </w:t>
      </w:r>
      <w:r w:rsidR="00D7662B">
        <w:t>spikes</w:t>
      </w:r>
      <w:r>
        <w:t>, and</w:t>
      </w:r>
      <w:r w:rsidR="00D7662B">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is a nonlinear function of presynaptic ISI, which </w:t>
      </w:r>
      <w:r>
        <w:t xml:space="preserve">describes how the synaptic strength increases or decreases following the a pair of presynaptic spikes with a specific </w:t>
      </w:r>
      <w:r w:rsidR="0089520B">
        <w:t>ISI.</w:t>
      </w:r>
      <w: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&lt;0</m:t>
        </m:r>
      </m:oMath>
      <w:r>
        <w:t xml:space="preserve"> decreases synaptic strength and mimicking short-term synaptic depression, while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&gt;0</m:t>
        </m:r>
      </m:oMath>
      <w:r>
        <w:t xml:space="preserve"> creates increases in synaptic strength akin to facilitation. </w:t>
      </w:r>
      <w:r w:rsidR="0089520B">
        <w:t>The</w:t>
      </w:r>
      <w:r w:rsidR="00A01225">
        <w:t xml:space="preserve"> cumulative effects of </w:t>
      </w:r>
      <w:r w:rsidR="004C7B0D">
        <w:t>STP</w:t>
      </w:r>
      <w:r w:rsidR="0089520B">
        <w:t xml:space="preserve"> </w:t>
      </w:r>
      <m:oMath>
        <m:sSub>
          <m:sSubPr>
            <m:ctrlPr>
              <w:rPr>
                <w:rFonts w:ascii="Cambria Math" w:hAnsi="Cambria Math"/>
                <w:i/>
              </w:rPr>
            </m:ctrlPr>
          </m:sSubPr>
          <m:e>
            <m:r>
              <w:rPr>
                <w:rFonts w:ascii="Cambria Math" w:hAnsi="Cambria Math"/>
              </w:rPr>
              <m:t>w</m:t>
            </m:r>
          </m:e>
          <m:sub>
            <m:r>
              <w:rPr>
                <w:rFonts w:ascii="Cambria Math" w:hAnsi="Cambria Math"/>
              </w:rPr>
              <m:t>S,k</m:t>
            </m:r>
          </m:sub>
        </m:sSub>
      </m:oMath>
      <w:r w:rsidR="0089520B">
        <w:t xml:space="preserve"> </w:t>
      </w:r>
      <w:r w:rsidR="00A01225">
        <w:t>are</w:t>
      </w:r>
      <w:r w:rsidR="0089520B">
        <w:t xml:space="preserve"> modeled by </w:t>
      </w:r>
      <w:r w:rsidR="00A01225">
        <w:t xml:space="preserve">a </w:t>
      </w:r>
      <w:r w:rsidR="0089520B">
        <w:t xml:space="preserve">convolution of </w:t>
      </w:r>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89520B">
        <w:t xml:space="preserve"> </w:t>
      </w:r>
      <w:r w:rsidR="00A01225">
        <w:t xml:space="preserve">with the </w:t>
      </w:r>
      <w:r w:rsidR="0089520B">
        <w:t>presynaptic spikes,</w:t>
      </w:r>
      <w:r w:rsidR="00A01225">
        <w:t xml:space="preserve"> and we assume that the effects decay exponentially with </w:t>
      </w:r>
      <w:r w:rsidR="0089520B">
        <w:t xml:space="preserve">rate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9520B">
        <w:t>.</w:t>
      </w:r>
      <w:r w:rsidR="00AA7AD0">
        <w:t xml:space="preserve"> </w:t>
      </w:r>
      <w:r w:rsidR="00A01225">
        <w:t xml:space="preserve">We parametrize the shape </w:t>
      </w:r>
      <w:r w:rsidR="00AA7AD0">
        <w:t xml:space="preserve">of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oMath>
      <w:r w:rsidR="00A01225">
        <w:t xml:space="preserve"> using a </w:t>
      </w:r>
      <w:r w:rsidR="00AA7AD0">
        <w:t xml:space="preserve">linear combination of raised-cosine basis functions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A01225" w:rsidRPr="009C7A68">
        <w:rPr>
          <w:bCs/>
        </w:rPr>
        <w:t>.</w:t>
      </w:r>
      <w:r w:rsidR="00A01225">
        <w:rPr>
          <w:b/>
        </w:rPr>
        <w:t xml:space="preserve"> </w:t>
      </w:r>
      <w:r w:rsidR="00A01225" w:rsidRPr="009C7A68">
        <w:rPr>
          <w:bCs/>
        </w:rPr>
        <w:t>Note that</w:t>
      </w:r>
      <w:r w:rsidR="00A01225">
        <w:t>, since we can rewrite the short-term synaptic effect</w:t>
      </w:r>
      <w:r w:rsidR="00622DF2">
        <w:t xml:space="preserve"> </w:t>
      </w:r>
      <m:oMath>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up/>
          <m:e>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num>
                      <m:den>
                        <m:sSub>
                          <m:sSubPr>
                            <m:ctrlPr>
                              <w:rPr>
                                <w:rFonts w:ascii="Cambria Math" w:hAnsi="Cambria Math"/>
                                <w:i/>
                              </w:rPr>
                            </m:ctrlPr>
                          </m:sSubPr>
                          <m:e>
                            <m:r>
                              <w:rPr>
                                <w:rFonts w:ascii="Cambria Math" w:hAnsi="Cambria Math"/>
                              </w:rPr>
                              <m:t>τ</m:t>
                            </m:r>
                          </m:e>
                          <m:sub>
                            <m:r>
                              <w:rPr>
                                <w:rFonts w:ascii="Cambria Math" w:hAnsi="Cambria Math"/>
                              </w:rPr>
                              <m:t>S</m:t>
                            </m:r>
                          </m:sub>
                        </m:sSub>
                      </m:den>
                    </m:f>
                  </m:e>
                </m:d>
              </m:e>
            </m:func>
          </m:e>
        </m:nary>
      </m:oMath>
      <w:r w:rsidR="00A01225">
        <w:t xml:space="preserve">, optimizing </w:t>
      </w:r>
      <m:oMath>
        <m:sSub>
          <m:sSubPr>
            <m:ctrlPr>
              <w:rPr>
                <w:rFonts w:ascii="Cambria Math" w:hAnsi="Cambria Math"/>
                <w:i/>
              </w:rPr>
            </m:ctrlPr>
          </m:sSubPr>
          <m:e>
            <m:r>
              <m:rPr>
                <m:sty m:val="bi"/>
              </m:rPr>
              <w:rPr>
                <w:rFonts w:ascii="Cambria Math" w:hAnsi="Cambria Math"/>
              </w:rPr>
              <m:t>α</m:t>
            </m:r>
          </m:e>
          <m:sub>
            <m:r>
              <w:rPr>
                <w:rFonts w:ascii="Cambria Math" w:hAnsi="Cambria Math"/>
              </w:rPr>
              <m:t>Sm</m:t>
            </m:r>
          </m:sub>
        </m:sSub>
      </m:oMath>
      <w:r w:rsidR="00A01225">
        <w:t xml:space="preserve"> (when the long-term effects are fixed) is simply a matter of fitting a GLM.</w:t>
      </w:r>
    </w:p>
    <w:p w14:paraId="529A60FC" w14:textId="413E5E13" w:rsidR="0012409E" w:rsidRDefault="00827302" w:rsidP="000C7168">
      <w:pPr>
        <w:jc w:val="both"/>
        <w:rPr>
          <w:ins w:id="216" w:author="Ganchao Wei" w:date="2020-12-20T16:02:00Z"/>
        </w:rPr>
      </w:pPr>
      <w:r>
        <w:t>Additionally, assuming that the long-term effects are fixed allows us to approximate standard errors for the cumulative effects of STP and the modification function</w:t>
      </w:r>
      <w:r w:rsidR="00630EA0">
        <w:t xml:space="preserve"> (defined as </w:t>
      </w:r>
      <m:oMath>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oMath>
      <w:r w:rsidR="00630EA0">
        <w:t>)</w:t>
      </w:r>
      <w:r>
        <w:t xml:space="preserve"> itself</w:t>
      </w:r>
    </w:p>
    <w:p w14:paraId="10ABC4BD"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17" w:author="Ganchao Wei" w:date="2020-12-20T15:57:00Z">
          <w:tblPr>
            <w:tblStyle w:val="TableGrid"/>
            <w:tblW w:w="5000" w:type="pct"/>
            <w:jc w:val="center"/>
            <w:tblLook w:val="04A0" w:firstRow="1" w:lastRow="0" w:firstColumn="1" w:lastColumn="0" w:noHBand="0" w:noVBand="1"/>
          </w:tblPr>
        </w:tblPrChange>
      </w:tblPr>
      <w:tblGrid>
        <w:gridCol w:w="576"/>
        <w:gridCol w:w="8428"/>
        <w:gridCol w:w="932"/>
        <w:tblGridChange w:id="218">
          <w:tblGrid>
            <w:gridCol w:w="575"/>
            <w:gridCol w:w="8419"/>
            <w:gridCol w:w="932"/>
          </w:tblGrid>
        </w:tblGridChange>
      </w:tblGrid>
      <w:tr w:rsidR="0012409E" w14:paraId="3DCBB4E5" w14:textId="77777777" w:rsidTr="00A12C49">
        <w:trPr>
          <w:jc w:val="center"/>
          <w:trPrChange w:id="219" w:author="Ganchao Wei" w:date="2020-12-20T15:57:00Z">
            <w:trPr>
              <w:jc w:val="center"/>
            </w:trPr>
          </w:trPrChange>
        </w:trPr>
        <w:tc>
          <w:tcPr>
            <w:tcW w:w="323" w:type="pct"/>
            <w:tcPrChange w:id="220" w:author="Ganchao Wei" w:date="2020-12-20T15:57:00Z">
              <w:tcPr>
                <w:tcW w:w="323" w:type="pct"/>
              </w:tcPr>
            </w:tcPrChange>
          </w:tcPr>
          <w:p w14:paraId="0787888E" w14:textId="77777777" w:rsidR="0012409E" w:rsidRDefault="0012409E" w:rsidP="000C7168">
            <w:pPr>
              <w:jc w:val="both"/>
            </w:pPr>
          </w:p>
        </w:tc>
        <w:tc>
          <w:tcPr>
            <w:tcW w:w="4274" w:type="pct"/>
            <w:tcPrChange w:id="221" w:author="Ganchao Wei" w:date="2020-12-20T15:57:00Z">
              <w:tcPr>
                <w:tcW w:w="4274" w:type="pct"/>
              </w:tcPr>
            </w:tcPrChange>
          </w:tcPr>
          <w:p w14:paraId="758E5D5D" w14:textId="1C6CAD84" w:rsidR="0012409E" w:rsidRPr="000137D3" w:rsidRDefault="0012409E" w:rsidP="000C7168">
            <w:pPr>
              <w:jc w:val="both"/>
            </w:pPr>
            <w:r>
              <w:t xml:space="preserve">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S,k</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Sm,k</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Sm,k</m:t>
                  </m:r>
                </m:sub>
              </m:sSub>
            </m:oMath>
          </w:p>
        </w:tc>
        <w:tc>
          <w:tcPr>
            <w:tcW w:w="403" w:type="pct"/>
            <w:tcPrChange w:id="222" w:author="Ganchao Wei" w:date="2020-12-20T15:57:00Z">
              <w:tcPr>
                <w:tcW w:w="403" w:type="pct"/>
              </w:tcPr>
            </w:tcPrChange>
          </w:tcPr>
          <w:p w14:paraId="71A0B84F" w14:textId="7467A912" w:rsidR="0012409E" w:rsidRDefault="0012409E">
            <w:pPr>
              <w:jc w:val="right"/>
              <w:pPrChange w:id="223" w:author="Ganchao Wei" w:date="2020-12-20T15:49:00Z">
                <w:pPr>
                  <w:jc w:val="both"/>
                </w:pPr>
              </w:pPrChange>
            </w:pPr>
            <w:r>
              <w:t>(</w:t>
            </w:r>
            <w:r w:rsidR="00DC1D95">
              <w:t>2</w:t>
            </w:r>
            <w:r>
              <w:t>.</w:t>
            </w:r>
            <w:r w:rsidR="004655A6">
              <w:t>2</w:t>
            </w:r>
            <w:ins w:id="224" w:author="Ganchao Wei" w:date="2020-12-20T15:48:00Z">
              <w:r w:rsidR="008B15E4">
                <w:t>0</w:t>
              </w:r>
            </w:ins>
            <w:del w:id="225" w:author="Ganchao Wei" w:date="2020-12-20T15:48:00Z">
              <w:r w:rsidR="004655A6" w:rsidDel="008B15E4">
                <w:delText>2</w:delText>
              </w:r>
            </w:del>
            <w:r>
              <w:t>)</w:t>
            </w:r>
          </w:p>
        </w:tc>
      </w:tr>
      <w:tr w:rsidR="0012409E" w14:paraId="14ECA803" w14:textId="77777777" w:rsidTr="00A12C49">
        <w:trPr>
          <w:jc w:val="center"/>
          <w:trPrChange w:id="226" w:author="Ganchao Wei" w:date="2020-12-20T15:57:00Z">
            <w:trPr>
              <w:jc w:val="center"/>
            </w:trPr>
          </w:trPrChange>
        </w:trPr>
        <w:tc>
          <w:tcPr>
            <w:tcW w:w="323" w:type="pct"/>
            <w:tcPrChange w:id="227" w:author="Ganchao Wei" w:date="2020-12-20T15:57:00Z">
              <w:tcPr>
                <w:tcW w:w="323" w:type="pct"/>
              </w:tcPr>
            </w:tcPrChange>
          </w:tcPr>
          <w:p w14:paraId="4AE79B51" w14:textId="77777777" w:rsidR="0012409E" w:rsidRDefault="0012409E" w:rsidP="000C7168">
            <w:pPr>
              <w:jc w:val="both"/>
            </w:pPr>
          </w:p>
        </w:tc>
        <w:tc>
          <w:tcPr>
            <w:tcW w:w="4274" w:type="pct"/>
            <w:tcPrChange w:id="228" w:author="Ganchao Wei" w:date="2020-12-20T15:57:00Z">
              <w:tcPr>
                <w:tcW w:w="4274" w:type="pct"/>
              </w:tcPr>
            </w:tcPrChange>
          </w:tcPr>
          <w:p w14:paraId="323E625F" w14:textId="6C5D8D69" w:rsidR="0012409E" w:rsidRPr="000137D3" w:rsidRDefault="0012409E" w:rsidP="000C7168">
            <w:pPr>
              <w:jc w:val="both"/>
            </w:pPr>
            <w:r>
              <w:t xml:space="preserve">                               </w:t>
            </w:r>
            <w:r w:rsidR="00FF1258">
              <w:t xml:space="preserve">        </w:t>
            </w:r>
            <w:r>
              <w:t xml:space="preserve"> </w:t>
            </w:r>
            <w:r w:rsidR="00F43973">
              <w:t xml:space="preserve">  </w:t>
            </w:r>
            <w:r>
              <w:t xml:space="preserve"> </w:t>
            </w:r>
            <m:oMath>
              <m:r>
                <w:rPr>
                  <w:rFonts w:ascii="Cambria Math" w:hAnsi="Cambria Math"/>
                </w:rPr>
                <m:t>Var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S</m:t>
                      </m:r>
                    </m:sub>
                  </m:sSub>
                </m:e>
              </m:d>
              <m:r>
                <m:rPr>
                  <m:aln/>
                </m:rPr>
                <w:rPr>
                  <w:rFonts w:ascii="Cambria Math" w:hAnsi="Cambria Math"/>
                </w:rPr>
                <m:t>=</m:t>
              </m:r>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w:rPr>
                  <w:rFonts w:ascii="Cambria Math" w:hAnsi="Cambria Math"/>
                </w:rPr>
                <m:t>Var(</m:t>
              </m:r>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r>
                <w:rPr>
                  <w:rFonts w:ascii="Cambria Math" w:hAnsi="Cambria Math"/>
                </w:rPr>
                <m:t>)</m:t>
              </m:r>
              <m:sSub>
                <m:sSubPr>
                  <m:ctrlPr>
                    <w:rPr>
                      <w:rFonts w:ascii="Cambria Math" w:hAnsi="Cambria Math"/>
                      <w:b/>
                      <w:bCs/>
                      <w:i/>
                    </w:rPr>
                  </m:ctrlPr>
                </m:sSubPr>
                <m:e>
                  <m:r>
                    <m:rPr>
                      <m:sty m:val="bi"/>
                    </m:rPr>
                    <w:rPr>
                      <w:rFonts w:ascii="Cambria Math" w:hAnsi="Cambria Math"/>
                    </w:rPr>
                    <m:t>b</m:t>
                  </m:r>
                </m:e>
                <m:sub>
                  <m:r>
                    <w:rPr>
                      <w:rFonts w:ascii="Cambria Math" w:hAnsi="Cambria Math"/>
                    </w:rPr>
                    <m:t>Sm</m:t>
                  </m:r>
                </m:sub>
              </m:sSub>
            </m:oMath>
          </w:p>
        </w:tc>
        <w:tc>
          <w:tcPr>
            <w:tcW w:w="403" w:type="pct"/>
            <w:tcPrChange w:id="229" w:author="Ganchao Wei" w:date="2020-12-20T15:57:00Z">
              <w:tcPr>
                <w:tcW w:w="403" w:type="pct"/>
              </w:tcPr>
            </w:tcPrChange>
          </w:tcPr>
          <w:p w14:paraId="1E50983A" w14:textId="51E066EE" w:rsidR="0012409E" w:rsidRDefault="0012409E">
            <w:pPr>
              <w:jc w:val="right"/>
              <w:pPrChange w:id="230" w:author="Ganchao Wei" w:date="2020-12-20T15:49:00Z">
                <w:pPr>
                  <w:jc w:val="both"/>
                </w:pPr>
              </w:pPrChange>
            </w:pPr>
            <w:r>
              <w:t>(</w:t>
            </w:r>
            <w:r w:rsidR="00DC1D95">
              <w:t>2</w:t>
            </w:r>
            <w:r>
              <w:t>.</w:t>
            </w:r>
            <w:r w:rsidR="004655A6">
              <w:t>2</w:t>
            </w:r>
            <w:ins w:id="231" w:author="Ganchao Wei" w:date="2020-12-20T15:48:00Z">
              <w:r w:rsidR="008B15E4">
                <w:t>1</w:t>
              </w:r>
            </w:ins>
            <w:del w:id="232" w:author="Ganchao Wei" w:date="2020-12-20T15:48:00Z">
              <w:r w:rsidR="004655A6" w:rsidDel="008B15E4">
                <w:delText>3</w:delText>
              </w:r>
            </w:del>
            <w:r>
              <w:t>)</w:t>
            </w:r>
          </w:p>
        </w:tc>
      </w:tr>
    </w:tbl>
    <w:p w14:paraId="1E1F9082" w14:textId="77777777" w:rsidR="00605286" w:rsidRDefault="00605286" w:rsidP="00923D2E">
      <w:pPr>
        <w:jc w:val="both"/>
      </w:pPr>
    </w:p>
    <w:p w14:paraId="55BE7B46" w14:textId="709BE638" w:rsidR="00E94301" w:rsidRDefault="00A01225" w:rsidP="000C7168">
      <w:pPr>
        <w:jc w:val="both"/>
      </w:pPr>
      <w:r>
        <w:t>To summarize, a</w:t>
      </w:r>
      <w:r w:rsidR="00D7662B">
        <w:t xml:space="preserve">ltogether, we have the following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D7662B">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with hyper-parameter</w:t>
      </w:r>
      <w:r w:rsidR="00F7115A">
        <w:t>s</w:t>
      </w:r>
      <w:r>
        <w:t xml:space="preserve"> </w:t>
      </w:r>
      <w:r>
        <w:rPr>
          <w:bCs/>
        </w:rPr>
        <w:t xml:space="preserve">defining </w:t>
      </w:r>
      <w:r w:rsidR="008011C4">
        <w:rPr>
          <w:bCs/>
        </w:rPr>
        <w:t xml:space="preserve">the </w:t>
      </w:r>
      <w:r>
        <w:rPr>
          <w:bCs/>
        </w:rPr>
        <w:t xml:space="preserve">raised-cosine basis </w:t>
      </w:r>
      <m:oMath>
        <m:sSubSup>
          <m:sSubSupPr>
            <m:ctrlPr>
              <w:rPr>
                <w:rFonts w:ascii="Cambria Math" w:hAnsi="Cambria Math"/>
                <w:i/>
              </w:rPr>
            </m:ctrlPr>
          </m:sSubSupPr>
          <m:e>
            <m:r>
              <m:rPr>
                <m:sty m:val="bi"/>
              </m:rPr>
              <w:rPr>
                <w:rFonts w:ascii="Cambria Math" w:hAnsi="Cambria Math"/>
              </w:rPr>
              <m:t>b</m:t>
            </m:r>
          </m:e>
          <m:sub>
            <m:r>
              <w:rPr>
                <w:rFonts w:ascii="Cambria Math" w:hAnsi="Cambria Math"/>
              </w:rPr>
              <m:t>Sm</m:t>
            </m:r>
          </m:sub>
          <m:sup>
            <m:r>
              <w:rPr>
                <w:rFonts w:ascii="Cambria Math" w:hAnsi="Cambria Math"/>
              </w:rPr>
              <m:t>T</m:t>
            </m:r>
          </m:sup>
        </m:sSubSup>
        <m:r>
          <m:rPr>
            <m:sty m:val="bi"/>
          </m:rPr>
          <w:rPr>
            <w:rFonts w:ascii="Cambria Math" w:hAnsi="Cambria Math"/>
          </w:rPr>
          <m:t>(⋅)</m:t>
        </m:r>
      </m:oMath>
      <w:r w:rsidR="008011C4">
        <w:rPr>
          <w:bCs/>
        </w:rPr>
        <w:t xml:space="preserve"> and </w:t>
      </w:r>
      <w:r w:rsidR="008011C4">
        <w:t xml:space="preserve">timescale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008011C4">
        <w:t xml:space="preserve"> for short-term modifications, and </w:t>
      </w:r>
      <w:r>
        <w:rPr>
          <w:bCs/>
        </w:rPr>
        <w:t xml:space="preserve">the </w:t>
      </w:r>
      <w:r w:rsidR="008011C4">
        <w:rPr>
          <w:bCs/>
        </w:rPr>
        <w:t xml:space="preserve">long-term weight </w:t>
      </w:r>
      <w:r>
        <w:rPr>
          <w:bCs/>
        </w:rPr>
        <w:t>process covariance</w:t>
      </w:r>
      <w:r w:rsidR="004A5EE6">
        <w:t xml:space="preserve"> </w:t>
      </w:r>
      <m:oMath>
        <m:r>
          <m:rPr>
            <m:sty m:val="bi"/>
          </m:rPr>
          <w:rPr>
            <w:rFonts w:ascii="Cambria Math" w:hAnsi="Cambria Math"/>
          </w:rPr>
          <m:t>Q</m:t>
        </m:r>
      </m:oMath>
      <w:r w:rsidR="00F7115A">
        <w:t>.</w:t>
      </w:r>
      <w:r w:rsidR="004A5EE6">
        <w:t xml:space="preserve"> </w:t>
      </w:r>
      <w:r>
        <w:t>To fit these parameters w</w:t>
      </w:r>
      <w:r w:rsidR="004A5EE6">
        <w:t xml:space="preserve">e </w:t>
      </w:r>
      <w:r>
        <w:t xml:space="preserve">first </w:t>
      </w:r>
      <w:r w:rsidR="004A5EE6">
        <w:t xml:space="preserve">estimate the synaptic latency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α</m:t>
            </m:r>
          </m:sub>
        </m:sSub>
      </m:oMath>
      <w:r w:rsidR="004A5EE6">
        <w:t xml:space="preserve"> and time-constant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4A5EE6">
        <w:t xml:space="preserve"> directly from the cross-correlogram. Then</w:t>
      </w:r>
      <w:r>
        <w:t xml:space="preserve"> we</w:t>
      </w:r>
      <w:r w:rsidR="004A5EE6">
        <w:t xml:space="preserve"> optimize the remaining parameters by alternating between fitting the short-term parameters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assuming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fixed and fitting the long-term parameters </w:t>
      </w:r>
      <m:oMath>
        <m:sSub>
          <m:sSubPr>
            <m:ctrlPr>
              <w:rPr>
                <w:rFonts w:ascii="Cambria Math" w:hAnsi="Cambria Math"/>
                <w:i/>
              </w:rPr>
            </m:ctrlPr>
          </m:sSubPr>
          <m:e>
            <m:r>
              <w:rPr>
                <w:rFonts w:ascii="Cambria Math" w:hAnsi="Cambria Math"/>
              </w:rPr>
              <m:t>β</m:t>
            </m:r>
          </m:e>
          <m:sub>
            <m:r>
              <w:rPr>
                <w:rFonts w:ascii="Cambria Math" w:hAnsi="Cambria Math"/>
              </w:rPr>
              <m:t>0,k</m:t>
            </m:r>
          </m:sub>
        </m:sSub>
      </m:oMath>
      <w:r w:rsidR="004A5EE6">
        <w:t xml:space="preserve">, </w:t>
      </w:r>
      <m:oMath>
        <m:sSub>
          <m:sSubPr>
            <m:ctrlPr>
              <w:rPr>
                <w:rFonts w:ascii="Cambria Math" w:hAnsi="Cambria Math"/>
                <w:i/>
              </w:rPr>
            </m:ctrlPr>
          </m:sSubPr>
          <m:e>
            <m:r>
              <w:rPr>
                <w:rFonts w:ascii="Cambria Math" w:hAnsi="Cambria Math"/>
              </w:rPr>
              <m:t>w</m:t>
            </m:r>
          </m:e>
          <m:sub>
            <m:r>
              <w:rPr>
                <w:rFonts w:ascii="Cambria Math" w:hAnsi="Cambria Math"/>
              </w:rPr>
              <m:t>L,k</m:t>
            </m:r>
          </m:sub>
        </m:sSub>
      </m:oMath>
      <w:r w:rsidR="004A5EE6">
        <w:t xml:space="preserve"> assuming </w:t>
      </w:r>
      <m:oMath>
        <m:sSub>
          <m:sSubPr>
            <m:ctrlPr>
              <w:rPr>
                <w:rFonts w:ascii="Cambria Math" w:hAnsi="Cambria Math"/>
                <w:b/>
                <w:bCs/>
                <w:i/>
              </w:rPr>
            </m:ctrlPr>
          </m:sSubPr>
          <m:e>
            <m:r>
              <m:rPr>
                <m:sty m:val="bi"/>
              </m:rPr>
              <w:rPr>
                <w:rFonts w:ascii="Cambria Math" w:hAnsi="Cambria Math"/>
              </w:rPr>
              <m:t>α</m:t>
            </m:r>
          </m:e>
          <m:sub>
            <m:r>
              <w:rPr>
                <w:rFonts w:ascii="Cambria Math" w:hAnsi="Cambria Math"/>
              </w:rPr>
              <m:t>Sm</m:t>
            </m:r>
          </m:sub>
        </m:sSub>
      </m:oMath>
      <w:r w:rsidR="004A5EE6">
        <w:t xml:space="preserve"> fixed.</w:t>
      </w:r>
    </w:p>
    <w:p w14:paraId="40437A44" w14:textId="27859288" w:rsidR="00781EBC" w:rsidRDefault="00E94301" w:rsidP="00A503CF">
      <w:pPr>
        <w:pStyle w:val="Heading2"/>
      </w:pPr>
      <w:r>
        <w:t>Simulations</w:t>
      </w:r>
    </w:p>
    <w:p w14:paraId="069AAEB8" w14:textId="133BE763" w:rsidR="00622BF3" w:rsidRDefault="00E94301" w:rsidP="000C7168">
      <w:pPr>
        <w:jc w:val="both"/>
      </w:pPr>
      <w:r>
        <w:t xml:space="preserve">Here we validate </w:t>
      </w:r>
      <w:r w:rsidR="00D7778E">
        <w:t xml:space="preserve">the model using simulated pre- and postsynaptic spiking. </w:t>
      </w:r>
      <w:r w:rsidR="00827302">
        <w:t>If not otherwise specified, p</w:t>
      </w:r>
      <w:r w:rsidR="00D7778E">
        <w:t>resynaptic spike times are generated</w:t>
      </w:r>
      <w:r w:rsidR="004C7489">
        <w:t xml:space="preserve"> by </w:t>
      </w:r>
      <w:r w:rsidR="00827302">
        <w:t xml:space="preserve">a </w:t>
      </w:r>
      <w:r w:rsidR="004C7489">
        <w:t>homogeneous Poisson process with a firing rate of 5Hz.</w:t>
      </w:r>
      <w:r w:rsidR="00A503CF">
        <w:t xml:space="preserve"> The postsynaptic neuron is simulated as a conditionally Poisson process</w:t>
      </w:r>
      <w:r w:rsidR="00C83123">
        <w:rPr>
          <w:rFonts w:hint="eastAsia"/>
          <w:lang w:eastAsia="zh-CN"/>
        </w:rPr>
        <w:t xml:space="preserve"> </w:t>
      </w:r>
      <w:r w:rsidR="00C83123">
        <w:rPr>
          <w:lang w:eastAsia="zh-CN"/>
        </w:rPr>
        <w:t>defined in equation 2.</w:t>
      </w:r>
      <w:ins w:id="233" w:author="Ganchao Wei" w:date="2020-12-20T15:56:00Z">
        <w:r w:rsidR="00A12C49">
          <w:rPr>
            <w:lang w:eastAsia="zh-CN"/>
          </w:rPr>
          <w:t>3</w:t>
        </w:r>
      </w:ins>
      <w:del w:id="234" w:author="Ganchao Wei" w:date="2020-12-20T15:56:00Z">
        <w:r w:rsidR="00C83123" w:rsidDel="00A12C49">
          <w:rPr>
            <w:lang w:eastAsia="zh-CN"/>
          </w:rPr>
          <w:delText>5</w:delText>
        </w:r>
      </w:del>
      <w:r w:rsidR="00C83123">
        <w:rPr>
          <w:lang w:eastAsia="zh-CN"/>
        </w:rPr>
        <w:t xml:space="preserve"> and 2.</w:t>
      </w:r>
      <w:ins w:id="235" w:author="Ganchao Wei" w:date="2020-12-20T15:56:00Z">
        <w:r w:rsidR="00A12C49">
          <w:rPr>
            <w:lang w:eastAsia="zh-CN"/>
          </w:rPr>
          <w:t>4</w:t>
        </w:r>
      </w:ins>
      <w:del w:id="236" w:author="Ganchao Wei" w:date="2020-12-20T15:56:00Z">
        <w:r w:rsidR="00C83123" w:rsidDel="00A12C49">
          <w:rPr>
            <w:lang w:eastAsia="zh-CN"/>
          </w:rPr>
          <w:delText>6</w:delText>
        </w:r>
      </w:del>
      <w:r w:rsidR="00A503CF">
        <w:t xml:space="preserve">. The observed time length is 20min if not specified, </w:t>
      </w:r>
      <w:r w:rsidR="00827302">
        <w:t xml:space="preserve">and we use </w:t>
      </w:r>
      <w:r w:rsidR="00A503CF">
        <w:t>bin</w:t>
      </w:r>
      <w:r w:rsidR="004655A6">
        <w:t xml:space="preserve"> </w:t>
      </w:r>
      <w:r w:rsidR="00A503CF">
        <w:t xml:space="preserve">size </w:t>
      </w:r>
      <m:oMath>
        <m:r>
          <m:rPr>
            <m:sty m:val="p"/>
          </m:rPr>
          <w:rPr>
            <w:rFonts w:ascii="Cambria Math" w:hAnsi="Cambria Math"/>
          </w:rPr>
          <m:t>Δ</m:t>
        </m:r>
        <m:r>
          <w:rPr>
            <w:rFonts w:ascii="Cambria Math" w:hAnsi="Cambria Math"/>
          </w:rPr>
          <m:t>t=</m:t>
        </m:r>
      </m:oMath>
      <w:r w:rsidR="00A503CF">
        <w:t xml:space="preserve"> 1ms</w:t>
      </w:r>
      <w:r w:rsidR="00827302">
        <w:t>, throughout</w:t>
      </w:r>
      <w:r w:rsidR="00A503CF">
        <w:t xml:space="preserve">. </w:t>
      </w:r>
    </w:p>
    <w:p w14:paraId="560A823C" w14:textId="3AABC569" w:rsidR="004C7489" w:rsidRDefault="00A503CF" w:rsidP="000C7168">
      <w:pPr>
        <w:jc w:val="both"/>
        <w:rPr>
          <w:ins w:id="237" w:author="Ganchao Wei" w:date="2020-12-20T16:02:00Z"/>
        </w:rPr>
      </w:pPr>
      <w:r>
        <w:t xml:space="preserve">For simulating spike-timing-dependent plasticity (STDP) the </w:t>
      </w:r>
      <w:r w:rsidR="00827302">
        <w:t xml:space="preserve">use a long-term </w:t>
      </w:r>
      <w:r>
        <w:t>modification function</w:t>
      </w:r>
      <w:r w:rsidR="00827302">
        <w:t xml:space="preserve"> that depends on the relative timing of pre- and postsynaptic spikes. Here we use </w:t>
      </w:r>
      <w:r>
        <w:t xml:space="preserve">a double-exponential </w:t>
      </w:r>
      <w:r w:rsidR="00827302">
        <w:t xml:space="preserve">modification </w:t>
      </w:r>
      <w:r>
        <w:t xml:space="preserve">function, </w:t>
      </w:r>
      <w:r w:rsidR="00827302">
        <w:t xml:space="preserve">based on the </w:t>
      </w:r>
      <w:r>
        <w:t xml:space="preserve">STDP </w:t>
      </w:r>
      <w:r w:rsidR="00827302">
        <w:t xml:space="preserve">observed </w:t>
      </w:r>
      <w:r>
        <w:t xml:space="preserve">in cortical and hippocampal slices. In this case, each pair </w:t>
      </w:r>
      <w:r w:rsidR="00055883">
        <w:t>of pre- and post-synaptic spikes modifies the synapse by</w:t>
      </w:r>
    </w:p>
    <w:p w14:paraId="6AC11380" w14:textId="59BD5A30" w:rsidR="00A12C49" w:rsidRDefault="00A12C49" w:rsidP="000C7168">
      <w:pPr>
        <w:jc w:val="both"/>
        <w:rPr>
          <w:ins w:id="238" w:author="Ganchao Wei" w:date="2020-12-20T18:32:00Z"/>
        </w:rPr>
      </w:pPr>
    </w:p>
    <w:p w14:paraId="5039C884" w14:textId="3AEF5967" w:rsidR="00EF42C2" w:rsidRDefault="00EF42C2" w:rsidP="000C7168">
      <w:pPr>
        <w:jc w:val="both"/>
        <w:rPr>
          <w:ins w:id="239" w:author="Ganchao Wei" w:date="2020-12-20T18:32:00Z"/>
        </w:rPr>
      </w:pPr>
    </w:p>
    <w:p w14:paraId="0B459C76" w14:textId="77777777" w:rsidR="00EF42C2" w:rsidRDefault="00EF42C2"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0" w:author="Ganchao Wei" w:date="2020-12-20T18:32:00Z">
          <w:tblPr>
            <w:tblStyle w:val="TableGrid"/>
            <w:tblW w:w="5000" w:type="pct"/>
            <w:jc w:val="center"/>
            <w:tblLook w:val="04A0" w:firstRow="1" w:lastRow="0" w:firstColumn="1" w:lastColumn="0" w:noHBand="0" w:noVBand="1"/>
          </w:tblPr>
        </w:tblPrChange>
      </w:tblPr>
      <w:tblGrid>
        <w:gridCol w:w="576"/>
        <w:gridCol w:w="8428"/>
        <w:gridCol w:w="932"/>
        <w:tblGridChange w:id="241">
          <w:tblGrid>
            <w:gridCol w:w="576"/>
            <w:gridCol w:w="8419"/>
            <w:gridCol w:w="931"/>
          </w:tblGrid>
        </w:tblGridChange>
      </w:tblGrid>
      <w:tr w:rsidR="008B15E4" w14:paraId="50256DE5" w14:textId="77777777" w:rsidTr="00EF42C2">
        <w:trPr>
          <w:trHeight w:val="186"/>
          <w:jc w:val="center"/>
          <w:trPrChange w:id="242" w:author="Ganchao Wei" w:date="2020-12-20T18:32:00Z">
            <w:trPr>
              <w:trHeight w:val="186"/>
              <w:jc w:val="center"/>
            </w:trPr>
          </w:trPrChange>
        </w:trPr>
        <w:tc>
          <w:tcPr>
            <w:tcW w:w="290" w:type="pct"/>
            <w:vMerge w:val="restart"/>
            <w:tcPrChange w:id="243" w:author="Ganchao Wei" w:date="2020-12-20T18:32:00Z">
              <w:tcPr>
                <w:tcW w:w="290" w:type="pct"/>
                <w:vMerge w:val="restart"/>
              </w:tcPr>
            </w:tcPrChange>
          </w:tcPr>
          <w:p w14:paraId="38F7B4F2" w14:textId="77777777" w:rsidR="008B15E4" w:rsidRDefault="008B15E4" w:rsidP="00C809D9">
            <w:pPr>
              <w:jc w:val="both"/>
            </w:pPr>
          </w:p>
        </w:tc>
        <w:tc>
          <w:tcPr>
            <w:tcW w:w="4240" w:type="pct"/>
            <w:vMerge w:val="restart"/>
            <w:tcPrChange w:id="244" w:author="Ganchao Wei" w:date="2020-12-20T18:32:00Z">
              <w:tcPr>
                <w:tcW w:w="4240" w:type="pct"/>
                <w:vMerge w:val="restart"/>
              </w:tcPr>
            </w:tcPrChange>
          </w:tcPr>
          <w:p w14:paraId="11E5837B" w14:textId="23976849" w:rsidR="008B15E4" w:rsidRPr="000137D3" w:rsidRDefault="008B15E4" w:rsidP="00C809D9">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&lt;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
                        <m:sSub>
                          <m:sSubPr>
                            <m:ctrlPr>
                              <w:rPr>
                                <w:rFonts w:ascii="Cambria Math" w:hAnsi="Cambria Math"/>
                                <w:i/>
                              </w:rPr>
                            </m:ctrlPr>
                          </m:sSubPr>
                          <m:e>
                            <m:r>
                              <w:rPr>
                                <w:rFonts w:ascii="Cambria Math" w:hAnsi="Cambria Math"/>
                              </w:rPr>
                              <m:t>A</m:t>
                            </m:r>
                          </m:e>
                          <m:sub>
                            <m:r>
                              <w:rPr>
                                <w:rFonts w:ascii="Cambria Math" w:hAnsi="Cambria Math"/>
                              </w:rPr>
                              <m:t>-</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num>
                                  <m:den>
                                    <m:sSub>
                                      <m:sSubPr>
                                        <m:ctrlPr>
                                          <w:rPr>
                                            <w:rFonts w:ascii="Cambria Math" w:hAnsi="Cambria Math"/>
                                            <w:i/>
                                          </w:rPr>
                                        </m:ctrlPr>
                                      </m:sSubPr>
                                      <m:e>
                                        <m:r>
                                          <w:rPr>
                                            <w:rFonts w:ascii="Cambria Math" w:hAnsi="Cambria Math"/>
                                          </w:rPr>
                                          <m:t>τ</m:t>
                                        </m:r>
                                      </m:e>
                                      <m:sub>
                                        <m:r>
                                          <w:rPr>
                                            <w:rFonts w:ascii="Cambria Math" w:hAnsi="Cambria Math"/>
                                          </w:rPr>
                                          <m:t>-</m:t>
                                        </m:r>
                                      </m:sub>
                                    </m:sSub>
                                  </m:den>
                                </m:f>
                              </m:e>
                            </m:d>
                          </m:e>
                        </m:func>
                        <m:r>
                          <w:rPr>
                            <w:rFonts w:ascii="Cambria Math" w:hAnsi="Cambria Math"/>
                          </w:rPr>
                          <m:t xml:space="preserve">                   </m:t>
                        </m:r>
                        <m:r>
                          <m:rPr>
                            <m:sty m:val="p"/>
                          </m:rPr>
                          <w:rPr>
                            <w:rFonts w:ascii="Cambria Math" w:hAnsi="Cambria Math"/>
                          </w:rPr>
                          <m:t>if</m:t>
                        </m:r>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e>
                    </m:eqArr>
                  </m:e>
                </m:d>
              </m:oMath>
            </m:oMathPara>
          </w:p>
        </w:tc>
        <w:tc>
          <w:tcPr>
            <w:tcW w:w="469" w:type="pct"/>
            <w:tcPrChange w:id="245" w:author="Ganchao Wei" w:date="2020-12-20T18:32:00Z">
              <w:tcPr>
                <w:tcW w:w="469" w:type="pct"/>
              </w:tcPr>
            </w:tcPrChange>
          </w:tcPr>
          <w:p w14:paraId="2CF1B7D0" w14:textId="0553D621" w:rsidR="008B15E4" w:rsidRDefault="008B15E4">
            <w:pPr>
              <w:jc w:val="right"/>
              <w:pPrChange w:id="246" w:author="Ganchao Wei" w:date="2020-12-20T15:49:00Z">
                <w:pPr>
                  <w:jc w:val="both"/>
                </w:pPr>
              </w:pPrChange>
            </w:pPr>
            <w:del w:id="247" w:author="Ganchao Wei" w:date="2020-12-20T15:50:00Z">
              <w:r w:rsidDel="008B15E4">
                <w:delText>(2.2</w:delText>
              </w:r>
            </w:del>
            <w:del w:id="248" w:author="Ganchao Wei" w:date="2020-12-20T15:48:00Z">
              <w:r w:rsidDel="008B15E4">
                <w:delText>4</w:delText>
              </w:r>
            </w:del>
            <w:del w:id="249" w:author="Ganchao Wei" w:date="2020-12-20T15:50:00Z">
              <w:r w:rsidDel="008B15E4">
                <w:delText>)</w:delText>
              </w:r>
            </w:del>
          </w:p>
        </w:tc>
      </w:tr>
      <w:tr w:rsidR="008B15E4" w14:paraId="6D719ACD" w14:textId="77777777" w:rsidTr="00EF42C2">
        <w:trPr>
          <w:trHeight w:val="185"/>
          <w:jc w:val="center"/>
          <w:trPrChange w:id="250" w:author="Ganchao Wei" w:date="2020-12-20T18:32:00Z">
            <w:trPr>
              <w:trHeight w:val="185"/>
              <w:jc w:val="center"/>
            </w:trPr>
          </w:trPrChange>
        </w:trPr>
        <w:tc>
          <w:tcPr>
            <w:tcW w:w="290" w:type="pct"/>
            <w:vMerge/>
            <w:tcPrChange w:id="251" w:author="Ganchao Wei" w:date="2020-12-20T18:32:00Z">
              <w:tcPr>
                <w:tcW w:w="290" w:type="pct"/>
                <w:vMerge/>
              </w:tcPr>
            </w:tcPrChange>
          </w:tcPr>
          <w:p w14:paraId="438F2243" w14:textId="77777777" w:rsidR="008B15E4" w:rsidRDefault="008B15E4" w:rsidP="00C809D9">
            <w:pPr>
              <w:jc w:val="both"/>
            </w:pPr>
          </w:p>
        </w:tc>
        <w:tc>
          <w:tcPr>
            <w:tcW w:w="4240" w:type="pct"/>
            <w:vMerge/>
            <w:tcPrChange w:id="252" w:author="Ganchao Wei" w:date="2020-12-20T18:32:00Z">
              <w:tcPr>
                <w:tcW w:w="4240" w:type="pct"/>
                <w:vMerge/>
              </w:tcPr>
            </w:tcPrChange>
          </w:tcPr>
          <w:p w14:paraId="65223FAD" w14:textId="77777777" w:rsidR="008B15E4" w:rsidRDefault="008B15E4" w:rsidP="00C809D9">
            <w:pPr>
              <w:jc w:val="center"/>
              <w:rPr>
                <w:rFonts w:eastAsia="等线" w:cs="Times New Roman"/>
              </w:rPr>
            </w:pPr>
          </w:p>
        </w:tc>
        <w:tc>
          <w:tcPr>
            <w:tcW w:w="469" w:type="pct"/>
            <w:tcPrChange w:id="253" w:author="Ganchao Wei" w:date="2020-12-20T18:32:00Z">
              <w:tcPr>
                <w:tcW w:w="469" w:type="pct"/>
              </w:tcPr>
            </w:tcPrChange>
          </w:tcPr>
          <w:p w14:paraId="6DF1B9CB" w14:textId="77777777" w:rsidR="008B15E4" w:rsidRDefault="008B15E4" w:rsidP="008B15E4">
            <w:pPr>
              <w:jc w:val="right"/>
            </w:pPr>
          </w:p>
        </w:tc>
      </w:tr>
      <w:tr w:rsidR="008B15E4" w14:paraId="63C837EB" w14:textId="77777777" w:rsidTr="00EF42C2">
        <w:trPr>
          <w:trHeight w:val="185"/>
          <w:jc w:val="center"/>
          <w:trPrChange w:id="254" w:author="Ganchao Wei" w:date="2020-12-20T18:32:00Z">
            <w:trPr>
              <w:trHeight w:val="185"/>
              <w:jc w:val="center"/>
            </w:trPr>
          </w:trPrChange>
        </w:trPr>
        <w:tc>
          <w:tcPr>
            <w:tcW w:w="290" w:type="pct"/>
            <w:vMerge/>
            <w:tcPrChange w:id="255" w:author="Ganchao Wei" w:date="2020-12-20T18:32:00Z">
              <w:tcPr>
                <w:tcW w:w="290" w:type="pct"/>
                <w:vMerge/>
              </w:tcPr>
            </w:tcPrChange>
          </w:tcPr>
          <w:p w14:paraId="3A4CA6A1" w14:textId="77777777" w:rsidR="008B15E4" w:rsidRDefault="008B15E4" w:rsidP="00C809D9">
            <w:pPr>
              <w:jc w:val="both"/>
            </w:pPr>
          </w:p>
        </w:tc>
        <w:tc>
          <w:tcPr>
            <w:tcW w:w="4240" w:type="pct"/>
            <w:vMerge/>
            <w:tcPrChange w:id="256" w:author="Ganchao Wei" w:date="2020-12-20T18:32:00Z">
              <w:tcPr>
                <w:tcW w:w="4240" w:type="pct"/>
                <w:vMerge/>
              </w:tcPr>
            </w:tcPrChange>
          </w:tcPr>
          <w:p w14:paraId="29A14794" w14:textId="77777777" w:rsidR="008B15E4" w:rsidRDefault="008B15E4" w:rsidP="00C809D9">
            <w:pPr>
              <w:jc w:val="center"/>
              <w:rPr>
                <w:rFonts w:eastAsia="等线" w:cs="Times New Roman"/>
              </w:rPr>
            </w:pPr>
          </w:p>
        </w:tc>
        <w:tc>
          <w:tcPr>
            <w:tcW w:w="469" w:type="pct"/>
            <w:tcPrChange w:id="257" w:author="Ganchao Wei" w:date="2020-12-20T18:32:00Z">
              <w:tcPr>
                <w:tcW w:w="469" w:type="pct"/>
              </w:tcPr>
            </w:tcPrChange>
          </w:tcPr>
          <w:p w14:paraId="2B43D17B" w14:textId="0C133B6C" w:rsidR="008B15E4" w:rsidRDefault="008B15E4" w:rsidP="008B15E4">
            <w:pPr>
              <w:jc w:val="right"/>
            </w:pPr>
            <w:ins w:id="258" w:author="Ganchao Wei" w:date="2020-12-20T15:50:00Z">
              <w:r>
                <w:t>(2.22)</w:t>
              </w:r>
            </w:ins>
          </w:p>
        </w:tc>
      </w:tr>
      <w:tr w:rsidR="008B15E4" w14:paraId="7C2BD6E7" w14:textId="77777777" w:rsidTr="00EF42C2">
        <w:trPr>
          <w:trHeight w:val="185"/>
          <w:jc w:val="center"/>
          <w:trPrChange w:id="259" w:author="Ganchao Wei" w:date="2020-12-20T18:32:00Z">
            <w:trPr>
              <w:trHeight w:val="185"/>
              <w:jc w:val="center"/>
            </w:trPr>
          </w:trPrChange>
        </w:trPr>
        <w:tc>
          <w:tcPr>
            <w:tcW w:w="290" w:type="pct"/>
            <w:vMerge/>
            <w:tcPrChange w:id="260" w:author="Ganchao Wei" w:date="2020-12-20T18:32:00Z">
              <w:tcPr>
                <w:tcW w:w="290" w:type="pct"/>
                <w:vMerge/>
              </w:tcPr>
            </w:tcPrChange>
          </w:tcPr>
          <w:p w14:paraId="13162337" w14:textId="77777777" w:rsidR="008B15E4" w:rsidRDefault="008B15E4" w:rsidP="00C809D9">
            <w:pPr>
              <w:jc w:val="both"/>
            </w:pPr>
          </w:p>
        </w:tc>
        <w:tc>
          <w:tcPr>
            <w:tcW w:w="4240" w:type="pct"/>
            <w:vMerge/>
            <w:tcPrChange w:id="261" w:author="Ganchao Wei" w:date="2020-12-20T18:32:00Z">
              <w:tcPr>
                <w:tcW w:w="4240" w:type="pct"/>
                <w:vMerge/>
              </w:tcPr>
            </w:tcPrChange>
          </w:tcPr>
          <w:p w14:paraId="5351BD96" w14:textId="77777777" w:rsidR="008B15E4" w:rsidRDefault="008B15E4" w:rsidP="00C809D9">
            <w:pPr>
              <w:jc w:val="center"/>
              <w:rPr>
                <w:rFonts w:eastAsia="等线" w:cs="Times New Roman"/>
              </w:rPr>
            </w:pPr>
          </w:p>
        </w:tc>
        <w:tc>
          <w:tcPr>
            <w:tcW w:w="469" w:type="pct"/>
            <w:tcPrChange w:id="262" w:author="Ganchao Wei" w:date="2020-12-20T18:32:00Z">
              <w:tcPr>
                <w:tcW w:w="469" w:type="pct"/>
              </w:tcPr>
            </w:tcPrChange>
          </w:tcPr>
          <w:p w14:paraId="01E2FDB6" w14:textId="77777777" w:rsidR="008B15E4" w:rsidRDefault="008B15E4" w:rsidP="008B15E4">
            <w:pPr>
              <w:jc w:val="right"/>
            </w:pPr>
          </w:p>
        </w:tc>
      </w:tr>
      <w:tr w:rsidR="008B15E4" w14:paraId="2A079D8E" w14:textId="77777777" w:rsidTr="00EF42C2">
        <w:trPr>
          <w:trHeight w:val="185"/>
          <w:jc w:val="center"/>
          <w:trPrChange w:id="263" w:author="Ganchao Wei" w:date="2020-12-20T18:32:00Z">
            <w:trPr>
              <w:trHeight w:val="185"/>
              <w:jc w:val="center"/>
            </w:trPr>
          </w:trPrChange>
        </w:trPr>
        <w:tc>
          <w:tcPr>
            <w:tcW w:w="290" w:type="pct"/>
            <w:vMerge/>
            <w:tcPrChange w:id="264" w:author="Ganchao Wei" w:date="2020-12-20T18:32:00Z">
              <w:tcPr>
                <w:tcW w:w="290" w:type="pct"/>
                <w:vMerge/>
              </w:tcPr>
            </w:tcPrChange>
          </w:tcPr>
          <w:p w14:paraId="38E04712" w14:textId="77777777" w:rsidR="008B15E4" w:rsidRDefault="008B15E4" w:rsidP="00C809D9">
            <w:pPr>
              <w:jc w:val="both"/>
            </w:pPr>
          </w:p>
        </w:tc>
        <w:tc>
          <w:tcPr>
            <w:tcW w:w="4240" w:type="pct"/>
            <w:vMerge/>
            <w:tcPrChange w:id="265" w:author="Ganchao Wei" w:date="2020-12-20T18:32:00Z">
              <w:tcPr>
                <w:tcW w:w="4240" w:type="pct"/>
                <w:vMerge/>
              </w:tcPr>
            </w:tcPrChange>
          </w:tcPr>
          <w:p w14:paraId="0F133E5B" w14:textId="77777777" w:rsidR="008B15E4" w:rsidRDefault="008B15E4" w:rsidP="00C809D9">
            <w:pPr>
              <w:jc w:val="center"/>
              <w:rPr>
                <w:rFonts w:eastAsia="等线" w:cs="Times New Roman"/>
              </w:rPr>
            </w:pPr>
          </w:p>
        </w:tc>
        <w:tc>
          <w:tcPr>
            <w:tcW w:w="469" w:type="pct"/>
            <w:tcPrChange w:id="266" w:author="Ganchao Wei" w:date="2020-12-20T18:32:00Z">
              <w:tcPr>
                <w:tcW w:w="469" w:type="pct"/>
              </w:tcPr>
            </w:tcPrChange>
          </w:tcPr>
          <w:p w14:paraId="704BE11A" w14:textId="77777777" w:rsidR="008B15E4" w:rsidRDefault="008B15E4" w:rsidP="008B15E4">
            <w:pPr>
              <w:jc w:val="right"/>
            </w:pPr>
          </w:p>
        </w:tc>
      </w:tr>
    </w:tbl>
    <w:p w14:paraId="131399FD" w14:textId="720DCCE0" w:rsidR="00A503CF" w:rsidRDefault="00A503CF" w:rsidP="000C7168">
      <w:pPr>
        <w:jc w:val="both"/>
      </w:pPr>
    </w:p>
    <w:p w14:paraId="64E4D8CB" w14:textId="3C4C9510" w:rsidR="00622BF3" w:rsidRDefault="00827302" w:rsidP="000C7168">
      <w:pPr>
        <w:jc w:val="both"/>
        <w:rPr>
          <w:ins w:id="267" w:author="Ganchao Wei" w:date="2020-12-20T16:02:00Z"/>
        </w:rPr>
      </w:pPr>
      <w:r>
        <w:t>And we set</w:t>
      </w:r>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=0.006</m:t>
        </m:r>
      </m:oMath>
      <w:r w:rsidR="00055883">
        <w:t xml:space="preserve">, </w:t>
      </w:r>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=0.002</m:t>
        </m:r>
      </m:oMath>
      <w:r w:rsidR="00055883">
        <w:t xml:space="preserve">,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 xml:space="preserve"> and </w:t>
      </w:r>
      <m:oMath>
        <m:sSub>
          <m:sSubPr>
            <m:ctrlPr>
              <w:rPr>
                <w:rFonts w:ascii="Cambria Math" w:hAnsi="Cambria Math"/>
                <w:i/>
              </w:rPr>
            </m:ctrlPr>
          </m:sSubPr>
          <m:e>
            <m:r>
              <w:rPr>
                <w:rFonts w:ascii="Cambria Math" w:hAnsi="Cambria Math"/>
              </w:rPr>
              <m:t>τ</m:t>
            </m:r>
          </m:e>
          <m:sub>
            <m:r>
              <w:rPr>
                <w:rFonts w:ascii="Cambria Math" w:hAnsi="Cambria Math"/>
              </w:rPr>
              <m:t>-</m:t>
            </m:r>
          </m:sub>
        </m:sSub>
        <m:r>
          <w:rPr>
            <w:rFonts w:ascii="Cambria Math" w:hAnsi="Cambria Math"/>
          </w:rPr>
          <m:t>=20ms</m:t>
        </m:r>
      </m:oMath>
      <w:r w:rsidR="00055883">
        <w:t>.</w:t>
      </w:r>
      <w:r w:rsidR="004827E5">
        <w:t xml:space="preserve"> </w:t>
      </w:r>
      <w:r w:rsidR="006D79F1">
        <w:t>We further add an additional long-term decaying factor that pushes the synaptic weights back to 1, as in Stevenson</w:t>
      </w:r>
      <w:r w:rsidR="008E3133">
        <w:t xml:space="preserve"> and </w:t>
      </w:r>
      <w:proofErr w:type="spellStart"/>
      <w:r w:rsidR="008E3133">
        <w:t>Kording</w:t>
      </w:r>
      <w:proofErr w:type="spellEnd"/>
      <w:r w:rsidR="006D79F1">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data","type":"paper-conference","volume":"24"},"uris":["http://www.mendeley.com/documents/?uuid=ee987b49-b7a1-46a3-a9f6-fb4abf53275a"]}],"mendeley":{"formattedCitation":"(Stevenson &amp; Kording, 2011)","plainTextFormattedCitation":"(Stevenson &amp; Kording, 2011)","previouslyFormattedCitation":"(Stevenson &amp; Kording, 2011)"},"properties":{"noteIndex":0},"schema":"https://github.com/citation-style-language/schema/raw/master/csl-citation.json"}</w:instrText>
      </w:r>
      <w:r w:rsidR="006D79F1">
        <w:fldChar w:fldCharType="separate"/>
      </w:r>
      <w:r w:rsidR="003E3821" w:rsidRPr="003E3821">
        <w:rPr>
          <w:noProof/>
        </w:rPr>
        <w:t>(Stevenson &amp; Kording, 2011)</w:t>
      </w:r>
      <w:r w:rsidR="006D79F1">
        <w:fldChar w:fldCharType="end"/>
      </w:r>
      <w:r w:rsidR="006D79F1">
        <w:t>.</w:t>
      </w:r>
      <w:r w:rsidR="00622BF3">
        <w:t xml:space="preserve"> Namely,</w:t>
      </w:r>
    </w:p>
    <w:p w14:paraId="60FF630C" w14:textId="77777777" w:rsidR="00A12C49" w:rsidRDefault="00A12C49" w:rsidP="000C7168">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68" w:author="Ganchao Wei" w:date="2020-12-20T15:57:00Z">
          <w:tblPr>
            <w:tblStyle w:val="TableGrid"/>
            <w:tblW w:w="5000" w:type="pct"/>
            <w:jc w:val="center"/>
            <w:tblLook w:val="04A0" w:firstRow="1" w:lastRow="0" w:firstColumn="1" w:lastColumn="0" w:noHBand="0" w:noVBand="1"/>
          </w:tblPr>
        </w:tblPrChange>
      </w:tblPr>
      <w:tblGrid>
        <w:gridCol w:w="517"/>
        <w:gridCol w:w="8367"/>
        <w:gridCol w:w="1052"/>
        <w:tblGridChange w:id="269">
          <w:tblGrid>
            <w:gridCol w:w="516"/>
            <w:gridCol w:w="8358"/>
            <w:gridCol w:w="1052"/>
          </w:tblGrid>
        </w:tblGridChange>
      </w:tblGrid>
      <w:tr w:rsidR="00A878E9" w14:paraId="75833499" w14:textId="77777777" w:rsidTr="00A12C49">
        <w:trPr>
          <w:jc w:val="center"/>
          <w:trPrChange w:id="270" w:author="Ganchao Wei" w:date="2020-12-20T15:57:00Z">
            <w:trPr>
              <w:jc w:val="center"/>
            </w:trPr>
          </w:trPrChange>
        </w:trPr>
        <w:tc>
          <w:tcPr>
            <w:tcW w:w="350" w:type="pct"/>
            <w:tcPrChange w:id="271" w:author="Ganchao Wei" w:date="2020-12-20T15:57:00Z">
              <w:tcPr>
                <w:tcW w:w="350" w:type="pct"/>
              </w:tcPr>
            </w:tcPrChange>
          </w:tcPr>
          <w:p w14:paraId="25AD22E0" w14:textId="77777777" w:rsidR="00A878E9" w:rsidRDefault="00A878E9" w:rsidP="00A22220">
            <w:pPr>
              <w:jc w:val="both"/>
            </w:pPr>
          </w:p>
        </w:tc>
        <w:tc>
          <w:tcPr>
            <w:tcW w:w="4300" w:type="pct"/>
            <w:tcPrChange w:id="272" w:author="Ganchao Wei" w:date="2020-12-20T15:57:00Z">
              <w:tcPr>
                <w:tcW w:w="4300" w:type="pct"/>
              </w:tcPr>
            </w:tcPrChange>
          </w:tcPr>
          <w:p w14:paraId="7E1FA55E" w14:textId="4F529353" w:rsidR="00A878E9" w:rsidRPr="000137D3" w:rsidRDefault="001D23B0" w:rsidP="00A22220">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r>
                      <m:rPr>
                        <m:sty m:val="p"/>
                      </m:rPr>
                      <w:rPr>
                        <w:rFonts w:ascii="Cambria Math" w:hAnsi="Cambria Math"/>
                      </w:rPr>
                      <m:t>Δ</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t</m:t>
                    </m:r>
                  </m:num>
                  <m:den>
                    <m:sSub>
                      <m:sSubPr>
                        <m:ctrlPr>
                          <w:rPr>
                            <w:rFonts w:ascii="Cambria Math" w:hAnsi="Cambria Math"/>
                            <w:i/>
                          </w:rPr>
                        </m:ctrlPr>
                      </m:sSubPr>
                      <m:e>
                        <m:r>
                          <w:rPr>
                            <w:rFonts w:ascii="Cambria Math" w:hAnsi="Cambria Math"/>
                          </w:rPr>
                          <m:t>τ</m:t>
                        </m:r>
                      </m:e>
                      <m:sub>
                        <m:r>
                          <w:rPr>
                            <w:rFonts w:ascii="Cambria Math" w:hAnsi="Cambria Math"/>
                          </w:rPr>
                          <m:t>f</m:t>
                        </m:r>
                      </m:sub>
                    </m:sSub>
                  </m:den>
                </m:f>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-1</m:t>
                    </m:r>
                  </m:e>
                </m:d>
                <m:r>
                  <w:rPr>
                    <w:rFonts w:ascii="Cambria Math" w:hAnsi="Cambria Math"/>
                  </w:rPr>
                  <m:t>+</m:t>
                </m:r>
                <m:r>
                  <m:rPr>
                    <m:sty m:val="bi"/>
                  </m:rPr>
                  <w:rPr>
                    <w:rFonts w:ascii="Cambria Math" w:hAnsi="Cambria Math"/>
                  </w:rPr>
                  <m:t>I</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pre</m:t>
                    </m:r>
                  </m:sup>
                </m:sSubSup>
                <m:r>
                  <w:rPr>
                    <w:rFonts w:ascii="Cambria Math" w:hAnsi="Cambria Math"/>
                  </w:rPr>
                  <m:t xml:space="preserve">=1 or </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post</m:t>
                    </m:r>
                  </m:sup>
                </m:sSubSup>
                <m:r>
                  <w:rPr>
                    <w:rFonts w:ascii="Cambria Math" w:hAnsi="Cambria Math"/>
                  </w:rPr>
                  <m:t>=1)</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pre</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post</m:t>
                    </m:r>
                  </m:sup>
                </m:sSubSup>
                <m:r>
                  <w:rPr>
                    <w:rFonts w:ascii="Cambria Math" w:hAnsi="Cambria Math"/>
                  </w:rPr>
                  <m:t>)</m:t>
                </m:r>
              </m:oMath>
            </m:oMathPara>
          </w:p>
        </w:tc>
        <w:tc>
          <w:tcPr>
            <w:tcW w:w="350" w:type="pct"/>
            <w:tcPrChange w:id="273" w:author="Ganchao Wei" w:date="2020-12-20T15:57:00Z">
              <w:tcPr>
                <w:tcW w:w="350" w:type="pct"/>
              </w:tcPr>
            </w:tcPrChange>
          </w:tcPr>
          <w:p w14:paraId="1F17F79E" w14:textId="2E786286" w:rsidR="00A878E9" w:rsidRDefault="00A878E9">
            <w:pPr>
              <w:jc w:val="right"/>
              <w:pPrChange w:id="274" w:author="Ganchao Wei" w:date="2020-12-20T15:49:00Z">
                <w:pPr>
                  <w:jc w:val="both"/>
                </w:pPr>
              </w:pPrChange>
            </w:pPr>
            <w:r>
              <w:t>(2.</w:t>
            </w:r>
            <w:del w:id="275" w:author="Ganchao Wei" w:date="2020-12-20T15:48:00Z">
              <w:r w:rsidR="004655A6" w:rsidDel="008B15E4">
                <w:delText>25</w:delText>
              </w:r>
            </w:del>
            <w:ins w:id="276" w:author="Ganchao Wei" w:date="2020-12-20T15:48:00Z">
              <w:r w:rsidR="008B15E4">
                <w:t>23</w:t>
              </w:r>
            </w:ins>
            <w:r>
              <w:t>)</w:t>
            </w:r>
          </w:p>
        </w:tc>
      </w:tr>
    </w:tbl>
    <w:p w14:paraId="2F822C7E" w14:textId="516B4732" w:rsidR="00A878E9" w:rsidRDefault="00A878E9" w:rsidP="000C7168">
      <w:pPr>
        <w:jc w:val="both"/>
      </w:pPr>
    </w:p>
    <w:p w14:paraId="558C6D32" w14:textId="77777777" w:rsidR="00630EA0" w:rsidRDefault="00A878E9" w:rsidP="000C7168">
      <w:pPr>
        <w:jc w:val="both"/>
      </w:pPr>
      <w:r>
        <w:t xml:space="preserve">where </w:t>
      </w:r>
      <m:oMath>
        <m:r>
          <m:rPr>
            <m:sty m:val="bi"/>
          </m:rPr>
          <w:rPr>
            <w:rFonts w:ascii="Cambria Math" w:hAnsi="Cambria Math"/>
          </w:rPr>
          <m:t>I</m:t>
        </m:r>
        <m:r>
          <w:rPr>
            <w:rFonts w:ascii="Cambria Math" w:hAnsi="Cambria Math"/>
          </w:rPr>
          <m:t>(⋅)</m:t>
        </m:r>
      </m:oMath>
      <w:r>
        <w:t xml:space="preserve"> is the indicator function,</w:t>
      </w:r>
      <w:r w:rsidR="00F7115A">
        <w:t xml:space="preserve"> and</w:t>
      </w:r>
      <w:r>
        <w:t xml:space="preserve"> we set </w:t>
      </w:r>
      <m:oMath>
        <m:sSub>
          <m:sSubPr>
            <m:ctrlPr>
              <w:rPr>
                <w:rFonts w:ascii="Cambria Math" w:hAnsi="Cambria Math"/>
                <w:i/>
              </w:rPr>
            </m:ctrlPr>
          </m:sSubPr>
          <m:e>
            <m:r>
              <w:rPr>
                <w:rFonts w:ascii="Cambria Math" w:hAnsi="Cambria Math"/>
              </w:rPr>
              <m:t>τ</m:t>
            </m:r>
          </m:e>
          <m:sub>
            <m:r>
              <w:rPr>
                <w:rFonts w:ascii="Cambria Math" w:hAnsi="Cambria Math"/>
              </w:rPr>
              <m:t>f</m:t>
            </m:r>
          </m:sub>
        </m:sSub>
        <m:r>
          <w:rPr>
            <w:rFonts w:ascii="Cambria Math" w:hAnsi="Cambria Math"/>
          </w:rPr>
          <m:t>=20s</m:t>
        </m:r>
      </m:oMath>
      <w:r w:rsidR="00F7115A">
        <w:t>.</w:t>
      </w:r>
    </w:p>
    <w:p w14:paraId="1B971F09" w14:textId="7E47FC8B" w:rsidR="00A878E9" w:rsidRDefault="00630EA0" w:rsidP="000C7168">
      <w:pPr>
        <w:jc w:val="both"/>
      </w:pPr>
      <w:commentRangeStart w:id="277"/>
      <w:r>
        <w:t xml:space="preserve">In the following results, 5 raised-cosine bases with non-linear stretching peaks are used to model STP modification function within [0, 600ms] in 1ms bins. </w:t>
      </w:r>
      <w:commentRangeEnd w:id="277"/>
      <w:r>
        <w:rPr>
          <w:rStyle w:val="CommentReference"/>
        </w:rPr>
        <w:commentReference w:id="277"/>
      </w:r>
      <w:commentRangeStart w:id="278"/>
      <w:commentRangeStart w:id="279"/>
      <w:r w:rsidR="00025D9F">
        <w:t xml:space="preserve">When fitting the model without tuning of </w:t>
      </w:r>
      <m:oMath>
        <m:r>
          <m:rPr>
            <m:sty m:val="bi"/>
          </m:rPr>
          <w:rPr>
            <w:rFonts w:ascii="Cambria Math" w:hAnsi="Cambria Math"/>
          </w:rPr>
          <m:t>Q</m:t>
        </m:r>
      </m:oMath>
      <w:r w:rsidR="00025D9F">
        <w:t xml:space="preserve">, it is set as </w:t>
      </w:r>
      <m:oMath>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rsidR="004655A6">
        <w:t xml:space="preserve"> in all results except for those in section “Selection of Hyper-parameter </w:t>
      </w:r>
      <m:oMath>
        <m:r>
          <m:rPr>
            <m:sty m:val="bi"/>
          </m:rPr>
          <w:rPr>
            <w:rFonts w:ascii="Cambria Math" w:hAnsi="Cambria Math"/>
          </w:rPr>
          <m:t>Q</m:t>
        </m:r>
      </m:oMath>
      <w:r w:rsidR="004655A6">
        <w:t xml:space="preserve"> in Adaptive Smoothing”</w:t>
      </w:r>
      <w:r w:rsidR="00025D9F">
        <w:t xml:space="preserve">. </w:t>
      </w:r>
      <w:commentRangeEnd w:id="278"/>
      <w:r w:rsidR="00827302">
        <w:rPr>
          <w:rStyle w:val="CommentReference"/>
        </w:rPr>
        <w:commentReference w:id="278"/>
      </w:r>
      <w:commentRangeEnd w:id="279"/>
      <w:r w:rsidR="004655A6">
        <w:rPr>
          <w:rStyle w:val="CommentReference"/>
        </w:rPr>
        <w:commentReference w:id="279"/>
      </w:r>
    </w:p>
    <w:p w14:paraId="2BDE2BCC" w14:textId="64E9212C" w:rsidR="00A878E9" w:rsidRDefault="008428D7" w:rsidP="000C7168">
      <w:pPr>
        <w:jc w:val="both"/>
      </w:pPr>
      <w:r>
        <w:t>Code for the model and all simulations is available at http://github.com/weigcdsb/GBLM_SMOOTH/.</w:t>
      </w:r>
    </w:p>
    <w:p w14:paraId="33C84FED" w14:textId="53E2B98B" w:rsidR="000361CA" w:rsidRDefault="00975073" w:rsidP="000C7168">
      <w:pPr>
        <w:pStyle w:val="Heading1"/>
        <w:jc w:val="both"/>
      </w:pPr>
      <w:r>
        <w:t xml:space="preserve">3 </w:t>
      </w:r>
      <w:r w:rsidR="000361CA">
        <w:t>Results</w:t>
      </w:r>
    </w:p>
    <w:p w14:paraId="469AE643" w14:textId="1653BA3D" w:rsidR="0078782B" w:rsidRDefault="006028D7" w:rsidP="006028D7">
      <w:pPr>
        <w:jc w:val="both"/>
        <w:rPr>
          <w:lang w:eastAsia="zh-CN"/>
        </w:rPr>
      </w:pPr>
      <w:r>
        <w:t xml:space="preserve">Here we present simulation results illustrating how this model performs, how the hyperparameters can be efficiently optimized, and why tracking </w:t>
      </w:r>
      <w:r w:rsidRPr="00267A4C">
        <w:rPr>
          <w:i/>
          <w:iCs/>
        </w:rPr>
        <w:t>both</w:t>
      </w:r>
      <w:r>
        <w:t xml:space="preserve"> short- and long-term effects can prevent spurious inference of synaptic dynamics.</w:t>
      </w:r>
      <w:ins w:id="280" w:author="Ganchao Wei" w:date="2020-12-20T18:35:00Z">
        <w:r w:rsidR="00CF1268">
          <w:t xml:space="preserve"> The</w:t>
        </w:r>
        <w:r w:rsidR="00CF1268">
          <w:rPr>
            <w:rFonts w:hint="eastAsia"/>
            <w:lang w:eastAsia="zh-CN"/>
          </w:rPr>
          <w:t xml:space="preserve"> </w:t>
        </w:r>
        <w:r w:rsidR="00CF1268">
          <w:rPr>
            <w:lang w:eastAsia="zh-CN"/>
          </w:rPr>
          <w:t xml:space="preserve">recording </w:t>
        </w:r>
      </w:ins>
      <w:ins w:id="281" w:author="Ganchao Wei" w:date="2020-12-20T18:36:00Z">
        <w:r w:rsidR="00CF1268">
          <w:rPr>
            <w:lang w:eastAsia="zh-CN"/>
          </w:rPr>
          <w:t>lengths</w:t>
        </w:r>
      </w:ins>
      <w:ins w:id="282" w:author="Ganchao Wei" w:date="2020-12-20T18:35:00Z">
        <w:r w:rsidR="00CF1268">
          <w:rPr>
            <w:lang w:eastAsia="zh-CN"/>
          </w:rPr>
          <w:t xml:space="preserve"> </w:t>
        </w:r>
      </w:ins>
      <w:ins w:id="283" w:author="Ganchao Wei" w:date="2020-12-20T18:36:00Z">
        <w:r w:rsidR="00CF1268">
          <w:rPr>
            <w:lang w:eastAsia="zh-CN"/>
          </w:rPr>
          <w:t>are</w:t>
        </w:r>
      </w:ins>
      <w:ins w:id="284" w:author="Ganchao Wei" w:date="2020-12-20T18:35:00Z">
        <w:r w:rsidR="00CF1268">
          <w:rPr>
            <w:lang w:eastAsia="zh-CN"/>
          </w:rPr>
          <w:t xml:space="preserve"> 20min and </w:t>
        </w:r>
      </w:ins>
      <w:ins w:id="285" w:author="Ganchao Wei" w:date="2020-12-20T18:36:00Z">
        <w:r w:rsidR="00CF1268">
          <w:rPr>
            <w:lang w:eastAsia="zh-CN"/>
          </w:rPr>
          <w:t>presynaptic firing rates are 5Hz, if not specified.</w:t>
        </w:r>
      </w:ins>
    </w:p>
    <w:p w14:paraId="1F696B11" w14:textId="0A1E6D6B" w:rsidR="004B2C7B" w:rsidRDefault="004538F3" w:rsidP="000C7168">
      <w:pPr>
        <w:pStyle w:val="Heading2"/>
        <w:jc w:val="both"/>
      </w:pPr>
      <w:r>
        <w:t>Simultaneous s</w:t>
      </w:r>
      <w:r w:rsidR="006028D7">
        <w:t>hort-term and long-term changes in s</w:t>
      </w:r>
      <w:r w:rsidR="004B2C7B">
        <w:t xml:space="preserve">ynaptic </w:t>
      </w:r>
      <w:r w:rsidR="006028D7">
        <w:t>w</w:t>
      </w:r>
      <w:r w:rsidR="004B2C7B">
        <w:t>eight</w:t>
      </w:r>
      <w:r w:rsidR="006028D7">
        <w:t>s</w:t>
      </w:r>
    </w:p>
    <w:p w14:paraId="7F143760" w14:textId="0AC7D756" w:rsidR="0078782B" w:rsidRDefault="006028D7">
      <w:pPr>
        <w:jc w:val="both"/>
      </w:pPr>
      <w:r>
        <w:t>Although most experimental paradigms aim to manipulate and/or observe only a single synaptic timescale, s</w:t>
      </w:r>
      <w:r w:rsidRPr="006028D7">
        <w:t>hort-term synaptic dynamics</w:t>
      </w:r>
      <w:r>
        <w:t xml:space="preserve"> (depression and facilitation) and long-term synaptic dynamics (LTD and LTP) coexist and have d</w:t>
      </w:r>
      <w:r w:rsidRPr="006028D7">
        <w:t>istinct physiologica</w:t>
      </w:r>
      <w:r>
        <w:t>l mechanisms</w:t>
      </w:r>
      <w:r w:rsidR="0078782B">
        <w:t>. To illustrate how these dynamics can coexist we simulate a</w:t>
      </w:r>
      <w:r w:rsidR="00FE3E56">
        <w:t xml:space="preserve">n excitatory synaptic </w:t>
      </w:r>
      <w:r w:rsidR="0078782B">
        <w:t>connect</w:t>
      </w:r>
      <w:r w:rsidR="00FE3E56">
        <w:t>ion between a</w:t>
      </w:r>
      <w:r w:rsidR="0078782B">
        <w:t xml:space="preserve"> pre- and postsynaptic neuron where the synaptic weight increases instantaneously midway through </w:t>
      </w:r>
      <w:r w:rsidR="00FE3E56">
        <w:t>a 20min</w:t>
      </w:r>
      <w:r w:rsidR="0078782B">
        <w:t xml:space="preserve"> recording</w:t>
      </w:r>
      <w:r w:rsidR="00FE3E56">
        <w:t xml:space="preserve"> while also having short-term synaptic depression on fast timescales (Fig 1). Presynaptic spike timing is generated using a Poisson GLM with a history effect that mimics refractoriness, while postsynaptic spike times are generated by our full model. The overall cross-correlogram between the pre- and postsynaptic shows a short latency, fast onset peak where the probability of postsynaptic spiking increases following each presynaptic spike (Fig 1B, right). </w:t>
      </w:r>
      <w:r w:rsidR="00E774F0">
        <w:t>Qualitatively, t</w:t>
      </w:r>
      <w:r w:rsidR="00FE3E56">
        <w:t>his peak is like putative excitatory connections observed in large-scale multielectrode recordings.</w:t>
      </w:r>
    </w:p>
    <w:p w14:paraId="283B8700" w14:textId="6269111A" w:rsidR="004B2C7B" w:rsidRDefault="00FE3E56" w:rsidP="00E774F0">
      <w:pPr>
        <w:jc w:val="both"/>
      </w:pPr>
      <w:r>
        <w:t xml:space="preserve">Several previous studies have </w:t>
      </w:r>
      <w:r w:rsidR="004538F3">
        <w:t xml:space="preserve">characterized the </w:t>
      </w:r>
      <w:r>
        <w:t xml:space="preserve">short-term and long-term dynamics </w:t>
      </w:r>
      <w:r w:rsidR="004538F3">
        <w:t xml:space="preserve">of spike transmission by partitioning or splitting </w:t>
      </w:r>
      <w:r>
        <w:t>the overall cross-correlogram</w:t>
      </w:r>
      <w:r w:rsidR="004538F3">
        <w:t xml:space="preserve"> to use only a subset of presynaptic spikes. For instance, comparing the cross-correlogram generated using only the presynaptic spikes before the change-point to the cross-correlogram generated using the spikes after the change-point reveals the increase in synaptic strength (Fig 1B). By using presynaptic spikes that are preceded by a </w:t>
      </w:r>
      <w:r w:rsidR="004538F3">
        <w:lastRenderedPageBreak/>
        <w:t>specific inter-spike interval we can observe the effects of short-term synaptic depression (Fig 1D). In this case, presynaptic spikes that occur recently after another spike tend to have lower efficacy compared to spikes that occur following a long period of silence, where the synaptic resources have had an opportunity to recover (Fig 1C). Although partitioning the cross-correlogram can reveal clear</w:t>
      </w:r>
      <w:r w:rsidR="00E774F0">
        <w:t xml:space="preserve"> evidence of </w:t>
      </w:r>
      <w:r w:rsidR="004538F3">
        <w:t>long- and short-term changes in spike transmission</w:t>
      </w:r>
      <w:r w:rsidR="00E774F0">
        <w:t>, it is often unclear what the best partitioning should b</w:t>
      </w:r>
      <w:r w:rsidR="003A06D1">
        <w:t>e and how to combine evidence from multiple types of partitions (e.g. time-based and ISI-based) into a single description. It is also important to note that i</w:t>
      </w:r>
      <w:r w:rsidR="00E774F0">
        <w:t>n the simulation here the f</w:t>
      </w:r>
      <w:r w:rsidR="009313AC">
        <w:t xml:space="preserve">iring rate for </w:t>
      </w:r>
      <w:r w:rsidR="00E774F0">
        <w:t xml:space="preserve">presynaptic neuron is set to </w:t>
      </w:r>
      <w:ins w:id="286" w:author="Ganchao Wei" w:date="2020-12-16T09:07:00Z">
        <w:r w:rsidR="00535AAB">
          <w:t>5</w:t>
        </w:r>
      </w:ins>
      <w:del w:id="287" w:author="Ganchao Wei" w:date="2020-12-16T09:07:00Z">
        <w:r w:rsidR="00E774F0" w:rsidDel="00535AAB">
          <w:delText>XX</w:delText>
        </w:r>
      </w:del>
      <w:r w:rsidR="00E774F0">
        <w:t xml:space="preserve">Hz and the baseline firing rate of </w:t>
      </w:r>
      <w:r w:rsidR="009313AC">
        <w:t>postsynaptic neuron is</w:t>
      </w:r>
      <w:r w:rsidR="00E774F0">
        <w:t xml:space="preserve"> set to </w:t>
      </w:r>
      <w:r w:rsidR="009313AC">
        <w:t>20Hz.</w:t>
      </w:r>
      <w:r w:rsidR="00E774F0">
        <w:t xml:space="preserve"> In cases where firing rates are lower and/or when synaptic efficacy is weaker </w:t>
      </w:r>
      <w:r w:rsidR="003A06D1">
        <w:t>the partitioned cross-correlograms may be too noisy to obtain meaningful estimates of the synaptic weight</w:t>
      </w:r>
      <w:r w:rsidR="00E774F0">
        <w:t>.</w:t>
      </w:r>
    </w:p>
    <w:p w14:paraId="7B030C8E" w14:textId="20E3DB64" w:rsidR="009313AC" w:rsidRDefault="009313AC"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88" w:author="Ganchao Wei" w:date="2020-12-20T15:57: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289">
          <w:tblGrid>
            <w:gridCol w:w="9936"/>
          </w:tblGrid>
        </w:tblGridChange>
      </w:tblGrid>
      <w:tr w:rsidR="009313AC" w14:paraId="419FC55E" w14:textId="77777777" w:rsidTr="00A12C49">
        <w:tc>
          <w:tcPr>
            <w:tcW w:w="9926" w:type="dxa"/>
            <w:tcPrChange w:id="290" w:author="Ganchao Wei" w:date="2020-12-20T15:57:00Z">
              <w:tcPr>
                <w:tcW w:w="9926" w:type="dxa"/>
              </w:tcPr>
            </w:tcPrChange>
          </w:tcPr>
          <w:p w14:paraId="6D2F10AE" w14:textId="0C098FB5" w:rsidR="009313AC" w:rsidRDefault="009313AC" w:rsidP="000C7168">
            <w:pPr>
              <w:jc w:val="both"/>
            </w:pPr>
            <w:del w:id="291" w:author="Ganchao Wei" w:date="2020-12-16T09:26:00Z">
              <w:r w:rsidDel="00B3166E">
                <w:rPr>
                  <w:noProof/>
                  <w:lang w:eastAsia="zh-CN"/>
                </w:rPr>
                <w:drawing>
                  <wp:inline distT="0" distB="0" distL="0" distR="0" wp14:anchorId="5C737921" wp14:editId="0456382B">
                    <wp:extent cx="6217351" cy="2122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36075" cy="2129392"/>
                            </a:xfrm>
                            <a:prstGeom prst="rect">
                              <a:avLst/>
                            </a:prstGeom>
                            <a:noFill/>
                            <a:ln>
                              <a:noFill/>
                            </a:ln>
                          </pic:spPr>
                        </pic:pic>
                      </a:graphicData>
                    </a:graphic>
                  </wp:inline>
                </w:drawing>
              </w:r>
            </w:del>
            <w:ins w:id="292" w:author="Ganchao Wei" w:date="2020-12-16T09:27:00Z">
              <w:r w:rsidR="00B3166E">
                <w:rPr>
                  <w:noProof/>
                </w:rPr>
                <w:drawing>
                  <wp:inline distT="0" distB="0" distL="0" distR="0" wp14:anchorId="65DAC900" wp14:editId="155DF253">
                    <wp:extent cx="6189784" cy="2113372"/>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5019" cy="2118574"/>
                            </a:xfrm>
                            <a:prstGeom prst="rect">
                              <a:avLst/>
                            </a:prstGeom>
                            <a:noFill/>
                            <a:ln>
                              <a:noFill/>
                            </a:ln>
                          </pic:spPr>
                        </pic:pic>
                      </a:graphicData>
                    </a:graphic>
                  </wp:inline>
                </w:drawing>
              </w:r>
            </w:ins>
          </w:p>
        </w:tc>
      </w:tr>
      <w:tr w:rsidR="009313AC" w14:paraId="69133EAF" w14:textId="77777777" w:rsidTr="00A12C49">
        <w:tc>
          <w:tcPr>
            <w:tcW w:w="9926" w:type="dxa"/>
            <w:tcPrChange w:id="293" w:author="Ganchao Wei" w:date="2020-12-20T15:57:00Z">
              <w:tcPr>
                <w:tcW w:w="9926" w:type="dxa"/>
              </w:tcPr>
            </w:tcPrChange>
          </w:tcPr>
          <w:p w14:paraId="29637F31" w14:textId="26156999" w:rsidR="009313AC" w:rsidRPr="009313AC" w:rsidRDefault="009313AC" w:rsidP="000C7168">
            <w:pPr>
              <w:jc w:val="both"/>
              <w:rPr>
                <w:b/>
                <w:bCs/>
              </w:rPr>
            </w:pPr>
            <w:r>
              <w:rPr>
                <w:b/>
                <w:bCs/>
              </w:rPr>
              <w:t xml:space="preserve">Fig 1. </w:t>
            </w:r>
            <w:ins w:id="294" w:author="Ganchao Wei" w:date="2020-12-16T09:09:00Z">
              <w:r w:rsidR="00535AAB">
                <w:rPr>
                  <w:rFonts w:hint="eastAsia"/>
                  <w:b/>
                  <w:bCs/>
                  <w:lang w:eastAsia="zh-CN"/>
                </w:rPr>
                <w:t>S</w:t>
              </w:r>
              <w:r w:rsidR="00535AAB">
                <w:rPr>
                  <w:b/>
                  <w:bCs/>
                  <w:lang w:eastAsia="zh-CN"/>
                </w:rPr>
                <w:t xml:space="preserve">hort-term and long-term plasticity in an </w:t>
              </w:r>
            </w:ins>
            <w:ins w:id="295" w:author="Ganchao Wei" w:date="2020-12-16T09:10:00Z">
              <w:r w:rsidR="00535AAB">
                <w:rPr>
                  <w:b/>
                  <w:bCs/>
                  <w:lang w:eastAsia="zh-CN"/>
                </w:rPr>
                <w:t>excitatory synapse</w:t>
              </w:r>
            </w:ins>
            <w:del w:id="296" w:author="Ganchao Wei" w:date="2020-12-16T09:09:00Z">
              <w:r w:rsidR="0081391D" w:rsidDel="00535AAB">
                <w:rPr>
                  <w:b/>
                  <w:bCs/>
                </w:rPr>
                <w:delText>Traditional methods for synaptic weights analysis</w:delText>
              </w:r>
            </w:del>
            <w:r w:rsidR="0081391D">
              <w:rPr>
                <w:b/>
                <w:bCs/>
              </w:rPr>
              <w:t xml:space="preserve">. </w:t>
            </w:r>
            <w:r w:rsidRPr="003A4A08">
              <w:rPr>
                <w:b/>
                <w:bCs/>
              </w:rPr>
              <w:t>(A)</w:t>
            </w:r>
            <w:r>
              <w:t xml:space="preserve"> </w:t>
            </w:r>
            <w:del w:id="297" w:author="Ganchao Wei" w:date="2020-12-20T18:41:00Z">
              <w:r w:rsidDel="00CF1268">
                <w:delText>In this example t</w:delText>
              </w:r>
            </w:del>
            <w:ins w:id="298" w:author="Ganchao Wei" w:date="2020-12-20T18:41:00Z">
              <w:r w:rsidR="00CF1268">
                <w:t>T</w:t>
              </w:r>
            </w:ins>
            <w:r>
              <w:t xml:space="preserve">he simulated </w:t>
            </w:r>
            <w:r w:rsidR="006E7061">
              <w:t>LTP</w:t>
            </w:r>
            <w:r>
              <w:t xml:space="preserve"> is step-changing at middle recording time (T/2). </w:t>
            </w:r>
            <w:r w:rsidR="00E6262B" w:rsidRPr="003A4A08">
              <w:rPr>
                <w:b/>
                <w:bCs/>
              </w:rPr>
              <w:t>(B)</w:t>
            </w:r>
            <w:r w:rsidR="00E6262B">
              <w:t xml:space="preserve"> </w:t>
            </w:r>
            <w:r>
              <w:t>The change of LTP can be visualized by splitting the cross-correlogram, before and after T/2.</w:t>
            </w:r>
            <w:r w:rsidR="00E6262B">
              <w:t xml:space="preserve"> </w:t>
            </w:r>
            <w:r>
              <w:t xml:space="preserve">The cross-correlation between pre- and postsynaptic spiking is higher after T/2, which suggests a stronger coupling. </w:t>
            </w:r>
            <w:r w:rsidRPr="003A4A08">
              <w:rPr>
                <w:b/>
                <w:bCs/>
              </w:rPr>
              <w:t>(C)</w:t>
            </w:r>
            <w:r>
              <w:t xml:space="preserve"> The simulated </w:t>
            </w:r>
            <w:r w:rsidR="006E7061">
              <w:t>STP</w:t>
            </w:r>
            <w:r>
              <w:t xml:space="preserve"> can be viewed by plotting the postsynaptic neuron</w:t>
            </w:r>
            <w:r w:rsidR="009C7696">
              <w:t xml:space="preserve"> efficacy</w:t>
            </w:r>
            <w:r>
              <w:t xml:space="preserve"> against presynaptic inter-spike interval (ISI). Shorter presynaptic ISI</w:t>
            </w:r>
            <w:r>
              <w:rPr>
                <w:rFonts w:hint="eastAsia"/>
              </w:rPr>
              <w:t>s</w:t>
            </w:r>
            <w:r>
              <w:t xml:space="preserve"> correspond to lower postsynaptic efficacies, which shows that the STP is depression here. The efficacy after T/2 consistently dominates the efficacy before T/2, and this shows abruptly increase of LTP after T/2. </w:t>
            </w:r>
            <w:r w:rsidRPr="003A4A08">
              <w:rPr>
                <w:b/>
                <w:bCs/>
              </w:rPr>
              <w:t>(D)</w:t>
            </w:r>
            <w:r>
              <w:t xml:space="preserve"> By splitting cross-correlogram according to T and presynaptic ISI, we can show LTP and STP simultaneously. The cross-correlation is higher for later recording period (&gt;T/2) and longer presynaptic ISIs (&gt; median of simulated ISI).</w:t>
            </w:r>
            <w:r w:rsidR="00E6262B">
              <w:t xml:space="preserve"> The baselines are the same across all split plots, which suggest a constant postsynaptic firing rate.</w:t>
            </w:r>
          </w:p>
        </w:tc>
      </w:tr>
    </w:tbl>
    <w:p w14:paraId="606444CC" w14:textId="5F26CBC1" w:rsidR="009313AC" w:rsidRDefault="009313AC" w:rsidP="000C7168">
      <w:pPr>
        <w:jc w:val="both"/>
      </w:pPr>
    </w:p>
    <w:p w14:paraId="169CA59A" w14:textId="7E5A084E" w:rsidR="003A06D1" w:rsidDel="00A12C49" w:rsidRDefault="003A06D1" w:rsidP="000C7168">
      <w:pPr>
        <w:pStyle w:val="Heading2"/>
        <w:jc w:val="both"/>
        <w:rPr>
          <w:del w:id="299" w:author="Ganchao Wei" w:date="2020-12-20T16:02:00Z"/>
        </w:rPr>
      </w:pPr>
    </w:p>
    <w:p w14:paraId="58EAC83B" w14:textId="1C346D08" w:rsidR="00FA4399" w:rsidRDefault="003A06D1" w:rsidP="000C7168">
      <w:pPr>
        <w:jc w:val="both"/>
      </w:pPr>
      <w:r>
        <w:t xml:space="preserve">Using a model-based approach the short- and long-term synaptic weights can be estimated simultaneously to create a unified description of postsynaptic spiking. Here we track the long-term changes in synaptic weight using adaptive </w:t>
      </w:r>
      <w:r w:rsidR="00FA4399">
        <w:t>smoothing,</w:t>
      </w:r>
      <w:r>
        <w:t xml:space="preserve"> and we fit the short-term changes in synaptic weights using</w:t>
      </w:r>
      <w:r w:rsidR="00FA4399">
        <w:t xml:space="preserve"> a modification function that describes the</w:t>
      </w:r>
      <w:r>
        <w:t xml:space="preserve"> additive effects f</w:t>
      </w:r>
      <w:r w:rsidR="00FA4399">
        <w:t>or</w:t>
      </w:r>
      <w:r>
        <w:t xml:space="preserve"> different presynaptic ISIs</w:t>
      </w:r>
      <w:r w:rsidR="00FA4399">
        <w:t xml:space="preserve"> (see Methods)</w:t>
      </w:r>
      <w:r w:rsidR="00740C53">
        <w:t xml:space="preserve">. </w:t>
      </w:r>
    </w:p>
    <w:p w14:paraId="540F1729" w14:textId="3EA3BCC6" w:rsidR="00A12C49" w:rsidRDefault="00FA4399" w:rsidP="000C7168">
      <w:pPr>
        <w:jc w:val="both"/>
      </w:pPr>
      <w:r>
        <w:t>Using adaptive smoothing, the model simply updates its estimate of the synaptic weight based on the observed spike transmission</w:t>
      </w:r>
      <w:r w:rsidR="00740C53">
        <w:t xml:space="preserve">. If postsynaptic spikes follow presynaptic spikes more than expected the parameter for the long-term synaptic weight increases, and if postsynaptic spikes follow presynaptic spikes less than expected the parameter decreases. The hyperparameter </w:t>
      </w:r>
      <m:oMath>
        <m:sSub>
          <m:sSubPr>
            <m:ctrlPr>
              <w:ins w:id="300" w:author="Ganchao Wei" w:date="2020-12-20T09:55:00Z">
                <w:rPr>
                  <w:rFonts w:ascii="Cambria Math" w:hAnsi="Cambria Math"/>
                  <w:i/>
                </w:rPr>
              </w:ins>
            </m:ctrlPr>
          </m:sSubPr>
          <m:e>
            <m:r>
              <w:ins w:id="301" w:author="Ganchao Wei" w:date="2020-12-20T09:55:00Z">
                <w:rPr>
                  <w:rFonts w:ascii="Cambria Math" w:hAnsi="Cambria Math"/>
                </w:rPr>
                <m:t>Q</m:t>
              </w:ins>
            </m:r>
          </m:e>
          <m:sub>
            <m:sSub>
              <m:sSubPr>
                <m:ctrlPr>
                  <w:ins w:id="302" w:author="Ganchao Wei" w:date="2020-12-20T09:55:00Z">
                    <w:rPr>
                      <w:rFonts w:ascii="Cambria Math" w:hAnsi="Cambria Math"/>
                      <w:i/>
                    </w:rPr>
                  </w:ins>
                </m:ctrlPr>
              </m:sSubPr>
              <m:e>
                <m:r>
                  <w:ins w:id="303" w:author="Ganchao Wei" w:date="2020-12-20T09:55:00Z">
                    <w:rPr>
                      <w:rFonts w:ascii="Cambria Math" w:hAnsi="Cambria Math"/>
                    </w:rPr>
                    <m:t>w</m:t>
                  </w:ins>
                </m:r>
              </m:e>
              <m:sub>
                <m:r>
                  <w:ins w:id="304" w:author="Ganchao Wei" w:date="2020-12-20T09:55:00Z">
                    <w:rPr>
                      <w:rFonts w:ascii="Cambria Math" w:hAnsi="Cambria Math"/>
                    </w:rPr>
                    <m:t>L</m:t>
                  </w:ins>
                </m:r>
              </m:sub>
            </m:sSub>
          </m:sub>
        </m:sSub>
        <m:r>
          <w:del w:id="305" w:author="Ganchao Wei" w:date="2020-12-20T09:55:00Z">
            <m:rPr>
              <m:sty m:val="bi"/>
            </m:rPr>
            <w:rPr>
              <w:rFonts w:ascii="Cambria Math" w:hAnsi="Cambria Math"/>
            </w:rPr>
            <m:t>Q</m:t>
          </w:del>
        </m:r>
      </m:oMath>
      <w:r w:rsidR="00740C53">
        <w:t xml:space="preserve"> provides a constraint on how fast the long-term synaptic weight parameter can change.</w:t>
      </w:r>
      <w:r w:rsidR="00AD1A01">
        <w:t xml:space="preserve"> This unstructured approach allows the </w:t>
      </w:r>
      <w:r w:rsidR="00AD1A01">
        <w:lastRenderedPageBreak/>
        <w:t>model to track a wide variety of patterns (Fig 2A). Since the model estimates a synaptic effect for every presynaptic spike, it also provides efficacy estimates for arbitrary partitions of the cross-correlogram (Fig 2B).</w:t>
      </w:r>
    </w:p>
    <w:p w14:paraId="45B208DF" w14:textId="37F66303" w:rsidR="004C7B0D" w:rsidRDefault="008011C4" w:rsidP="000C7168">
      <w:pPr>
        <w:jc w:val="both"/>
        <w:rPr>
          <w:ins w:id="306" w:author="Ganchao Wei" w:date="2020-12-20T16:02:00Z"/>
        </w:rPr>
      </w:pPr>
      <w:r w:rsidRPr="00B3166E">
        <w:rPr>
          <w:rPrChange w:id="307" w:author="Ganchao Wei" w:date="2020-12-16T09:24:00Z">
            <w:rPr>
              <w:u w:val="single"/>
            </w:rPr>
          </w:rPrChange>
        </w:rPr>
        <w:t xml:space="preserve">For the short-term </w:t>
      </w:r>
      <w:r>
        <w:t xml:space="preserve">synaptic </w:t>
      </w:r>
      <w:del w:id="308" w:author="Ganchao Wei" w:date="2020-12-16T09:24:00Z">
        <w:r w:rsidDel="00B3166E">
          <w:delText>weight</w:delText>
        </w:r>
      </w:del>
      <w:ins w:id="309" w:author="Ganchao Wei" w:date="2020-12-16T09:24:00Z">
        <w:r w:rsidR="00B3166E">
          <w:t>weight,</w:t>
        </w:r>
      </w:ins>
      <w:r>
        <w:t xml:space="preserve"> we use a more structured approach that depends on the specific pattern of presynaptic ISIs. Following each presynaptic </w:t>
      </w:r>
      <w:del w:id="310" w:author="Ganchao Wei" w:date="2020-12-16T09:25:00Z">
        <w:r w:rsidDel="00B3166E">
          <w:delText>spike</w:delText>
        </w:r>
      </w:del>
      <w:ins w:id="311" w:author="Ganchao Wei" w:date="2020-12-16T09:25:00Z">
        <w:r w:rsidR="00B3166E">
          <w:t>spike,</w:t>
        </w:r>
      </w:ins>
      <w:r>
        <w:t xml:space="preserve"> we assume that the short-term synaptic weight increases or decreases by an amount that depends on the </w:t>
      </w:r>
      <w:proofErr w:type="spellStart"/>
      <w:r>
        <w:t>interspike</w:t>
      </w:r>
      <w:proofErr w:type="spellEnd"/>
      <w:r>
        <w:t xml:space="preserve"> interval</w:t>
      </w:r>
      <w:ins w:id="312" w:author="Ganchao Wei" w:date="2020-12-20T09:57:00Z">
        <w:r w:rsidR="005C6B25">
          <w:t xml:space="preserve"> (ISI)</w:t>
        </w:r>
      </w:ins>
      <w:r>
        <w:t xml:space="preserve"> preceding that spike. In the absence of presynaptic spikes, we assume that the short-term weight decays (exponentially) back to a baseline weight.</w:t>
      </w:r>
      <w:r w:rsidR="005371A8">
        <w:t xml:space="preserve"> These changes can occur rapidly but are constrained by the presynaptic spike timing. Within the model, presynaptic spikes following an interval of 100ms, for instance, will always modify the short-term synaptic weight by the same amount. However, these structured short-term changes allow a range of behaviors, including short-term facilitation and depression-like effects (Fig 2C). These effects occur simultaneously with any long-term changes in synaptic weight, and, again, allow for efficacy estimates with arbitrary partitions of the cross-correlogram (Fig 2D).</w:t>
      </w:r>
    </w:p>
    <w:p w14:paraId="02413A0B"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13" w:author="Ganchao Wei" w:date="2020-12-20T15:5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314">
          <w:tblGrid>
            <w:gridCol w:w="9936"/>
          </w:tblGrid>
        </w:tblGridChange>
      </w:tblGrid>
      <w:tr w:rsidR="006E7061" w14:paraId="0B660698" w14:textId="77777777" w:rsidTr="00A12C49">
        <w:tc>
          <w:tcPr>
            <w:tcW w:w="9926" w:type="dxa"/>
            <w:tcPrChange w:id="315" w:author="Ganchao Wei" w:date="2020-12-20T15:58:00Z">
              <w:tcPr>
                <w:tcW w:w="9926" w:type="dxa"/>
              </w:tcPr>
            </w:tcPrChange>
          </w:tcPr>
          <w:p w14:paraId="3CF48383" w14:textId="47156BA6" w:rsidR="006E7061" w:rsidRDefault="006E7061" w:rsidP="000C7168">
            <w:pPr>
              <w:jc w:val="both"/>
            </w:pPr>
            <w:del w:id="316" w:author="Ganchao Wei" w:date="2020-12-16T09:27:00Z">
              <w:r w:rsidDel="00B3166E">
                <w:rPr>
                  <w:noProof/>
                  <w:lang w:eastAsia="zh-CN"/>
                </w:rPr>
                <w:drawing>
                  <wp:inline distT="0" distB="0" distL="0" distR="0" wp14:anchorId="745D6E23" wp14:editId="19274085">
                    <wp:extent cx="6234143" cy="3927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0765" cy="3932116"/>
                            </a:xfrm>
                            <a:prstGeom prst="rect">
                              <a:avLst/>
                            </a:prstGeom>
                            <a:noFill/>
                            <a:ln>
                              <a:noFill/>
                            </a:ln>
                          </pic:spPr>
                        </pic:pic>
                      </a:graphicData>
                    </a:graphic>
                  </wp:inline>
                </w:drawing>
              </w:r>
            </w:del>
            <w:ins w:id="317" w:author="Ganchao Wei" w:date="2020-12-16T09:27:00Z">
              <w:r w:rsidR="00B3166E">
                <w:rPr>
                  <w:noProof/>
                </w:rPr>
                <w:drawing>
                  <wp:inline distT="0" distB="0" distL="0" distR="0" wp14:anchorId="1BCF8B6F" wp14:editId="0424E9C9">
                    <wp:extent cx="6207369" cy="383964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3516" cy="3843450"/>
                            </a:xfrm>
                            <a:prstGeom prst="rect">
                              <a:avLst/>
                            </a:prstGeom>
                            <a:noFill/>
                            <a:ln>
                              <a:noFill/>
                            </a:ln>
                          </pic:spPr>
                        </pic:pic>
                      </a:graphicData>
                    </a:graphic>
                  </wp:inline>
                </w:drawing>
              </w:r>
            </w:ins>
          </w:p>
        </w:tc>
      </w:tr>
      <w:tr w:rsidR="006E7061" w14:paraId="7B30E083" w14:textId="77777777" w:rsidTr="00A12C49">
        <w:tc>
          <w:tcPr>
            <w:tcW w:w="9926" w:type="dxa"/>
            <w:tcPrChange w:id="318" w:author="Ganchao Wei" w:date="2020-12-20T15:58:00Z">
              <w:tcPr>
                <w:tcW w:w="9926" w:type="dxa"/>
              </w:tcPr>
            </w:tcPrChange>
          </w:tcPr>
          <w:p w14:paraId="6417AC10" w14:textId="51F59B48" w:rsidR="006E7061" w:rsidRPr="006E7061" w:rsidRDefault="006E7061" w:rsidP="000C7168">
            <w:pPr>
              <w:jc w:val="both"/>
              <w:rPr>
                <w:b/>
                <w:bCs/>
              </w:rPr>
            </w:pPr>
            <w:r>
              <w:rPr>
                <w:b/>
                <w:bCs/>
              </w:rPr>
              <w:t xml:space="preserve">Figure 2. </w:t>
            </w:r>
            <w:r w:rsidRPr="00F7088B">
              <w:rPr>
                <w:b/>
                <w:bCs/>
              </w:rPr>
              <w:t xml:space="preserve">Inference of different </w:t>
            </w:r>
            <w:r>
              <w:rPr>
                <w:b/>
                <w:bCs/>
              </w:rPr>
              <w:t>long</w:t>
            </w:r>
            <w:r w:rsidRPr="00F7088B">
              <w:rPr>
                <w:b/>
                <w:bCs/>
              </w:rPr>
              <w:t xml:space="preserve">- and </w:t>
            </w:r>
            <w:r>
              <w:rPr>
                <w:b/>
                <w:bCs/>
              </w:rPr>
              <w:t>short</w:t>
            </w:r>
            <w:r w:rsidRPr="00F7088B">
              <w:rPr>
                <w:b/>
                <w:bCs/>
              </w:rPr>
              <w:t>-term plasticity</w:t>
            </w:r>
            <w:r>
              <w:rPr>
                <w:b/>
                <w:bCs/>
              </w:rPr>
              <w:t xml:space="preserve">. </w:t>
            </w:r>
            <w:r>
              <w:t>These plots show fitting results for different LTP</w:t>
            </w:r>
            <w:del w:id="319" w:author="Ganchao Wei" w:date="2020-12-20T18:50:00Z">
              <w:r w:rsidDel="002F1B7E">
                <w:delText xml:space="preserve"> (orange)</w:delText>
              </w:r>
            </w:del>
            <w:r>
              <w:t xml:space="preserve"> and STP (</w:t>
            </w:r>
            <w:ins w:id="320" w:author="Ganchao Wei" w:date="2020-12-20T18:50:00Z">
              <w:r w:rsidR="002F1B7E">
                <w:t>in modification function</w:t>
              </w:r>
            </w:ins>
            <w:del w:id="321" w:author="Ganchao Wei" w:date="2020-12-20T18:50:00Z">
              <w:r w:rsidDel="002F1B7E">
                <w:delText>blue</w:delText>
              </w:r>
            </w:del>
            <w:r>
              <w:t>)</w:t>
            </w:r>
            <w:del w:id="322" w:author="Ganchao Wei" w:date="2020-12-20T18:50:00Z">
              <w:r w:rsidDel="002F1B7E">
                <w:delText>. The</w:delText>
              </w:r>
              <w:r w:rsidRPr="006A43EF" w:rsidDel="002F1B7E">
                <w:delText xml:space="preserve"> </w:delText>
              </w:r>
              <w:r w:rsidDel="002F1B7E">
                <w:delText>STP is shown by modification function</w:delText>
              </w:r>
            </w:del>
            <w:r>
              <w:t xml:space="preserve">. The dashed lines show standard error from point estimations. </w:t>
            </w:r>
            <w:r w:rsidRPr="00F7088B">
              <w:rPr>
                <w:b/>
                <w:bCs/>
              </w:rPr>
              <w:t>(</w:t>
            </w:r>
            <w:r>
              <w:rPr>
                <w:b/>
                <w:bCs/>
              </w:rPr>
              <w:t>A</w:t>
            </w:r>
            <w:r w:rsidRPr="00F7088B">
              <w:rPr>
                <w:b/>
                <w:bCs/>
              </w:rPr>
              <w:t>)</w:t>
            </w:r>
            <w:r>
              <w:t xml:space="preserve"> The fitting results under different types of LTP, i.e. linear- and sinusoidal-changing. The postsynaptic baseline firing rates are constant and STPs are depression. </w:t>
            </w:r>
            <w:r w:rsidRPr="00AB2229">
              <w:rPr>
                <w:b/>
                <w:bCs/>
              </w:rPr>
              <w:t>(</w:t>
            </w:r>
            <w:r>
              <w:rPr>
                <w:b/>
                <w:bCs/>
              </w:rPr>
              <w:t>B</w:t>
            </w:r>
            <w:r w:rsidRPr="00AB2229">
              <w:rPr>
                <w:b/>
                <w:bCs/>
              </w:rPr>
              <w:t>)</w:t>
            </w:r>
            <w:r>
              <w:t xml:space="preserve"> These two LTPs and fitted values can also be visualized </w:t>
            </w:r>
            <w:bookmarkStart w:id="323" w:name="_Hlk55204305"/>
            <w:r>
              <w:t>by splitting cross-correlogram for quartiles of recording time.</w:t>
            </w:r>
            <w:bookmarkEnd w:id="323"/>
            <w:r>
              <w:t xml:space="preserve"> </w:t>
            </w:r>
            <w:r w:rsidRPr="00F7088B">
              <w:rPr>
                <w:b/>
                <w:bCs/>
              </w:rPr>
              <w:t>(</w:t>
            </w:r>
            <w:r>
              <w:rPr>
                <w:b/>
                <w:bCs/>
              </w:rPr>
              <w:t>C</w:t>
            </w:r>
            <w:r w:rsidRPr="00F7088B">
              <w:rPr>
                <w:b/>
                <w:bCs/>
              </w:rPr>
              <w:t>)</w:t>
            </w:r>
            <w:r>
              <w:t xml:space="preserve"> The fitting results under different types of STP, i.e. depression, facilitation and no STP. The postsynaptic baseline firing rates are constant and LTPs are step-changing at middle recording time. </w:t>
            </w:r>
            <w:r w:rsidRPr="00F7088B">
              <w:rPr>
                <w:b/>
                <w:bCs/>
              </w:rPr>
              <w:t>(</w:t>
            </w:r>
            <w:r>
              <w:rPr>
                <w:b/>
                <w:bCs/>
              </w:rPr>
              <w:t>D</w:t>
            </w:r>
            <w:r w:rsidRPr="00F7088B">
              <w:rPr>
                <w:b/>
                <w:bCs/>
              </w:rPr>
              <w:t>)</w:t>
            </w:r>
            <w:r>
              <w:t xml:space="preserve"> Split cross-correlograms for quartiles of presynaptic ISIs show these STPs and fitted values.</w:t>
            </w:r>
          </w:p>
        </w:tc>
      </w:tr>
    </w:tbl>
    <w:p w14:paraId="071C23A4" w14:textId="77777777" w:rsidR="006E7061" w:rsidRDefault="006E7061" w:rsidP="000C7168">
      <w:pPr>
        <w:jc w:val="both"/>
      </w:pPr>
    </w:p>
    <w:p w14:paraId="0B22A3DC" w14:textId="35E35741" w:rsidR="00B8648C" w:rsidRDefault="00A91FAC" w:rsidP="000C7168">
      <w:pPr>
        <w:jc w:val="both"/>
        <w:rPr>
          <w:ins w:id="324" w:author="Ganchao Wei" w:date="2020-12-20T16:02:00Z"/>
        </w:rPr>
      </w:pPr>
      <w:r>
        <w:t>During natural ongoing spiking activity there are unlikely to be large shifts in long-term synaptic strength like Fig 1 and 2. In the absence of external stimulation or task demands, long-term synaptic changes are more likely to result from ongoing patterns of activity. Here we simulate a synapse with spike timing-dependent plasticity (STDP).</w:t>
      </w:r>
      <w:r w:rsidRPr="00A91FAC">
        <w:t xml:space="preserve"> </w:t>
      </w:r>
      <w:r>
        <w:t>The modification function is a traditional double-exponential function, similar to data from cortical and hippocampal slices, where the synapse is strengthened when postsynaptic spike</w:t>
      </w:r>
      <w:r w:rsidR="00A70B20">
        <w:t>s</w:t>
      </w:r>
      <w:r>
        <w:t xml:space="preserve"> follow presynaptic spikes and weakened when presynaptic spikes follow postsynaptic spikes. With the presynaptic spike timing again coming from a Poisson GLM, STDP induces slow fluctuations in the synaptic strength of the full model (Fig 3</w:t>
      </w:r>
      <w:ins w:id="325" w:author="Ganchao Wei" w:date="2020-12-21T08:39:00Z">
        <w:r w:rsidR="001D23B0">
          <w:t>A</w:t>
        </w:r>
      </w:ins>
      <w:del w:id="326" w:author="Ganchao Wei" w:date="2020-12-21T08:39:00Z">
        <w:r w:rsidDel="001D23B0">
          <w:delText>B</w:delText>
        </w:r>
      </w:del>
      <w:r>
        <w:t xml:space="preserve">). </w:t>
      </w:r>
      <w:r w:rsidR="00A70B20">
        <w:t xml:space="preserve">These changes are accurately tracked by the adaptive smoother, even though the smoother does not model pre-post spike timing explicitly. </w:t>
      </w:r>
      <w:r>
        <w:t xml:space="preserve">As before, </w:t>
      </w:r>
      <w:r w:rsidR="00A70B20">
        <w:t>these slow changes also exist simultaneously with short-term synaptic depression (Fig 3</w:t>
      </w:r>
      <w:ins w:id="327" w:author="Ganchao Wei" w:date="2020-12-21T08:39:00Z">
        <w:r w:rsidR="001D23B0">
          <w:t>B</w:t>
        </w:r>
      </w:ins>
      <w:del w:id="328" w:author="Ganchao Wei" w:date="2020-12-21T08:39:00Z">
        <w:r w:rsidR="00A70B20" w:rsidDel="001D23B0">
          <w:delText>C</w:delText>
        </w:r>
      </w:del>
      <w:r w:rsidR="00A70B20">
        <w:t>). Although the short-term synaptic effects are visible when partitioning the cross-correlograms</w:t>
      </w:r>
      <w:ins w:id="329" w:author="Ganchao Wei" w:date="2020-12-21T08:40:00Z">
        <w:r w:rsidR="001D23B0">
          <w:t xml:space="preserve"> (Fig 3C)</w:t>
        </w:r>
      </w:ins>
      <w:r w:rsidR="00A70B20">
        <w:t>, it is unclear how the long-term fluctuations in STDP could be similarly partitioned.</w:t>
      </w:r>
    </w:p>
    <w:p w14:paraId="5357AB2D" w14:textId="77777777" w:rsidR="00A12C49" w:rsidRDefault="00A12C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30" w:author="Ganchao Wei" w:date="2020-12-20T15:58:00Z">
          <w:tblPr>
            <w:tblStyle w:val="TableGrid"/>
            <w:tblW w:w="0" w:type="auto"/>
            <w:tblLook w:val="04A0" w:firstRow="1" w:lastRow="0" w:firstColumn="1" w:lastColumn="0" w:noHBand="0" w:noVBand="1"/>
          </w:tblPr>
        </w:tblPrChange>
      </w:tblPr>
      <w:tblGrid>
        <w:gridCol w:w="9936"/>
        <w:tblGridChange w:id="331">
          <w:tblGrid>
            <w:gridCol w:w="9926"/>
          </w:tblGrid>
        </w:tblGridChange>
      </w:tblGrid>
      <w:tr w:rsidR="00C230C6" w14:paraId="14D392A7" w14:textId="77777777" w:rsidTr="00A12C49">
        <w:trPr>
          <w:ins w:id="332" w:author="Ganchao Wei" w:date="2020-12-16T09:49:00Z"/>
        </w:trPr>
        <w:tc>
          <w:tcPr>
            <w:tcW w:w="9926" w:type="dxa"/>
            <w:tcPrChange w:id="333" w:author="Ganchao Wei" w:date="2020-12-20T15:58:00Z">
              <w:tcPr>
                <w:tcW w:w="9926" w:type="dxa"/>
              </w:tcPr>
            </w:tcPrChange>
          </w:tcPr>
          <w:p w14:paraId="50959074" w14:textId="373CF666" w:rsidR="00C230C6" w:rsidRDefault="007849DF" w:rsidP="000C7168">
            <w:pPr>
              <w:jc w:val="both"/>
              <w:rPr>
                <w:ins w:id="334" w:author="Ganchao Wei" w:date="2020-12-16T09:49:00Z"/>
              </w:rPr>
            </w:pPr>
            <w:ins w:id="335" w:author="Ganchao Wei" w:date="2020-12-16T21:30:00Z">
              <w:r>
                <w:rPr>
                  <w:noProof/>
                </w:rPr>
                <w:drawing>
                  <wp:inline distT="0" distB="0" distL="0" distR="0" wp14:anchorId="43E690DE" wp14:editId="760C4746">
                    <wp:extent cx="6176451" cy="38807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0142" cy="3883076"/>
                            </a:xfrm>
                            <a:prstGeom prst="rect">
                              <a:avLst/>
                            </a:prstGeom>
                            <a:noFill/>
                            <a:ln>
                              <a:noFill/>
                            </a:ln>
                          </pic:spPr>
                        </pic:pic>
                      </a:graphicData>
                    </a:graphic>
                  </wp:inline>
                </w:drawing>
              </w:r>
            </w:ins>
          </w:p>
        </w:tc>
      </w:tr>
      <w:tr w:rsidR="00C230C6" w14:paraId="0C059438" w14:textId="77777777" w:rsidTr="00A12C49">
        <w:trPr>
          <w:ins w:id="336" w:author="Ganchao Wei" w:date="2020-12-16T09:49:00Z"/>
        </w:trPr>
        <w:tc>
          <w:tcPr>
            <w:tcW w:w="9926" w:type="dxa"/>
            <w:tcPrChange w:id="337" w:author="Ganchao Wei" w:date="2020-12-20T15:58:00Z">
              <w:tcPr>
                <w:tcW w:w="9926" w:type="dxa"/>
              </w:tcPr>
            </w:tcPrChange>
          </w:tcPr>
          <w:p w14:paraId="13ADC259" w14:textId="1E9E243C" w:rsidR="00C230C6" w:rsidRDefault="00C230C6" w:rsidP="000C7168">
            <w:pPr>
              <w:jc w:val="both"/>
              <w:rPr>
                <w:ins w:id="338" w:author="Ganchao Wei" w:date="2020-12-16T09:49:00Z"/>
              </w:rPr>
            </w:pPr>
            <w:ins w:id="339" w:author="Ganchao Wei" w:date="2020-12-16T09:50:00Z">
              <w:r>
                <w:rPr>
                  <w:b/>
                  <w:bCs/>
                </w:rPr>
                <w:t xml:space="preserve">Figure 3. </w:t>
              </w:r>
              <w:r w:rsidRPr="00A6247E">
                <w:rPr>
                  <w:b/>
                  <w:bCs/>
                </w:rPr>
                <w:t>Inference under STDP generated LTP</w:t>
              </w:r>
              <w:r>
                <w:rPr>
                  <w:b/>
                  <w:bCs/>
                </w:rPr>
                <w:t xml:space="preserve">. </w:t>
              </w:r>
              <w:r>
                <w:t>These plots show one example with LTP generated by spike-timing dependent plasticity (STDP) model. The modification function for LTP in STDP model is a double-exponential function. The baseline</w:t>
              </w:r>
            </w:ins>
            <w:ins w:id="340" w:author="Ganchao Wei" w:date="2020-12-20T09:44:00Z">
              <w:r w:rsidR="004B507C">
                <w:t xml:space="preserve"> firing rate for postsynaptic neuron is set to 15Hz</w:t>
              </w:r>
            </w:ins>
            <w:ins w:id="341" w:author="Ganchao Wei" w:date="2020-12-20T18:50:00Z">
              <w:r w:rsidR="002F1B7E">
                <w:t xml:space="preserve"> and</w:t>
              </w:r>
            </w:ins>
            <w:ins w:id="342" w:author="Ganchao Wei" w:date="2020-12-20T09:45:00Z">
              <w:r w:rsidR="004B507C">
                <w:t xml:space="preserve"> </w:t>
              </w:r>
            </w:ins>
            <w:ins w:id="343" w:author="Ganchao Wei" w:date="2020-12-20T18:50:00Z">
              <w:r w:rsidR="002F1B7E">
                <w:t>t</w:t>
              </w:r>
            </w:ins>
            <w:ins w:id="344" w:author="Ganchao Wei" w:date="2020-12-20T09:45:00Z">
              <w:r w:rsidR="004B507C">
                <w:t>he</w:t>
              </w:r>
            </w:ins>
            <w:ins w:id="345" w:author="Ganchao Wei" w:date="2020-12-16T09:50:00Z">
              <w:r>
                <w:t xml:space="preserve"> STP is depression.</w:t>
              </w:r>
            </w:ins>
            <w:ins w:id="346" w:author="Ganchao Wei" w:date="2020-12-20T18:47:00Z">
              <w:r w:rsidR="006A445B">
                <w:t xml:space="preserve"> Dashed lines show standard error.</w:t>
              </w:r>
            </w:ins>
            <w:ins w:id="347" w:author="Ganchao Wei" w:date="2020-12-16T09:50:00Z">
              <w:r>
                <w:t xml:space="preserve"> </w:t>
              </w:r>
              <w:r w:rsidRPr="00B1460D">
                <w:rPr>
                  <w:b/>
                  <w:bCs/>
                </w:rPr>
                <w:t>(A)</w:t>
              </w:r>
            </w:ins>
            <w:ins w:id="348" w:author="Ganchao Wei" w:date="2020-12-20T09:45:00Z">
              <w:r w:rsidR="004B507C">
                <w:rPr>
                  <w:b/>
                  <w:bCs/>
                </w:rPr>
                <w:t xml:space="preserve"> </w:t>
              </w:r>
              <w:r w:rsidR="004B507C" w:rsidRPr="006A445B">
                <w:rPr>
                  <w:rPrChange w:id="349" w:author="Ganchao Wei" w:date="2020-12-20T18:47:00Z">
                    <w:rPr>
                      <w:b/>
                      <w:bCs/>
                    </w:rPr>
                  </w:rPrChange>
                </w:rPr>
                <w:t>and</w:t>
              </w:r>
            </w:ins>
            <w:ins w:id="350" w:author="Ganchao Wei" w:date="2020-12-16T09:50:00Z">
              <w:r w:rsidRPr="00B1460D">
                <w:rPr>
                  <w:b/>
                  <w:bCs/>
                </w:rPr>
                <w:t xml:space="preserve"> (B) </w:t>
              </w:r>
              <w:r>
                <w:t>show fitted results for LTP and STP</w:t>
              </w:r>
            </w:ins>
            <w:ins w:id="351" w:author="Ganchao Wei" w:date="2020-12-20T18:51:00Z">
              <w:r w:rsidR="002F1B7E">
                <w:t xml:space="preserve"> (modification function)</w:t>
              </w:r>
            </w:ins>
            <w:ins w:id="352" w:author="Ganchao Wei" w:date="2020-12-16T09:50:00Z">
              <w:r>
                <w:t xml:space="preserve">. </w:t>
              </w:r>
              <w:r w:rsidRPr="00A6247E">
                <w:rPr>
                  <w:b/>
                  <w:bCs/>
                </w:rPr>
                <w:t>(</w:t>
              </w:r>
            </w:ins>
            <w:ins w:id="353" w:author="Ganchao Wei" w:date="2020-12-20T09:45:00Z">
              <w:r w:rsidR="004B507C">
                <w:rPr>
                  <w:b/>
                  <w:bCs/>
                </w:rPr>
                <w:t>C</w:t>
              </w:r>
            </w:ins>
            <w:ins w:id="354" w:author="Ganchao Wei" w:date="2020-12-16T09:50:00Z">
              <w:r w:rsidRPr="00A6247E">
                <w:rPr>
                  <w:b/>
                  <w:bCs/>
                </w:rPr>
                <w:t>)</w:t>
              </w:r>
              <w:r>
                <w:t xml:space="preserve"> The STP can be visualized by splitting cross-correlogram </w:t>
              </w:r>
            </w:ins>
            <w:ins w:id="355" w:author="Ganchao Wei" w:date="2020-12-20T18:48:00Z">
              <w:r w:rsidR="006A445B">
                <w:t>according to</w:t>
              </w:r>
            </w:ins>
            <w:ins w:id="356" w:author="Ganchao Wei" w:date="2020-12-16T09:50:00Z">
              <w:r>
                <w:t xml:space="preserve"> quartiles of presynaptic ISIs. </w:t>
              </w:r>
            </w:ins>
          </w:p>
        </w:tc>
      </w:tr>
    </w:tbl>
    <w:p w14:paraId="3E2A45BC" w14:textId="455108CE" w:rsidR="008E58AC" w:rsidRDefault="008E58AC" w:rsidP="000C7168">
      <w:pPr>
        <w:jc w:val="both"/>
        <w:rPr>
          <w:ins w:id="357" w:author="Ganchao Wei" w:date="2020-12-16T09:50:00Z"/>
        </w:rPr>
      </w:pPr>
    </w:p>
    <w:p w14:paraId="50CBB1C2" w14:textId="76FB17D2" w:rsidR="00C230C6" w:rsidRDefault="00C230C6" w:rsidP="000C7168">
      <w:pPr>
        <w:jc w:val="both"/>
        <w:rPr>
          <w:ins w:id="358" w:author="Ganchao Wei" w:date="2020-12-16T09:49:00Z"/>
        </w:rPr>
      </w:pPr>
      <w:ins w:id="359" w:author="Ganchao Wei" w:date="2020-12-16T09:50:00Z">
        <w:r>
          <w:t xml:space="preserve">The previous simulations are all for excitatory synapses. However, the model works similarly for inhibitory synapses. In practice, the “sign” of the synapse is determined by the signs of the long-term </w:t>
        </w:r>
        <w:r>
          <w:lastRenderedPageBreak/>
          <w:t xml:space="preserve">and short-term synaptic effects. For simplicity, we assume that the short-term synaptic effect </w:t>
        </w:r>
        <m:oMath>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positive and decays to a baseline value of </w:t>
        </w:r>
        <m:oMath>
          <m:r>
            <w:rPr>
              <w:rFonts w:ascii="Cambria Math" w:hAnsi="Cambria Math"/>
            </w:rPr>
            <m:t>1</m:t>
          </m:r>
        </m:oMath>
        <w:r>
          <w:t xml:space="preserve"> such that the sign of the long-term effect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effectively determines whether the synapse is excitatory </w:t>
        </w:r>
        <m:oMath>
          <m:r>
            <w:rPr>
              <w:rFonts w:ascii="Cambria Math" w:hAnsi="Cambria Math"/>
            </w:rPr>
            <m:t>&gt;0</m:t>
          </m:r>
        </m:oMath>
        <w:r>
          <w:t xml:space="preserve"> or inhibitory </w:t>
        </w:r>
        <m:oMath>
          <m:r>
            <w:rPr>
              <w:rFonts w:ascii="Cambria Math" w:hAnsi="Cambria Math"/>
            </w:rPr>
            <m:t>&lt;0</m:t>
          </m:r>
        </m:oMath>
        <w:r>
          <w:t>. As before, both short- and long-term synaptic effects can be estimated when simulating from the full model (Fig 4).</w:t>
        </w:r>
      </w:ins>
    </w:p>
    <w:p w14:paraId="126107A3" w14:textId="77777777" w:rsidR="00C230C6" w:rsidRDefault="00C230C6"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60" w:author="Ganchao Wei" w:date="2020-12-20T15:5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361">
          <w:tblGrid>
            <w:gridCol w:w="9936"/>
          </w:tblGrid>
        </w:tblGridChange>
      </w:tblGrid>
      <w:tr w:rsidR="006E7061" w:rsidDel="00C230C6" w14:paraId="12399C69" w14:textId="676BADE4" w:rsidTr="00A12C49">
        <w:trPr>
          <w:del w:id="362" w:author="Ganchao Wei" w:date="2020-12-16T09:50:00Z"/>
        </w:trPr>
        <w:tc>
          <w:tcPr>
            <w:tcW w:w="9926" w:type="dxa"/>
            <w:tcPrChange w:id="363" w:author="Ganchao Wei" w:date="2020-12-20T15:58:00Z">
              <w:tcPr>
                <w:tcW w:w="9926" w:type="dxa"/>
              </w:tcPr>
            </w:tcPrChange>
          </w:tcPr>
          <w:p w14:paraId="01CF8BFA" w14:textId="1EC0D9AE" w:rsidR="006E7061" w:rsidDel="00C230C6" w:rsidRDefault="006E7061" w:rsidP="000C7168">
            <w:pPr>
              <w:jc w:val="both"/>
              <w:rPr>
                <w:del w:id="364" w:author="Ganchao Wei" w:date="2020-12-16T09:50:00Z"/>
              </w:rPr>
            </w:pPr>
            <w:del w:id="365" w:author="Ganchao Wei" w:date="2020-12-16T09:41:00Z">
              <w:r w:rsidDel="009667E1">
                <w:rPr>
                  <w:noProof/>
                  <w:lang w:eastAsia="zh-CN"/>
                </w:rPr>
                <w:drawing>
                  <wp:inline distT="0" distB="0" distL="0" distR="0" wp14:anchorId="0E4F7E03" wp14:editId="2D770390">
                    <wp:extent cx="592836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3604260"/>
                            </a:xfrm>
                            <a:prstGeom prst="rect">
                              <a:avLst/>
                            </a:prstGeom>
                            <a:noFill/>
                            <a:ln>
                              <a:noFill/>
                            </a:ln>
                          </pic:spPr>
                        </pic:pic>
                      </a:graphicData>
                    </a:graphic>
                  </wp:inline>
                </w:drawing>
              </w:r>
            </w:del>
          </w:p>
        </w:tc>
      </w:tr>
      <w:tr w:rsidR="006E7061" w:rsidDel="00C230C6" w14:paraId="6B7C875A" w14:textId="5D01D935" w:rsidTr="00A12C49">
        <w:trPr>
          <w:del w:id="366" w:author="Ganchao Wei" w:date="2020-12-16T09:50:00Z"/>
        </w:trPr>
        <w:tc>
          <w:tcPr>
            <w:tcW w:w="9926" w:type="dxa"/>
            <w:tcPrChange w:id="367" w:author="Ganchao Wei" w:date="2020-12-20T15:58:00Z">
              <w:tcPr>
                <w:tcW w:w="9926" w:type="dxa"/>
              </w:tcPr>
            </w:tcPrChange>
          </w:tcPr>
          <w:p w14:paraId="325FA731" w14:textId="28FB012F" w:rsidR="006E7061" w:rsidDel="00C230C6" w:rsidRDefault="006E7061" w:rsidP="000C7168">
            <w:pPr>
              <w:jc w:val="both"/>
              <w:rPr>
                <w:del w:id="368" w:author="Ganchao Wei" w:date="2020-12-16T09:50:00Z"/>
              </w:rPr>
            </w:pPr>
            <w:del w:id="369" w:author="Ganchao Wei" w:date="2020-12-16T09:50:00Z">
              <w:r w:rsidDel="00C230C6">
                <w:rPr>
                  <w:b/>
                  <w:bCs/>
                </w:rPr>
                <w:delText xml:space="preserve">Figure 3. </w:delText>
              </w:r>
              <w:r w:rsidRPr="00A6247E" w:rsidDel="00C230C6">
                <w:rPr>
                  <w:b/>
                  <w:bCs/>
                </w:rPr>
                <w:delText>Inference under STDP generated LTP</w:delText>
              </w:r>
              <w:r w:rsidDel="00C230C6">
                <w:rPr>
                  <w:b/>
                  <w:bCs/>
                </w:rPr>
                <w:delText xml:space="preserve">. </w:delText>
              </w:r>
              <w:r w:rsidDel="00C230C6">
                <w:delText xml:space="preserve">These plots show one example with LTP generated by spike-timing dependent plasticity (STDP) model. The modification function for LTP in STDP model is a double-exponential function. The baseline is constant and STP is depression, and STP is shown by modification function. </w:delText>
              </w:r>
              <w:r w:rsidRPr="00B1460D" w:rsidDel="00C230C6">
                <w:rPr>
                  <w:b/>
                  <w:bCs/>
                </w:rPr>
                <w:delText>(A), (B) and (C)</w:delText>
              </w:r>
              <w:r w:rsidDel="00C230C6">
                <w:delText xml:space="preserve"> show fitted results for baseline, LTP and STP. </w:delText>
              </w:r>
              <w:r w:rsidRPr="00A6247E" w:rsidDel="00C230C6">
                <w:rPr>
                  <w:b/>
                  <w:bCs/>
                </w:rPr>
                <w:delText>(D)</w:delText>
              </w:r>
              <w:r w:rsidDel="00C230C6">
                <w:delText xml:space="preserve"> The STP can be visualized by splitting cross-correlogram for quartiles of presynaptic ISIs.</w:delText>
              </w:r>
              <w:r w:rsidR="00A70B20" w:rsidDel="00C230C6">
                <w:delText xml:space="preserve"> Here the baseline firing rate for postsynaptic neuron is set to 15Hz.</w:delText>
              </w:r>
            </w:del>
          </w:p>
          <w:p w14:paraId="35E128D8" w14:textId="40693D7E" w:rsidR="009D7A4E" w:rsidDel="00C230C6" w:rsidRDefault="009D7A4E" w:rsidP="000C7168">
            <w:pPr>
              <w:jc w:val="both"/>
              <w:rPr>
                <w:del w:id="370" w:author="Ganchao Wei" w:date="2020-12-16T09:50:00Z"/>
                <w:b/>
                <w:bCs/>
              </w:rPr>
            </w:pPr>
          </w:p>
          <w:p w14:paraId="112F07FC" w14:textId="2068E750" w:rsidR="009D7A4E" w:rsidDel="00C230C6" w:rsidRDefault="009D7A4E" w:rsidP="000C7168">
            <w:pPr>
              <w:jc w:val="both"/>
              <w:rPr>
                <w:del w:id="371" w:author="Ganchao Wei" w:date="2020-12-16T09:50:00Z"/>
                <w:b/>
                <w:bCs/>
              </w:rPr>
            </w:pPr>
          </w:p>
          <w:p w14:paraId="47323087" w14:textId="737EA80C" w:rsidR="009D7A4E" w:rsidRPr="006E7061" w:rsidDel="00C230C6" w:rsidRDefault="009D7A4E" w:rsidP="009D7A4E">
            <w:pPr>
              <w:jc w:val="both"/>
              <w:rPr>
                <w:del w:id="372" w:author="Ganchao Wei" w:date="2020-12-16T09:50:00Z"/>
                <w:b/>
                <w:bCs/>
              </w:rPr>
            </w:pPr>
            <w:del w:id="373" w:author="Ganchao Wei" w:date="2020-12-16T09:50:00Z">
              <w:r w:rsidDel="00C230C6">
                <w:delText xml:space="preserve">The previous simulations are all for excitatory synapses. However, the model works similarly for inhibitory synapses. In practice, the “sign” of the synapse is determined by the signs of the long-term and short-term synaptic effects. For simplicity, we assume that the short-term synaptic effect </w:delText>
              </w:r>
              <m:oMath>
                <m:sSub>
                  <m:sSubPr>
                    <m:ctrlPr>
                      <w:rPr>
                        <w:rFonts w:ascii="Cambria Math" w:hAnsi="Cambria Math"/>
                        <w:i/>
                      </w:rPr>
                    </m:ctrlPr>
                  </m:sSubPr>
                  <m:e>
                    <m:r>
                      <w:rPr>
                        <w:rFonts w:ascii="Cambria Math" w:hAnsi="Cambria Math"/>
                      </w:rPr>
                      <m:t>w</m:t>
                    </m:r>
                  </m:e>
                  <m:sub>
                    <m:r>
                      <w:rPr>
                        <w:rFonts w:ascii="Cambria Math" w:hAnsi="Cambria Math"/>
                      </w:rPr>
                      <m:t>S</m:t>
                    </m:r>
                  </m:sub>
                </m:sSub>
              </m:oMath>
              <w:r w:rsidDel="00C230C6">
                <w:delText xml:space="preserve"> is positive and decays to a baseline value of </w:delText>
              </w:r>
              <m:oMath>
                <m:r>
                  <w:rPr>
                    <w:rFonts w:ascii="Cambria Math" w:hAnsi="Cambria Math"/>
                  </w:rPr>
                  <m:t>1</m:t>
                </m:r>
              </m:oMath>
              <w:r w:rsidDel="00C230C6">
                <w:delText xml:space="preserve"> such that the sign of the long-term effect </w:delTex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Del="00C230C6">
                <w:delText xml:space="preserve"> effectively determines whether the synapse is excitatory </w:delText>
              </w:r>
              <m:oMath>
                <m:r>
                  <w:rPr>
                    <w:rFonts w:ascii="Cambria Math" w:hAnsi="Cambria Math"/>
                  </w:rPr>
                  <m:t>&gt;0</m:t>
                </m:r>
              </m:oMath>
              <w:r w:rsidDel="00C230C6">
                <w:delText xml:space="preserve"> or inhibitory </w:delText>
              </w:r>
              <m:oMath>
                <m:r>
                  <w:rPr>
                    <w:rFonts w:ascii="Cambria Math" w:hAnsi="Cambria Math"/>
                  </w:rPr>
                  <m:t>&lt;0</m:t>
                </m:r>
              </m:oMath>
              <w:r w:rsidDel="00C230C6">
                <w:delText>. As before, both short- and long-term synaptic effects can be estimated when simulating from the full model (Fig 4).</w:delText>
              </w:r>
            </w:del>
          </w:p>
        </w:tc>
      </w:tr>
      <w:tr w:rsidR="008265E6" w:rsidDel="00C230C6" w14:paraId="3E68B7C0" w14:textId="52B34707" w:rsidTr="00A12C49">
        <w:tblPrEx>
          <w:tblPrExChange w:id="374" w:author="Ganchao Wei" w:date="2020-12-20T15:58: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del w:id="375" w:author="Ganchao Wei" w:date="2020-12-16T09:50:00Z"/>
        </w:trPr>
        <w:tc>
          <w:tcPr>
            <w:tcW w:w="9926" w:type="dxa"/>
            <w:tcPrChange w:id="376" w:author="Ganchao Wei" w:date="2020-12-20T15:58:00Z">
              <w:tcPr>
                <w:tcW w:w="9926" w:type="dxa"/>
                <w:tcBorders>
                  <w:bottom w:val="nil"/>
                </w:tcBorders>
              </w:tcPr>
            </w:tcPrChange>
          </w:tcPr>
          <w:p w14:paraId="130B953B" w14:textId="2AF6A20B" w:rsidR="008265E6" w:rsidDel="00C230C6" w:rsidRDefault="008265E6" w:rsidP="00922CF7">
            <w:pPr>
              <w:jc w:val="both"/>
              <w:rPr>
                <w:del w:id="377" w:author="Ganchao Wei" w:date="2020-12-16T09:50:00Z"/>
                <w:noProof/>
                <w:lang w:eastAsia="zh-CN"/>
              </w:rPr>
            </w:pPr>
          </w:p>
        </w:tc>
      </w:tr>
      <w:tr w:rsidR="009D7A4E" w14:paraId="4727A893" w14:textId="77777777" w:rsidTr="00A12C49">
        <w:tblPrEx>
          <w:tblPrExChange w:id="378" w:author="Ganchao Wei" w:date="2020-12-20T15:58: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9926" w:type="dxa"/>
            <w:tcPrChange w:id="379" w:author="Ganchao Wei" w:date="2020-12-20T15:58:00Z">
              <w:tcPr>
                <w:tcW w:w="9926" w:type="dxa"/>
                <w:tcBorders>
                  <w:top w:val="nil"/>
                  <w:left w:val="nil"/>
                  <w:bottom w:val="nil"/>
                  <w:right w:val="nil"/>
                </w:tcBorders>
              </w:tcPr>
            </w:tcPrChange>
          </w:tcPr>
          <w:p w14:paraId="6AAB429E" w14:textId="653D175F" w:rsidR="009D7A4E" w:rsidRDefault="009D7A4E" w:rsidP="00922CF7">
            <w:pPr>
              <w:jc w:val="both"/>
            </w:pPr>
            <w:del w:id="380" w:author="Ganchao Wei" w:date="2020-12-16T09:52:00Z">
              <w:r w:rsidDel="00C230C6">
                <w:rPr>
                  <w:noProof/>
                  <w:lang w:eastAsia="zh-CN"/>
                </w:rPr>
                <w:drawing>
                  <wp:inline distT="0" distB="0" distL="0" distR="0" wp14:anchorId="3BB1E43F" wp14:editId="7EA2543F">
                    <wp:extent cx="5935980" cy="2948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48940"/>
                            </a:xfrm>
                            <a:prstGeom prst="rect">
                              <a:avLst/>
                            </a:prstGeom>
                            <a:noFill/>
                            <a:ln>
                              <a:noFill/>
                            </a:ln>
                          </pic:spPr>
                        </pic:pic>
                      </a:graphicData>
                    </a:graphic>
                  </wp:inline>
                </w:drawing>
              </w:r>
            </w:del>
            <w:ins w:id="381" w:author="Ganchao Wei" w:date="2020-12-16T21:30:00Z">
              <w:r w:rsidR="007849DF">
                <w:rPr>
                  <w:noProof/>
                </w:rPr>
                <w:drawing>
                  <wp:inline distT="0" distB="0" distL="0" distR="0" wp14:anchorId="2969EB76" wp14:editId="60BA46DB">
                    <wp:extent cx="6292215" cy="3641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2215" cy="3641090"/>
                            </a:xfrm>
                            <a:prstGeom prst="rect">
                              <a:avLst/>
                            </a:prstGeom>
                            <a:noFill/>
                            <a:ln>
                              <a:noFill/>
                            </a:ln>
                          </pic:spPr>
                        </pic:pic>
                      </a:graphicData>
                    </a:graphic>
                  </wp:inline>
                </w:drawing>
              </w:r>
            </w:ins>
          </w:p>
        </w:tc>
      </w:tr>
      <w:tr w:rsidR="009D7A4E" w14:paraId="222D375E" w14:textId="77777777" w:rsidTr="00A12C49">
        <w:tblPrEx>
          <w:tblPrExChange w:id="382" w:author="Ganchao Wei" w:date="2020-12-20T15:58: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9926" w:type="dxa"/>
            <w:tcPrChange w:id="383" w:author="Ganchao Wei" w:date="2020-12-20T15:58:00Z">
              <w:tcPr>
                <w:tcW w:w="9926" w:type="dxa"/>
                <w:tcBorders>
                  <w:top w:val="nil"/>
                  <w:left w:val="nil"/>
                  <w:bottom w:val="nil"/>
                  <w:right w:val="nil"/>
                </w:tcBorders>
              </w:tcPr>
            </w:tcPrChange>
          </w:tcPr>
          <w:p w14:paraId="577AEEEF" w14:textId="5DC84014" w:rsidR="006E5E8E" w:rsidRPr="000C4E1C" w:rsidRDefault="009D7A4E" w:rsidP="00922CF7">
            <w:pPr>
              <w:jc w:val="both"/>
              <w:rPr>
                <w:rPrChange w:id="384" w:author="Ganchao Wei" w:date="2020-12-20T09:47:00Z">
                  <w:rPr>
                    <w:b/>
                    <w:bCs/>
                  </w:rPr>
                </w:rPrChange>
              </w:rPr>
            </w:pPr>
            <w:r>
              <w:rPr>
                <w:b/>
                <w:bCs/>
              </w:rPr>
              <w:t xml:space="preserve">Figure 4. </w:t>
            </w:r>
            <w:r w:rsidRPr="00B1460D">
              <w:rPr>
                <w:b/>
                <w:bCs/>
              </w:rPr>
              <w:t>Inference of inhibitory synapse</w:t>
            </w:r>
            <w:r>
              <w:rPr>
                <w:b/>
                <w:bCs/>
              </w:rPr>
              <w:t xml:space="preserve">. </w:t>
            </w:r>
            <w:r>
              <w:t>These plots show one example for estimations on inhibitory synapse</w:t>
            </w:r>
            <w:del w:id="385" w:author="Ganchao Wei" w:date="2020-12-20T18:49:00Z">
              <w:r w:rsidDel="002F1B7E">
                <w:delText>, and the STP is shown by modification function</w:delText>
              </w:r>
            </w:del>
            <w:r>
              <w:t xml:space="preserve">. </w:t>
            </w:r>
            <w:del w:id="386" w:author="Ganchao Wei" w:date="2020-12-20T18:48:00Z">
              <w:r w:rsidDel="006A445B">
                <w:delText>In this example, the</w:delText>
              </w:r>
            </w:del>
            <w:ins w:id="387" w:author="Ganchao Wei" w:date="2020-12-20T18:48:00Z">
              <w:r w:rsidR="006A445B">
                <w:t>The</w:t>
              </w:r>
            </w:ins>
            <w:r>
              <w:t xml:space="preserve"> baseline firing rate is </w:t>
            </w:r>
            <w:ins w:id="388" w:author="Ganchao Wei" w:date="2020-12-20T09:46:00Z">
              <w:r w:rsidR="000C4E1C">
                <w:t xml:space="preserve">for postsynaptic neuron is set to </w:t>
              </w:r>
              <w:commentRangeStart w:id="389"/>
              <w:r w:rsidR="000C4E1C">
                <w:t>400Hz</w:t>
              </w:r>
              <w:commentRangeEnd w:id="389"/>
              <w:r w:rsidR="000C4E1C">
                <w:rPr>
                  <w:rStyle w:val="CommentReference"/>
                </w:rPr>
                <w:commentReference w:id="389"/>
              </w:r>
            </w:ins>
            <w:del w:id="390" w:author="Ganchao Wei" w:date="2020-12-20T09:46:00Z">
              <w:r w:rsidDel="000C4E1C">
                <w:delText>constant</w:delText>
              </w:r>
            </w:del>
            <w:r>
              <w:t>, the LT</w:t>
            </w:r>
            <w:ins w:id="391" w:author="Ganchao Wei" w:date="2020-12-20T09:48:00Z">
              <w:r w:rsidR="000C4E1C">
                <w:t>D</w:t>
              </w:r>
            </w:ins>
            <w:del w:id="392" w:author="Ganchao Wei" w:date="2020-12-20T09:48:00Z">
              <w:r w:rsidDel="000C4E1C">
                <w:delText>P</w:delText>
              </w:r>
            </w:del>
            <w:r>
              <w:t xml:space="preserve"> </w:t>
            </w:r>
            <w:ins w:id="393" w:author="Ganchao Wei" w:date="2020-12-20T09:48:00Z">
              <w:r w:rsidR="000C4E1C">
                <w:t>changes</w:t>
              </w:r>
            </w:ins>
            <w:ins w:id="394" w:author="Ganchao Wei" w:date="2020-12-20T09:47:00Z">
              <w:r w:rsidR="000C4E1C">
                <w:t xml:space="preserve"> instantaneously midway</w:t>
              </w:r>
            </w:ins>
            <w:del w:id="395" w:author="Ganchao Wei" w:date="2020-12-20T09:47:00Z">
              <w:r w:rsidDel="000C4E1C">
                <w:delText>jumps at mid-recording-time</w:delText>
              </w:r>
            </w:del>
            <w:r>
              <w:t xml:space="preserve"> and STP is depression. </w:t>
            </w:r>
            <w:ins w:id="396" w:author="Ganchao Wei" w:date="2020-12-20T18:48:00Z">
              <w:r w:rsidR="006A445B">
                <w:t>Dashed lines s</w:t>
              </w:r>
            </w:ins>
            <w:ins w:id="397" w:author="Ganchao Wei" w:date="2020-12-20T18:49:00Z">
              <w:r w:rsidR="006A445B">
                <w:t xml:space="preserve">how standard error. </w:t>
              </w:r>
            </w:ins>
            <w:r w:rsidRPr="00B1460D">
              <w:rPr>
                <w:b/>
                <w:bCs/>
              </w:rPr>
              <w:t>(A)</w:t>
            </w:r>
            <w:ins w:id="398" w:author="Ganchao Wei" w:date="2020-12-20T09:48:00Z">
              <w:r w:rsidR="000C4E1C">
                <w:rPr>
                  <w:b/>
                  <w:bCs/>
                </w:rPr>
                <w:t xml:space="preserve"> </w:t>
              </w:r>
              <w:r w:rsidR="000C4E1C" w:rsidRPr="000C4E1C">
                <w:rPr>
                  <w:rPrChange w:id="399" w:author="Ganchao Wei" w:date="2020-12-20T09:48:00Z">
                    <w:rPr>
                      <w:b/>
                      <w:bCs/>
                    </w:rPr>
                  </w:rPrChange>
                </w:rPr>
                <w:t>and</w:t>
              </w:r>
            </w:ins>
            <w:del w:id="400" w:author="Ganchao Wei" w:date="2020-12-20T09:48:00Z">
              <w:r w:rsidRPr="00B1460D" w:rsidDel="000C4E1C">
                <w:rPr>
                  <w:b/>
                  <w:bCs/>
                </w:rPr>
                <w:delText>,</w:delText>
              </w:r>
            </w:del>
            <w:r w:rsidRPr="00B1460D">
              <w:rPr>
                <w:b/>
                <w:bCs/>
              </w:rPr>
              <w:t xml:space="preserve"> (B)</w:t>
            </w:r>
            <w:del w:id="401" w:author="Ganchao Wei" w:date="2020-12-20T09:48:00Z">
              <w:r w:rsidRPr="00B1460D" w:rsidDel="000C4E1C">
                <w:rPr>
                  <w:b/>
                  <w:bCs/>
                </w:rPr>
                <w:delText xml:space="preserve"> and (C)</w:delText>
              </w:r>
            </w:del>
            <w:r>
              <w:t xml:space="preserve"> show fitted results for </w:t>
            </w:r>
            <w:del w:id="402" w:author="Ganchao Wei" w:date="2020-12-20T09:48:00Z">
              <w:r w:rsidDel="000C4E1C">
                <w:delText xml:space="preserve">baseline, </w:delText>
              </w:r>
            </w:del>
            <w:r>
              <w:t>LT</w:t>
            </w:r>
            <w:ins w:id="403" w:author="Ganchao Wei" w:date="2020-12-20T09:48:00Z">
              <w:r w:rsidR="000C4E1C">
                <w:t>D</w:t>
              </w:r>
            </w:ins>
            <w:del w:id="404" w:author="Ganchao Wei" w:date="2020-12-20T09:48:00Z">
              <w:r w:rsidDel="000C4E1C">
                <w:delText>P</w:delText>
              </w:r>
            </w:del>
            <w:r>
              <w:t xml:space="preserve"> and STP</w:t>
            </w:r>
            <w:ins w:id="405" w:author="Ganchao Wei" w:date="2020-12-20T18:51:00Z">
              <w:r w:rsidR="002F1B7E">
                <w:t xml:space="preserve"> (modification function)</w:t>
              </w:r>
            </w:ins>
            <w:r>
              <w:t xml:space="preserve">. By splitting cross-correlogram for quartiles of recording time </w:t>
            </w:r>
            <w:r w:rsidRPr="00B1460D">
              <w:rPr>
                <w:b/>
                <w:bCs/>
              </w:rPr>
              <w:t>(</w:t>
            </w:r>
            <w:ins w:id="406" w:author="Ganchao Wei" w:date="2020-12-20T09:49:00Z">
              <w:r w:rsidR="000C4E1C">
                <w:rPr>
                  <w:b/>
                  <w:bCs/>
                </w:rPr>
                <w:t>C</w:t>
              </w:r>
            </w:ins>
            <w:del w:id="407" w:author="Ganchao Wei" w:date="2020-12-20T09:49:00Z">
              <w:r w:rsidRPr="00B1460D" w:rsidDel="000C4E1C">
                <w:rPr>
                  <w:b/>
                  <w:bCs/>
                </w:rPr>
                <w:delText>D</w:delText>
              </w:r>
            </w:del>
            <w:r w:rsidRPr="00B1460D">
              <w:rPr>
                <w:b/>
                <w:bCs/>
              </w:rPr>
              <w:t>)</w:t>
            </w:r>
            <w:r>
              <w:t xml:space="preserve"> and presynaptic ISIs </w:t>
            </w:r>
            <w:r w:rsidRPr="00B1460D">
              <w:rPr>
                <w:b/>
                <w:bCs/>
              </w:rPr>
              <w:t>(</w:t>
            </w:r>
            <w:ins w:id="408" w:author="Ganchao Wei" w:date="2020-12-20T09:49:00Z">
              <w:r w:rsidR="000C4E1C">
                <w:rPr>
                  <w:b/>
                  <w:bCs/>
                </w:rPr>
                <w:t>D</w:t>
              </w:r>
            </w:ins>
            <w:del w:id="409" w:author="Ganchao Wei" w:date="2020-12-20T09:49:00Z">
              <w:r w:rsidRPr="00B1460D" w:rsidDel="000C4E1C">
                <w:rPr>
                  <w:b/>
                  <w:bCs/>
                </w:rPr>
                <w:delText>E</w:delText>
              </w:r>
            </w:del>
            <w:r w:rsidRPr="00B1460D">
              <w:rPr>
                <w:b/>
                <w:bCs/>
              </w:rPr>
              <w:t>)</w:t>
            </w:r>
            <w:r>
              <w:t>, we can show corresponding LT</w:t>
            </w:r>
            <w:ins w:id="410" w:author="Ganchao Wei" w:date="2020-12-20T09:49:00Z">
              <w:r w:rsidR="000C4E1C">
                <w:t>D</w:t>
              </w:r>
            </w:ins>
            <w:del w:id="411" w:author="Ganchao Wei" w:date="2020-12-20T09:49:00Z">
              <w:r w:rsidDel="000C4E1C">
                <w:delText>P</w:delText>
              </w:r>
            </w:del>
            <w:r>
              <w:t xml:space="preserve"> and STP.</w:t>
            </w:r>
            <w:ins w:id="412" w:author="Ganchao Wei" w:date="2020-12-16T20:27:00Z">
              <w:r w:rsidR="006E5E8E">
                <w:t xml:space="preserve"> </w:t>
              </w:r>
            </w:ins>
          </w:p>
        </w:tc>
      </w:tr>
    </w:tbl>
    <w:p w14:paraId="43A721B4" w14:textId="77777777" w:rsidR="006E7061" w:rsidDel="00A12C49" w:rsidRDefault="006E7061" w:rsidP="000C7168">
      <w:pPr>
        <w:jc w:val="both"/>
        <w:rPr>
          <w:del w:id="413" w:author="Ganchao Wei" w:date="2020-12-20T16:02:00Z"/>
        </w:rPr>
      </w:pPr>
    </w:p>
    <w:p w14:paraId="461CF876" w14:textId="0040AB96" w:rsidR="006E7061" w:rsidRDefault="006E7061" w:rsidP="000C7168">
      <w:pPr>
        <w:jc w:val="both"/>
      </w:pPr>
    </w:p>
    <w:p w14:paraId="29BBEDC2" w14:textId="7792097E" w:rsidR="009D7A4E" w:rsidRDefault="009D7A4E" w:rsidP="009D7A4E">
      <w:pPr>
        <w:pStyle w:val="Heading2"/>
        <w:jc w:val="both"/>
      </w:pPr>
      <w:r>
        <w:t>Variation in pre- and postsynaptic firing rates</w:t>
      </w:r>
    </w:p>
    <w:p w14:paraId="677EBD58" w14:textId="2991168F" w:rsidR="00922CF7" w:rsidRDefault="00922CF7" w:rsidP="00922CF7">
      <w:pPr>
        <w:jc w:val="both"/>
      </w:pPr>
      <w:r w:rsidRPr="00C230C6">
        <w:rPr>
          <w:rPrChange w:id="414" w:author="Ganchao Wei" w:date="2020-12-16T09:53:00Z">
            <w:rPr>
              <w:u w:val="single"/>
            </w:rPr>
          </w:rPrChange>
        </w:rPr>
        <w:t>In addition to modeling fast and slow changes in synaptic strength we also model slow, u</w:t>
      </w:r>
      <w:r w:rsidR="006E7061" w:rsidRPr="00C230C6">
        <w:t>n</w:t>
      </w:r>
      <w:r w:rsidR="006E7061">
        <w:t xml:space="preserve">explained </w:t>
      </w:r>
      <w:r>
        <w:t>fluctuations in the baseline postsynaptic firing rate</w:t>
      </w:r>
      <w:r w:rsidR="006E7061">
        <w:t xml:space="preserve">. </w:t>
      </w:r>
      <w:r>
        <w:t xml:space="preserve">Here we include the baseline parameter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in the adaptive smoother, and, as with the long-term synaptic weight, it is constrained to vary slowly using the hyperparameter </w:t>
      </w:r>
      <m:oMath>
        <m:sSub>
          <m:sSubPr>
            <m:ctrlPr>
              <w:ins w:id="415" w:author="Ganchao Wei" w:date="2020-12-20T09:57:00Z">
                <w:rPr>
                  <w:rFonts w:ascii="Cambria Math" w:hAnsi="Cambria Math"/>
                  <w:i/>
                </w:rPr>
              </w:ins>
            </m:ctrlPr>
          </m:sSubPr>
          <m:e>
            <m:r>
              <w:rPr>
                <w:rFonts w:ascii="Cambria Math" w:hAnsi="Cambria Math"/>
              </w:rPr>
              <m:t>Q</m:t>
            </m:r>
          </m:e>
          <m:sub>
            <m:sSub>
              <m:sSubPr>
                <m:ctrlPr>
                  <w:ins w:id="416" w:author="Ganchao Wei" w:date="2020-12-20T09:57:00Z">
                    <w:rPr>
                      <w:rFonts w:ascii="Cambria Math" w:hAnsi="Cambria Math"/>
                      <w:i/>
                    </w:rPr>
                  </w:ins>
                </m:ctrlPr>
              </m:sSubPr>
              <m:e>
                <m:r>
                  <w:ins w:id="417" w:author="Ganchao Wei" w:date="2020-12-20T09:57:00Z">
                    <w:rPr>
                      <w:rFonts w:ascii="Cambria Math" w:hAnsi="Cambria Math"/>
                    </w:rPr>
                    <m:t>β</m:t>
                  </w:ins>
                </m:r>
              </m:e>
              <m:sub>
                <m:r>
                  <w:ins w:id="418" w:author="Ganchao Wei" w:date="2020-12-20T09:57:00Z">
                    <w:rPr>
                      <w:rFonts w:ascii="Cambria Math" w:hAnsi="Cambria Math"/>
                    </w:rPr>
                    <m:t>0</m:t>
                  </w:ins>
                </m:r>
              </m:sub>
            </m:sSub>
          </m:sub>
        </m:sSub>
      </m:oMath>
      <w:r>
        <w:t>.</w:t>
      </w:r>
    </w:p>
    <w:p w14:paraId="4C034493" w14:textId="5089EFBF" w:rsidR="006E7061" w:rsidRDefault="00922CF7" w:rsidP="00922CF7">
      <w:pPr>
        <w:jc w:val="both"/>
      </w:pPr>
      <w:r>
        <w:t>To illustrate the effects of</w:t>
      </w:r>
      <w:r w:rsidR="008E1B53">
        <w:t xml:space="preserve"> a</w:t>
      </w:r>
      <w:r>
        <w:t xml:space="preserve"> time-varying baseline we simulate, again, a presynaptic neuron with Poisson GLM spiking that provides excitatory input to a postsynaptic neuron simulated by the full model. Here the synapse undergoes short-term synaptic depression as well as long-term changes in strength, as before, and, in addition, the firing rate of the postsynaptic neuron fluctuates (Fig 5).</w:t>
      </w:r>
      <w:r w:rsidR="00C91EA5">
        <w:t xml:space="preserve"> In general, the </w:t>
      </w:r>
      <w:del w:id="419" w:author="Ganchao Wei" w:date="2020-12-20T09:58:00Z">
        <w:r w:rsidR="00C91EA5" w:rsidDel="005C6B25">
          <w:delText xml:space="preserve">estimated </w:delText>
        </w:r>
      </w:del>
      <w:r w:rsidR="00C91EA5">
        <w:t xml:space="preserve">baseline is estimated more accurately and with higher certainty than the long-term synaptic weight. Information about the presence </w:t>
      </w:r>
      <w:ins w:id="420" w:author="Ganchao Wei" w:date="2020-12-16T10:09:00Z">
        <w:r w:rsidR="00363AD5">
          <w:t>or</w:t>
        </w:r>
      </w:ins>
      <w:del w:id="421" w:author="Ganchao Wei" w:date="2020-12-16T10:09:00Z">
        <w:r w:rsidR="00C91EA5" w:rsidDel="00363AD5">
          <w:delText>of</w:delText>
        </w:r>
      </w:del>
      <w:r w:rsidR="00C91EA5">
        <w:t xml:space="preserve"> absence of postsynaptic spikes is always available, but information about the synaptic weight is only available in the short time window following each presynaptic spike. This difference also creates a kind of separability where estimates of the baseline are not particularly </w:t>
      </w:r>
      <w:r w:rsidR="00C91EA5">
        <w:lastRenderedPageBreak/>
        <w:t>influenced by the changes in synaptic weight and estimates of synaptic weight are not influenced by the changing baseline (Fig 5A and C).</w:t>
      </w:r>
    </w:p>
    <w:p w14:paraId="2E475A4B" w14:textId="6D9D0D42" w:rsidR="00D77803" w:rsidRPr="00363AD5" w:rsidRDefault="00C91EA5" w:rsidP="00D77803">
      <w:pPr>
        <w:jc w:val="both"/>
      </w:pPr>
      <w:r>
        <w:t>As in the previous examples, since there is an estimate of the postsynaptic rate at every time, using a model-based approach allows for reconstruction of arbitrary partitions of the cross-correlogram. When the baseline fluctuates it can also have an influence on the cross-correlogram (Fig 5B and D)</w:t>
      </w:r>
      <w:r w:rsidR="00D77803">
        <w:t>. Note that here, the baseline affects both the base level of the cross-correlogram as well as the magnitude of the synaptic effect. With the exponential output nonlinearity</w:t>
      </w:r>
      <w:r w:rsidR="00D77803" w:rsidRPr="00363AD5">
        <w:t>, the time-varying baseline acts like a time-</w:t>
      </w:r>
      <w:r w:rsidR="00D77803" w:rsidRPr="00363AD5">
        <w:rPr>
          <w:rStyle w:val="LineNumber"/>
          <w:color w:val="auto"/>
          <w:rPrChange w:id="422" w:author="Ganchao Wei" w:date="2020-12-16T10:11:00Z">
            <w:rPr>
              <w:rStyle w:val="LineNumber"/>
            </w:rPr>
          </w:rPrChange>
        </w:rPr>
        <w:t>varying gain and may be useful to mimic slow fluctuations in excitability due to neuromodulation or</w:t>
      </w:r>
      <w:r w:rsidR="00D77803" w:rsidRPr="00363AD5">
        <w:t xml:space="preserve"> brain state.</w:t>
      </w:r>
    </w:p>
    <w:p w14:paraId="7D788710" w14:textId="025FB755" w:rsidR="00F669B4" w:rsidRDefault="00F669B4"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23" w:author="Ganchao Wei" w:date="2020-12-20T15:5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424">
          <w:tblGrid>
            <w:gridCol w:w="9926"/>
          </w:tblGrid>
        </w:tblGridChange>
      </w:tblGrid>
      <w:tr w:rsidR="00D61526" w14:paraId="1710AF08" w14:textId="77777777" w:rsidTr="00A12C49">
        <w:tc>
          <w:tcPr>
            <w:tcW w:w="9926" w:type="dxa"/>
            <w:tcPrChange w:id="425" w:author="Ganchao Wei" w:date="2020-12-20T15:58:00Z">
              <w:tcPr>
                <w:tcW w:w="9926" w:type="dxa"/>
              </w:tcPr>
            </w:tcPrChange>
          </w:tcPr>
          <w:p w14:paraId="0DE4A167" w14:textId="12D72771" w:rsidR="00D61526" w:rsidRDefault="00D61526" w:rsidP="000C7168">
            <w:pPr>
              <w:jc w:val="both"/>
            </w:pPr>
            <w:del w:id="426" w:author="Ganchao Wei" w:date="2020-12-16T21:31:00Z">
              <w:r w:rsidDel="007849DF">
                <w:rPr>
                  <w:noProof/>
                  <w:lang w:eastAsia="zh-CN"/>
                </w:rPr>
                <w:drawing>
                  <wp:inline distT="0" distB="0" distL="0" distR="0" wp14:anchorId="191B76B2" wp14:editId="1DC62637">
                    <wp:extent cx="59309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900" cy="2997200"/>
                            </a:xfrm>
                            <a:prstGeom prst="rect">
                              <a:avLst/>
                            </a:prstGeom>
                            <a:noFill/>
                            <a:ln>
                              <a:noFill/>
                            </a:ln>
                          </pic:spPr>
                        </pic:pic>
                      </a:graphicData>
                    </a:graphic>
                  </wp:inline>
                </w:drawing>
              </w:r>
            </w:del>
            <w:ins w:id="427" w:author="Ganchao Wei" w:date="2020-12-16T21:31:00Z">
              <w:r w:rsidR="007849DF">
                <w:rPr>
                  <w:noProof/>
                </w:rPr>
                <w:drawing>
                  <wp:inline distT="0" distB="0" distL="0" distR="0" wp14:anchorId="1649BBCE" wp14:editId="4BCE4C3E">
                    <wp:extent cx="6199414" cy="30329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02830" cy="3034604"/>
                            </a:xfrm>
                            <a:prstGeom prst="rect">
                              <a:avLst/>
                            </a:prstGeom>
                            <a:noFill/>
                            <a:ln>
                              <a:noFill/>
                            </a:ln>
                          </pic:spPr>
                        </pic:pic>
                      </a:graphicData>
                    </a:graphic>
                  </wp:inline>
                </w:drawing>
              </w:r>
            </w:ins>
          </w:p>
        </w:tc>
      </w:tr>
      <w:tr w:rsidR="00D61526" w14:paraId="0058B698" w14:textId="77777777" w:rsidTr="00A12C49">
        <w:tc>
          <w:tcPr>
            <w:tcW w:w="9926" w:type="dxa"/>
            <w:tcPrChange w:id="428" w:author="Ganchao Wei" w:date="2020-12-20T15:58:00Z">
              <w:tcPr>
                <w:tcW w:w="9926" w:type="dxa"/>
              </w:tcPr>
            </w:tcPrChange>
          </w:tcPr>
          <w:p w14:paraId="76178BBD" w14:textId="678917E6" w:rsidR="00D61526" w:rsidRPr="00D61526" w:rsidRDefault="00D61526" w:rsidP="000C7168">
            <w:pPr>
              <w:jc w:val="both"/>
              <w:rPr>
                <w:b/>
                <w:bCs/>
              </w:rPr>
            </w:pPr>
            <w:r>
              <w:rPr>
                <w:b/>
                <w:bCs/>
              </w:rPr>
              <w:t xml:space="preserve">Figure </w:t>
            </w:r>
            <w:r w:rsidR="009D7A4E">
              <w:rPr>
                <w:b/>
                <w:bCs/>
              </w:rPr>
              <w:t>5</w:t>
            </w:r>
            <w:r>
              <w:rPr>
                <w:b/>
                <w:bCs/>
              </w:rPr>
              <w:t xml:space="preserve">. </w:t>
            </w:r>
            <w:r w:rsidRPr="00850BA9">
              <w:rPr>
                <w:b/>
                <w:bCs/>
              </w:rPr>
              <w:t>Inference of different postsynaptic baseline firing rates</w:t>
            </w:r>
            <w:r>
              <w:rPr>
                <w:b/>
                <w:bCs/>
              </w:rPr>
              <w:t xml:space="preserve">. </w:t>
            </w:r>
            <w:ins w:id="429" w:author="Ganchao Wei" w:date="2020-12-20T10:01:00Z">
              <w:r w:rsidR="005C6B25">
                <w:t>These plots show fitting results of postsynaptic baseline firing rates</w:t>
              </w:r>
            </w:ins>
            <w:ins w:id="430" w:author="Ganchao Wei" w:date="2020-12-20T18:52:00Z">
              <w:r w:rsidR="002F1B7E">
                <w:t>.</w:t>
              </w:r>
            </w:ins>
            <w:ins w:id="431" w:author="Ganchao Wei" w:date="2020-12-20T10:01:00Z">
              <w:r w:rsidR="005C6B25">
                <w:t xml:space="preserve"> </w:t>
              </w:r>
              <w:r w:rsidR="005C6B25" w:rsidRPr="00850BA9">
                <w:rPr>
                  <w:b/>
                  <w:bCs/>
                </w:rPr>
                <w:t>(A)</w:t>
              </w:r>
              <w:r w:rsidR="005C6B25">
                <w:t xml:space="preserve"> The fitting results under different types of baseline, i.e. linear- and sinusoidal-changing. The LTPs are </w:t>
              </w:r>
            </w:ins>
            <w:ins w:id="432" w:author="Ganchao Wei" w:date="2020-12-20T10:05:00Z">
              <w:r w:rsidR="005C6B25">
                <w:t>jumps</w:t>
              </w:r>
            </w:ins>
            <w:ins w:id="433" w:author="Ganchao Wei" w:date="2020-12-20T10:01:00Z">
              <w:r w:rsidR="005C6B25">
                <w:t xml:space="preserve"> at </w:t>
              </w:r>
            </w:ins>
            <w:ins w:id="434" w:author="Ganchao Wei" w:date="2020-12-20T10:04:00Z">
              <w:r w:rsidR="005C6B25">
                <w:t>midway</w:t>
              </w:r>
            </w:ins>
            <w:ins w:id="435" w:author="Ganchao Wei" w:date="2020-12-20T10:01:00Z">
              <w:r w:rsidR="005C6B25">
                <w:t xml:space="preserve"> and STPs</w:t>
              </w:r>
            </w:ins>
            <w:ins w:id="436" w:author="Ganchao Wei" w:date="2020-12-20T18:52:00Z">
              <w:r w:rsidR="002F1B7E">
                <w:t xml:space="preserve"> (shown in modification functions)</w:t>
              </w:r>
            </w:ins>
            <w:ins w:id="437" w:author="Ganchao Wei" w:date="2020-12-20T10:01:00Z">
              <w:r w:rsidR="005C6B25">
                <w:t xml:space="preserve"> are depression. </w:t>
              </w:r>
              <w:r w:rsidR="005C6B25" w:rsidRPr="00850BA9">
                <w:rPr>
                  <w:b/>
                  <w:bCs/>
                </w:rPr>
                <w:t>(C)</w:t>
              </w:r>
              <w:r w:rsidR="005C6B25">
                <w:t xml:space="preserve"> The same simulation settings as</w:t>
              </w:r>
            </w:ins>
            <w:ins w:id="438" w:author="Ganchao Wei" w:date="2020-12-20T10:05:00Z">
              <w:r w:rsidR="005C6B25">
                <w:t xml:space="preserve"> in</w:t>
              </w:r>
            </w:ins>
            <w:ins w:id="439" w:author="Ganchao Wei" w:date="2020-12-20T10:01:00Z">
              <w:r w:rsidR="005C6B25">
                <w:t xml:space="preserve"> </w:t>
              </w:r>
              <w:r w:rsidR="005C6B25" w:rsidRPr="005C6B25">
                <w:rPr>
                  <w:b/>
                  <w:bCs/>
                  <w:rPrChange w:id="440" w:author="Ganchao Wei" w:date="2020-12-20T10:05:00Z">
                    <w:rPr/>
                  </w:rPrChange>
                </w:rPr>
                <w:t>(A)</w:t>
              </w:r>
              <w:r w:rsidR="005C6B25">
                <w:t xml:space="preserve">, except that the LTP changes linearly. </w:t>
              </w:r>
              <w:r w:rsidR="005C6B25" w:rsidRPr="00850BA9">
                <w:rPr>
                  <w:b/>
                  <w:bCs/>
                </w:rPr>
                <w:t xml:space="preserve">(B) </w:t>
              </w:r>
              <w:r w:rsidR="005C6B25" w:rsidRPr="005C6B25">
                <w:rPr>
                  <w:rPrChange w:id="441" w:author="Ganchao Wei" w:date="2020-12-20T10:05:00Z">
                    <w:rPr>
                      <w:b/>
                      <w:bCs/>
                    </w:rPr>
                  </w:rPrChange>
                </w:rPr>
                <w:t>and</w:t>
              </w:r>
              <w:r w:rsidR="005C6B25" w:rsidRPr="00850BA9">
                <w:rPr>
                  <w:b/>
                  <w:bCs/>
                </w:rPr>
                <w:t xml:space="preserve"> (D)</w:t>
              </w:r>
              <w:r w:rsidR="005C6B25">
                <w:t xml:space="preserve"> Split cross-correlograms for quartiles of recording time show dynamics of baseline and LTP.</w:t>
              </w:r>
            </w:ins>
            <w:del w:id="442" w:author="Ganchao Wei" w:date="2020-12-20T10:01:00Z">
              <w:r w:rsidDel="005C6B25">
                <w:delText xml:space="preserve">These plots show fitting results of postsynaptic baseline firing rates (yellow). </w:delText>
              </w:r>
              <w:r w:rsidRPr="00850BA9" w:rsidDel="005C6B25">
                <w:rPr>
                  <w:b/>
                  <w:bCs/>
                </w:rPr>
                <w:delText>(A)</w:delText>
              </w:r>
              <w:r w:rsidDel="005C6B25">
                <w:delText xml:space="preserve"> The fitting results under different types of baseline, i.e. linear- and sinusoidal-changing. The LTPs are step-changing </w:delText>
              </w:r>
            </w:del>
            <w:del w:id="443" w:author="Ganchao Wei" w:date="2020-12-20T10:00:00Z">
              <w:r w:rsidDel="005C6B25">
                <w:delText>at middle recording time</w:delText>
              </w:r>
            </w:del>
            <w:del w:id="444" w:author="Ganchao Wei" w:date="2020-12-20T10:01:00Z">
              <w:r w:rsidDel="005C6B25">
                <w:delText xml:space="preserve"> and STPs are depression. </w:delText>
              </w:r>
              <w:r w:rsidRPr="00850BA9" w:rsidDel="005C6B25">
                <w:rPr>
                  <w:b/>
                  <w:bCs/>
                </w:rPr>
                <w:delText>(C)</w:delText>
              </w:r>
              <w:r w:rsidDel="005C6B25">
                <w:delText xml:space="preserve"> The same simulation settings as (A), except that the LTP changes linearly. </w:delText>
              </w:r>
              <w:r w:rsidRPr="00850BA9" w:rsidDel="005C6B25">
                <w:rPr>
                  <w:b/>
                  <w:bCs/>
                </w:rPr>
                <w:delText>(B) and (D)</w:delText>
              </w:r>
              <w:r w:rsidDel="005C6B25">
                <w:delText xml:space="preserve"> Split cross-correlograms for quartiles of recording time show dynamics of baseline and LTP.</w:delText>
              </w:r>
            </w:del>
          </w:p>
        </w:tc>
      </w:tr>
    </w:tbl>
    <w:p w14:paraId="36BFCEF7" w14:textId="77777777" w:rsidR="00D61526" w:rsidRDefault="00D61526" w:rsidP="000C7168">
      <w:pPr>
        <w:jc w:val="both"/>
      </w:pPr>
    </w:p>
    <w:p w14:paraId="2EFCD4D8" w14:textId="6335C371" w:rsidR="00082EFA" w:rsidRDefault="003B435E" w:rsidP="000C7168">
      <w:pPr>
        <w:jc w:val="both"/>
      </w:pPr>
      <w:r>
        <w:t xml:space="preserve">Since </w:t>
      </w:r>
      <w:r w:rsidR="008265E6">
        <w:t xml:space="preserve">information about the synaptic strength is only available </w:t>
      </w:r>
      <w:r>
        <w:t>when there is a presynaptic spike, the presynaptic firing rate influenc</w:t>
      </w:r>
      <w:r w:rsidR="008265E6">
        <w:t>e</w:t>
      </w:r>
      <w:r w:rsidR="00D54D86">
        <w:t>s</w:t>
      </w:r>
      <w:r w:rsidR="008265E6">
        <w:t xml:space="preserve"> how accurately the synaptic weight can be estimated</w:t>
      </w:r>
      <w:r>
        <w:t>.</w:t>
      </w:r>
      <w:r w:rsidR="00C75E8C">
        <w:t xml:space="preserve"> </w:t>
      </w:r>
      <w:r w:rsidR="00082EFA">
        <w:t xml:space="preserve">Higher presynaptic </w:t>
      </w:r>
      <w:r w:rsidR="00C75E8C">
        <w:t>firing rates</w:t>
      </w:r>
      <w:r w:rsidR="00082EFA">
        <w:t xml:space="preserve"> allow the long-term synaptic strength to be estimated more accurately and with less uncertainty (Fig 6). To illustrate this feature of the model we simulate presynaptic spiking with a Poisson GLM whose rate changes abruptly</w:t>
      </w:r>
      <w:r w:rsidR="001228E4">
        <w:t>,</w:t>
      </w:r>
      <w:r w:rsidR="00082EFA">
        <w:t xml:space="preserve"> either increasing (Fig 6A) or decreasing (Fig 6B). The postsynaptic neuron spikes </w:t>
      </w:r>
      <w:r w:rsidR="001228E4">
        <w:t xml:space="preserve">according to </w:t>
      </w:r>
      <w:r w:rsidR="00082EFA">
        <w:t xml:space="preserve">the full model, in this case, with short-term synaptic facilitation. </w:t>
      </w:r>
      <w:r w:rsidR="001228E4">
        <w:t>T</w:t>
      </w:r>
      <w:r w:rsidR="00082EFA">
        <w:t>he baseline postsynaptic rate and long-term synaptic weight are both constant</w:t>
      </w:r>
      <w:r w:rsidR="001228E4">
        <w:t xml:space="preserve"> in this simulation. However</w:t>
      </w:r>
      <w:r w:rsidR="00082EFA">
        <w:t xml:space="preserve">, the accuracy and variance of the adaptive smoothing estimates for the long-term weight </w:t>
      </w:r>
      <w:r w:rsidR="001228E4">
        <w:t>change</w:t>
      </w:r>
      <w:r w:rsidR="00082EFA">
        <w:t xml:space="preserve"> substantially when the presynaptic rate changes. </w:t>
      </w:r>
      <w:r w:rsidR="001228E4">
        <w:t>E</w:t>
      </w:r>
      <w:r w:rsidR="00082EFA">
        <w:t>stimat</w:t>
      </w:r>
      <w:r w:rsidR="001228E4">
        <w:t>es for</w:t>
      </w:r>
      <w:r w:rsidR="00082EFA">
        <w:t xml:space="preserve"> the short-term modification function will</w:t>
      </w:r>
      <w:r>
        <w:t xml:space="preserve"> also depend on </w:t>
      </w:r>
      <w:r w:rsidR="00082EFA">
        <w:t xml:space="preserve">the </w:t>
      </w:r>
      <w:r>
        <w:t>presynaptic spike</w:t>
      </w:r>
      <w:r w:rsidR="00082EFA">
        <w:t xml:space="preserve"> rate</w:t>
      </w:r>
      <w:r w:rsidR="001228E4">
        <w:t xml:space="preserve"> to some extent, but</w:t>
      </w:r>
      <w:r>
        <w:t xml:space="preserve"> the</w:t>
      </w:r>
      <w:r w:rsidR="00082EFA">
        <w:t xml:space="preserve"> impact on accuracy is </w:t>
      </w:r>
      <w:r w:rsidR="00082EFA">
        <w:lastRenderedPageBreak/>
        <w:t xml:space="preserve">not as strong, since the short-term model pools information from </w:t>
      </w:r>
      <w:r>
        <w:t>presynaptic</w:t>
      </w:r>
      <w:r w:rsidR="00082EFA">
        <w:t xml:space="preserve"> across the entire recording depending on their</w:t>
      </w:r>
      <w:r>
        <w:t xml:space="preserve"> ISIs</w:t>
      </w:r>
      <w:r w:rsidR="00C75E8C">
        <w:t xml:space="preserve">. </w:t>
      </w:r>
    </w:p>
    <w:p w14:paraId="28C45BAA" w14:textId="36A93AEC" w:rsidR="0052625E" w:rsidRDefault="0052625E"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45" w:author="Ganchao Wei" w:date="2020-12-20T15:5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446">
          <w:tblGrid>
            <w:gridCol w:w="9926"/>
          </w:tblGrid>
        </w:tblGridChange>
      </w:tblGrid>
      <w:tr w:rsidR="003B435E" w14:paraId="4FBE9E9C" w14:textId="77777777" w:rsidTr="00A12C49">
        <w:tc>
          <w:tcPr>
            <w:tcW w:w="9926" w:type="dxa"/>
            <w:tcPrChange w:id="447" w:author="Ganchao Wei" w:date="2020-12-20T15:58:00Z">
              <w:tcPr>
                <w:tcW w:w="9926" w:type="dxa"/>
              </w:tcPr>
            </w:tcPrChange>
          </w:tcPr>
          <w:p w14:paraId="51414345" w14:textId="74092744" w:rsidR="003B435E" w:rsidRDefault="00CB5565" w:rsidP="000C7168">
            <w:pPr>
              <w:jc w:val="both"/>
            </w:pPr>
            <w:ins w:id="448" w:author="Ganchao Wei" w:date="2020-12-20T10:29:00Z">
              <w:r>
                <w:rPr>
                  <w:noProof/>
                </w:rPr>
                <w:drawing>
                  <wp:inline distT="0" distB="0" distL="0" distR="0" wp14:anchorId="3FF6BC67" wp14:editId="25407173">
                    <wp:extent cx="6199414" cy="35706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4061" cy="3573305"/>
                            </a:xfrm>
                            <a:prstGeom prst="rect">
                              <a:avLst/>
                            </a:prstGeom>
                            <a:noFill/>
                            <a:ln>
                              <a:noFill/>
                            </a:ln>
                          </pic:spPr>
                        </pic:pic>
                      </a:graphicData>
                    </a:graphic>
                  </wp:inline>
                </w:drawing>
              </w:r>
            </w:ins>
            <w:del w:id="449" w:author="Ganchao Wei" w:date="2020-12-16T10:30:00Z">
              <w:r w:rsidR="003B435E" w:rsidDel="00D32A38">
                <w:rPr>
                  <w:noProof/>
                  <w:lang w:eastAsia="zh-CN"/>
                </w:rPr>
                <w:drawing>
                  <wp:inline distT="0" distB="0" distL="0" distR="0" wp14:anchorId="5441B316" wp14:editId="6750FBF0">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del>
          </w:p>
        </w:tc>
      </w:tr>
      <w:tr w:rsidR="003B435E" w14:paraId="1032DEE7" w14:textId="77777777" w:rsidTr="00A12C49">
        <w:tc>
          <w:tcPr>
            <w:tcW w:w="9926" w:type="dxa"/>
            <w:tcPrChange w:id="450" w:author="Ganchao Wei" w:date="2020-12-20T15:58:00Z">
              <w:tcPr>
                <w:tcW w:w="9926" w:type="dxa"/>
              </w:tcPr>
            </w:tcPrChange>
          </w:tcPr>
          <w:p w14:paraId="5ED799C4" w14:textId="4ACD0534" w:rsidR="003B435E" w:rsidRPr="003B435E" w:rsidRDefault="003B435E" w:rsidP="000C7168">
            <w:pPr>
              <w:jc w:val="both"/>
              <w:rPr>
                <w:b/>
                <w:bCs/>
              </w:rPr>
            </w:pPr>
            <w:r>
              <w:rPr>
                <w:b/>
                <w:bCs/>
              </w:rPr>
              <w:t xml:space="preserve">Figure 6. </w:t>
            </w:r>
            <w:r w:rsidRPr="00EA1801">
              <w:rPr>
                <w:b/>
                <w:bCs/>
              </w:rPr>
              <w:t>Influence of presynaptic firing rates on LTP estimation</w:t>
            </w:r>
            <w:r>
              <w:rPr>
                <w:b/>
                <w:bCs/>
              </w:rPr>
              <w:t xml:space="preserve">. </w:t>
            </w:r>
            <w:r>
              <w:t>In these two examples, the baseline firing rate</w:t>
            </w:r>
            <w:ins w:id="451" w:author="Ganchao Wei" w:date="2020-12-20T10:10:00Z">
              <w:r w:rsidR="001D47B9">
                <w:t>s are constantly 55Hz</w:t>
              </w:r>
            </w:ins>
            <w:del w:id="452" w:author="Ganchao Wei" w:date="2020-12-20T10:10:00Z">
              <w:r w:rsidDel="001D47B9">
                <w:delText>s</w:delText>
              </w:r>
            </w:del>
            <w:ins w:id="453" w:author="Ganchao Wei" w:date="2020-12-20T10:10:00Z">
              <w:r w:rsidR="001D47B9">
                <w:t>,</w:t>
              </w:r>
            </w:ins>
            <w:del w:id="454" w:author="Ganchao Wei" w:date="2020-12-20T10:10:00Z">
              <w:r w:rsidDel="001D47B9">
                <w:delText xml:space="preserve"> and</w:delText>
              </w:r>
            </w:del>
            <w:r>
              <w:t xml:space="preserve"> LTP are constant</w:t>
            </w:r>
            <w:ins w:id="455" w:author="Ganchao Wei" w:date="2020-12-20T10:10:00Z">
              <w:r w:rsidR="001D47B9">
                <w:t xml:space="preserve"> and t</w:t>
              </w:r>
            </w:ins>
            <w:del w:id="456" w:author="Ganchao Wei" w:date="2020-12-20T10:10:00Z">
              <w:r w:rsidDel="001D47B9">
                <w:delText>. T</w:delText>
              </w:r>
            </w:del>
            <w:r>
              <w:t xml:space="preserve">he STP </w:t>
            </w:r>
            <w:del w:id="457" w:author="Ganchao Wei" w:date="2020-12-20T18:53:00Z">
              <w:r w:rsidDel="002F1B7E">
                <w:delText xml:space="preserve">is </w:delText>
              </w:r>
            </w:del>
            <w:ins w:id="458" w:author="Ganchao Wei" w:date="2020-12-20T18:53:00Z">
              <w:r w:rsidR="002F1B7E">
                <w:t xml:space="preserve">are </w:t>
              </w:r>
            </w:ins>
            <w:r>
              <w:t xml:space="preserve">facilitation to show more significant results. To show the influence of presynaptic firing rates, the recording time is divided into three parts evenly and different presynaptic firing rates are assigned to each part respectively. </w:t>
            </w:r>
            <w:r w:rsidRPr="00EA1801">
              <w:rPr>
                <w:b/>
                <w:bCs/>
              </w:rPr>
              <w:t>(A)</w:t>
            </w:r>
            <w:r>
              <w:t xml:space="preserve"> </w:t>
            </w:r>
            <w:ins w:id="459" w:author="Ganchao Wei" w:date="2020-12-20T10:08:00Z">
              <w:r w:rsidR="001D47B9">
                <w:t>T</w:t>
              </w:r>
            </w:ins>
            <w:del w:id="460" w:author="Ganchao Wei" w:date="2020-12-20T10:08:00Z">
              <w:r w:rsidDel="001D47B9">
                <w:delText>In this simulation, t</w:delText>
              </w:r>
            </w:del>
            <w:r>
              <w:t>he presynaptic firing rates are 3Hz</w:t>
            </w:r>
            <w:r w:rsidR="0059639E">
              <w:t>-15Hz-3Hz</w:t>
            </w:r>
            <w:r>
              <w:t xml:space="preserve">. When the firing rate increase, the estimation of LTP is more accurate. </w:t>
            </w:r>
            <w:r w:rsidRPr="00EA1801">
              <w:rPr>
                <w:b/>
                <w:bCs/>
              </w:rPr>
              <w:t>(B)</w:t>
            </w:r>
            <w:r>
              <w:t xml:space="preserve"> Now, the presynaptic firing rates are 5Hz</w:t>
            </w:r>
            <w:r w:rsidR="0059639E">
              <w:t>-0Hz-5Hz</w:t>
            </w:r>
            <w:r>
              <w:t>. Lack of the presynaptic spikes leads to a variated LTP estimation. The variation in presynaptic firing rates will not influence estimation of baseline and STP a lot.</w:t>
            </w:r>
            <w:ins w:id="461" w:author="Ganchao Wei" w:date="2020-12-20T18:53:00Z">
              <w:r w:rsidR="002F1B7E">
                <w:t xml:space="preserve"> Da</w:t>
              </w:r>
            </w:ins>
            <w:ins w:id="462" w:author="Ganchao Wei" w:date="2020-12-20T18:54:00Z">
              <w:r w:rsidR="002F1B7E">
                <w:t>shed lines show standard error.</w:t>
              </w:r>
            </w:ins>
          </w:p>
        </w:tc>
      </w:tr>
    </w:tbl>
    <w:p w14:paraId="38F397F9" w14:textId="77777777" w:rsidR="00D54D86" w:rsidRPr="00D54D86" w:rsidRDefault="00D54D86" w:rsidP="00267A4C"/>
    <w:p w14:paraId="4BDC9C83" w14:textId="15463652" w:rsidR="00FB3010" w:rsidRDefault="00407D49" w:rsidP="000C7168">
      <w:pPr>
        <w:pStyle w:val="Heading2"/>
        <w:jc w:val="both"/>
      </w:pPr>
      <w:r>
        <w:t>Omitted variable bias</w:t>
      </w:r>
    </w:p>
    <w:p w14:paraId="73750C68" w14:textId="5B068211" w:rsidR="00100EA7" w:rsidRDefault="00100EA7" w:rsidP="000C7168">
      <w:pPr>
        <w:jc w:val="both"/>
      </w:pPr>
      <w:r>
        <w:t xml:space="preserve">In the examples above we have shown how estimates of the baseline and synaptic weight are largely separable, since the synaptic effects </w:t>
      </w:r>
      <w:r w:rsidR="00407D49">
        <w:t xml:space="preserve">are </w:t>
      </w:r>
      <w:r w:rsidR="00865AC7">
        <w:t>constrained to</w:t>
      </w:r>
      <w:r>
        <w:t xml:space="preserve"> follow presynaptic spikes, and estimates of the short-term and long-term synaptic effects are largely separable, since short-term effects are constrained to be ISI-dependent</w:t>
      </w:r>
      <w:r w:rsidR="00865AC7">
        <w:t>. However, o</w:t>
      </w:r>
      <w:r>
        <w:t>mitting components of the model can result in spurious estimates for the long-term synaptic weight.</w:t>
      </w:r>
    </w:p>
    <w:p w14:paraId="5935E60B" w14:textId="59B3BF65" w:rsidR="00865AC7" w:rsidRDefault="00865AC7" w:rsidP="000C7168">
      <w:pPr>
        <w:jc w:val="both"/>
      </w:pPr>
      <w:r>
        <w:t>To illustrate how omitting effects can bias estimation, we again simulate a presynaptic neuron with Poisson GLM spiking that provides synaptic input to a postsynaptic neuron whose firing is determined by the full model. Here we simulate a synapse with short-term synaptic depression and a constant long-term weight. Although in the previous examples the presynaptic baseline has been held constant, in this case we simulate a fluctuating baseline for both the pre- and postsynaptic neurons. Slow fluctuations in the presynaptic rate induce slow changes in the synaptic weight</w:t>
      </w:r>
      <w:r w:rsidR="008B3B69">
        <w:t xml:space="preserve"> that are purely due to short-term synaptic effects (Fig 7). For the depressing synapse simulated here, a high presynaptic rate </w:t>
      </w:r>
      <w:r w:rsidR="008B3B69">
        <w:lastRenderedPageBreak/>
        <w:t>causes the synapse to be in a chronically depleted state, while a lower presynaptic rate allows the synapse to recover from depression. In this case, the short-term synaptic weight is negatively correlated with the presynaptic rate.</w:t>
      </w:r>
    </w:p>
    <w:p w14:paraId="0F487FFD" w14:textId="40F479C1" w:rsidR="008B3B69" w:rsidRDefault="00407D49" w:rsidP="000C7168">
      <w:pPr>
        <w:jc w:val="both"/>
      </w:pPr>
      <w:r>
        <w:t>These s</w:t>
      </w:r>
      <w:r w:rsidR="008B3B69">
        <w:t xml:space="preserve">low fluctuations in the short-term synaptic weight </w:t>
      </w:r>
      <w:r>
        <w:t xml:space="preserve">are not necessarily problematic and </w:t>
      </w:r>
      <w:r w:rsidR="008B3B69">
        <w:t>can be accurately estimated with the full model (Fig 7A). However, if we instead fit a model that only includes a long-term synaptic weight and omits the short-term effect, the slow fluctuations are misattributed to the long-term weight (Fig 7B). The adaptive smoother effectively tracks these changes when they are not otherwise explained.</w:t>
      </w:r>
      <w:r>
        <w:t xml:space="preserve"> </w:t>
      </w:r>
      <w:r w:rsidR="008B3B69">
        <w:t xml:space="preserve">Since natural neural activity contains these types of </w:t>
      </w:r>
      <w:r>
        <w:t xml:space="preserve">slow </w:t>
      </w:r>
      <w:r w:rsidR="008B3B69">
        <w:t>fluctuations in presynaptic rate</w:t>
      </w:r>
      <w:r>
        <w:t xml:space="preserve"> (as a function of brain state, for instance) </w:t>
      </w:r>
      <w:r w:rsidR="00C67C49">
        <w:t xml:space="preserve">there </w:t>
      </w:r>
      <w:r>
        <w:t>are likely to b</w:t>
      </w:r>
      <w:r w:rsidR="00C67C49">
        <w:t>e slow fluctuations in synaptic strength that can be explained away as byproducts of short-term synaptic mechanisms. Modeling short- and long-term effects simultaneously can allow these “explainable” fluctuations to be separated from other phenomena, such as LTP/LTD or STDP.</w:t>
      </w:r>
    </w:p>
    <w:p w14:paraId="1810C253" w14:textId="5DADF372" w:rsidR="00C67C49" w:rsidRDefault="00C67C49" w:rsidP="000C7168">
      <w:pPr>
        <w:jc w:val="both"/>
      </w:pPr>
      <w:r>
        <w:t xml:space="preserve">Omitting the fluctuations in the baseline can also result in spurious estimates of the synaptic strength (Fig 7C). Here, when the model is fit while assuming that the baseline is constant, the adaptive smoother aims to account for higher/lower than expected firing rate using the long-term synaptic weight. Although the synaptic effect is limited to the brief interval following each presynaptic spike, misattributing the rate changes to fluctuations in the synaptic weight improves the overall likelihood. In this case, there is a strong positive correlation between the </w:t>
      </w:r>
      <w:r w:rsidR="00407D49">
        <w:t xml:space="preserve">(omitted) </w:t>
      </w:r>
      <w:r>
        <w:t>baseline fluctuations and the misestimated long-term synaptic weight</w:t>
      </w:r>
      <w:commentRangeStart w:id="463"/>
      <w:r>
        <w:t>.</w:t>
      </w:r>
      <w:r w:rsidR="00407D49">
        <w:t xml:space="preserve"> Tracking unexplained variation in the postsynaptic rate is thus likely to be important for accurately tracking synaptic weights in experimental data.</w:t>
      </w:r>
      <w:commentRangeEnd w:id="463"/>
      <w:r w:rsidR="00407D49">
        <w:rPr>
          <w:rStyle w:val="CommentReference"/>
        </w:rPr>
        <w:commentReference w:id="463"/>
      </w:r>
    </w:p>
    <w:p w14:paraId="7A697199" w14:textId="139A9D1D" w:rsidR="00960689" w:rsidRDefault="00407D49" w:rsidP="000C7168">
      <w:pPr>
        <w:jc w:val="both"/>
      </w:pPr>
      <w:r>
        <w:t>In these scenarios, partitions of the cross-correlogram may serve as a useful check on how well the model describes spike transmission in specific time-periods or as a function of ISI. The model that omits STP, for instance, will fail to explain the observed depression as a function of ISI, while the model that assumes a constant baseline will fail to model the changing base</w:t>
      </w:r>
      <w:r w:rsidR="00AB3C16">
        <w:t xml:space="preserve"> level of the cross-correlograms when they are partitioned over </w:t>
      </w:r>
      <w:commentRangeStart w:id="464"/>
      <w:commentRangeStart w:id="465"/>
      <w:r w:rsidR="00AB3C16">
        <w:t>time</w:t>
      </w:r>
      <w:commentRangeEnd w:id="464"/>
      <w:r w:rsidR="00AB3C16">
        <w:rPr>
          <w:rStyle w:val="CommentReference"/>
        </w:rPr>
        <w:commentReference w:id="464"/>
      </w:r>
      <w:commentRangeEnd w:id="465"/>
      <w:r w:rsidR="00CB5565">
        <w:rPr>
          <w:rStyle w:val="CommentReference"/>
        </w:rPr>
        <w:commentReference w:id="465"/>
      </w:r>
      <w:r w:rsidR="00AB3C16">
        <w:t>.</w:t>
      </w:r>
    </w:p>
    <w:p w14:paraId="5FB29D29" w14:textId="77777777" w:rsidR="00407D49" w:rsidRDefault="00407D49" w:rsidP="000C7168">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66" w:author="Ganchao Wei" w:date="2020-12-20T16:0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467">
          <w:tblGrid>
            <w:gridCol w:w="9926"/>
          </w:tblGrid>
        </w:tblGridChange>
      </w:tblGrid>
      <w:tr w:rsidR="00960689" w14:paraId="69314776" w14:textId="77777777" w:rsidTr="003A14C6">
        <w:tc>
          <w:tcPr>
            <w:tcW w:w="9926" w:type="dxa"/>
            <w:tcPrChange w:id="468" w:author="Ganchao Wei" w:date="2020-12-20T16:06:00Z">
              <w:tcPr>
                <w:tcW w:w="9926" w:type="dxa"/>
              </w:tcPr>
            </w:tcPrChange>
          </w:tcPr>
          <w:p w14:paraId="3CFDA1B4" w14:textId="05393F3E" w:rsidR="00960689" w:rsidRDefault="00960689" w:rsidP="000C7168">
            <w:pPr>
              <w:jc w:val="both"/>
            </w:pPr>
            <w:del w:id="469" w:author="Ganchao Wei" w:date="2020-12-16T21:35:00Z">
              <w:r w:rsidDel="007849DF">
                <w:rPr>
                  <w:noProof/>
                  <w:lang w:eastAsia="zh-CN"/>
                </w:rPr>
                <w:drawing>
                  <wp:inline distT="0" distB="0" distL="0" distR="0" wp14:anchorId="2E3BF3E8" wp14:editId="4F444B49">
                    <wp:extent cx="594360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del>
            <w:ins w:id="470" w:author="Ganchao Wei" w:date="2020-12-20T10:30:00Z">
              <w:r w:rsidR="00CB5565">
                <w:rPr>
                  <w:noProof/>
                </w:rPr>
                <w:drawing>
                  <wp:inline distT="0" distB="0" distL="0" distR="0" wp14:anchorId="4B13DDF7" wp14:editId="562576F9">
                    <wp:extent cx="6199414" cy="30647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02080" cy="3066078"/>
                            </a:xfrm>
                            <a:prstGeom prst="rect">
                              <a:avLst/>
                            </a:prstGeom>
                            <a:noFill/>
                            <a:ln>
                              <a:noFill/>
                            </a:ln>
                          </pic:spPr>
                        </pic:pic>
                      </a:graphicData>
                    </a:graphic>
                  </wp:inline>
                </w:drawing>
              </w:r>
            </w:ins>
          </w:p>
        </w:tc>
      </w:tr>
      <w:tr w:rsidR="00960689" w14:paraId="729EB4FD" w14:textId="77777777" w:rsidTr="003A14C6">
        <w:tc>
          <w:tcPr>
            <w:tcW w:w="9926" w:type="dxa"/>
            <w:tcPrChange w:id="471" w:author="Ganchao Wei" w:date="2020-12-20T16:06:00Z">
              <w:tcPr>
                <w:tcW w:w="9926" w:type="dxa"/>
              </w:tcPr>
            </w:tcPrChange>
          </w:tcPr>
          <w:p w14:paraId="228F683D" w14:textId="4BAA08B8" w:rsidR="00960689" w:rsidRPr="00960689" w:rsidRDefault="00960689" w:rsidP="000C7168">
            <w:pPr>
              <w:jc w:val="both"/>
              <w:rPr>
                <w:b/>
                <w:bCs/>
              </w:rPr>
            </w:pPr>
            <w:r>
              <w:rPr>
                <w:b/>
                <w:bCs/>
              </w:rPr>
              <w:lastRenderedPageBreak/>
              <w:t xml:space="preserve">Figure 7. </w:t>
            </w:r>
            <w:r w:rsidRPr="00451A4B">
              <w:rPr>
                <w:b/>
                <w:bCs/>
              </w:rPr>
              <w:t>Miss to estimate the baseline or STP causes spurious LTP estimations</w:t>
            </w:r>
            <w:r>
              <w:rPr>
                <w:b/>
                <w:bCs/>
              </w:rPr>
              <w:t xml:space="preserve">. </w:t>
            </w:r>
            <w:r>
              <w:t xml:space="preserve">These plots show one example when missing estimations on baseline or STP. The postsynaptic baseline firing rate fluctuated around </w:t>
            </w:r>
            <w:del w:id="472" w:author="Ganchao Wei" w:date="2020-12-20T10:25:00Z">
              <w:r w:rsidDel="00CB5565">
                <w:delText xml:space="preserve">exp(3) = </w:delText>
              </w:r>
            </w:del>
            <w:r>
              <w:t>20 Hz, and the presynaptic firing rate fluctuated around 8Hz. The STP is depression.</w:t>
            </w:r>
            <w:ins w:id="473" w:author="Ganchao Wei" w:date="2020-12-20T18:54:00Z">
              <w:r w:rsidR="007A03C2">
                <w:t xml:space="preserve"> Standard error is shown by dashed lines.</w:t>
              </w:r>
            </w:ins>
            <w:r>
              <w:t xml:space="preserve"> </w:t>
            </w:r>
            <w:r w:rsidRPr="00451A4B">
              <w:rPr>
                <w:b/>
                <w:bCs/>
              </w:rPr>
              <w:t>(A)</w:t>
            </w:r>
            <w:r>
              <w:t xml:space="preserve"> Fitting results when all three effects (baseline, LTP and STP) are estimated simultaneously. </w:t>
            </w:r>
            <w:r w:rsidRPr="00451A4B">
              <w:rPr>
                <w:b/>
                <w:bCs/>
              </w:rPr>
              <w:t>(B)</w:t>
            </w:r>
            <w:r>
              <w:t xml:space="preserve"> When we miss to estimate the baseline, the fluctuation in baseline will </w:t>
            </w:r>
            <w:del w:id="474" w:author="Ganchao Wei" w:date="2020-12-20T10:31:00Z">
              <w:r w:rsidDel="00D2014C">
                <w:delText>flow and enlarge</w:delText>
              </w:r>
            </w:del>
            <w:ins w:id="475" w:author="Ganchao Wei" w:date="2020-12-20T10:31:00Z">
              <w:r w:rsidR="00D2014C">
                <w:t>be misattributed</w:t>
              </w:r>
            </w:ins>
            <w:r>
              <w:t xml:space="preserve"> </w:t>
            </w:r>
            <w:ins w:id="476" w:author="Ganchao Wei" w:date="2020-12-20T10:32:00Z">
              <w:r w:rsidR="00D2014C">
                <w:t>to</w:t>
              </w:r>
            </w:ins>
            <w:del w:id="477" w:author="Ganchao Wei" w:date="2020-12-20T10:32:00Z">
              <w:r w:rsidDel="00D2014C">
                <w:delText>in</w:delText>
              </w:r>
            </w:del>
            <w:r>
              <w:t xml:space="preserve"> LTP</w:t>
            </w:r>
            <w:del w:id="478" w:author="Ganchao Wei" w:date="2020-12-20T10:32:00Z">
              <w:r w:rsidDel="00D2014C">
                <w:delText xml:space="preserve"> estimation</w:delText>
              </w:r>
            </w:del>
            <w:r>
              <w:t xml:space="preserve">. </w:t>
            </w:r>
            <w:r w:rsidRPr="00451A4B">
              <w:rPr>
                <w:b/>
                <w:bCs/>
              </w:rPr>
              <w:t>(C)</w:t>
            </w:r>
            <w:r>
              <w:t xml:space="preserve"> Similarly, the LTP estimation will capture STP fluctuation when we miss to estimate STP.</w:t>
            </w:r>
          </w:p>
        </w:tc>
      </w:tr>
    </w:tbl>
    <w:p w14:paraId="22DDB77D" w14:textId="0CDB0795" w:rsidR="00CA2AE3" w:rsidRDefault="0052625E" w:rsidP="000C7168">
      <w:pPr>
        <w:jc w:val="both"/>
      </w:pPr>
      <w:r>
        <w:t xml:space="preserve"> </w:t>
      </w:r>
      <w:r w:rsidR="0098310B">
        <w:t xml:space="preserve"> </w:t>
      </w:r>
    </w:p>
    <w:p w14:paraId="3D13B8BE" w14:textId="4043C084" w:rsidR="008F4FC0" w:rsidRDefault="00AB3C16" w:rsidP="000C7168">
      <w:pPr>
        <w:pStyle w:val="Heading2"/>
        <w:jc w:val="both"/>
      </w:pPr>
      <w:r>
        <w:t>Optimizing the a</w:t>
      </w:r>
      <w:r w:rsidR="00B725AA">
        <w:t xml:space="preserve">daptive </w:t>
      </w:r>
      <w:r>
        <w:t>s</w:t>
      </w:r>
      <w:r w:rsidR="00B725AA">
        <w:t>mooth</w:t>
      </w:r>
      <w:r>
        <w:t>er</w:t>
      </w:r>
    </w:p>
    <w:p w14:paraId="756CD17E" w14:textId="792340A3" w:rsidR="00AB3C16" w:rsidRDefault="00AB3C16" w:rsidP="000C7168">
      <w:pPr>
        <w:jc w:val="both"/>
        <w:rPr>
          <w:lang w:eastAsia="zh-CN"/>
        </w:rPr>
      </w:pPr>
      <w:r>
        <w:rPr>
          <w:lang w:eastAsia="zh-CN"/>
        </w:rPr>
        <w:t xml:space="preserve">For the </w:t>
      </w:r>
      <w:r w:rsidR="001F3C2B">
        <w:rPr>
          <w:lang w:eastAsia="zh-CN"/>
        </w:rPr>
        <w:t>baseline and</w:t>
      </w:r>
      <w:r>
        <w:rPr>
          <w:lang w:eastAsia="zh-CN"/>
        </w:rPr>
        <w:t xml:space="preserve"> long-term synaptic weight</w:t>
      </w:r>
      <w:r w:rsidR="001F3C2B">
        <w:rPr>
          <w:lang w:eastAsia="zh-CN"/>
        </w:rPr>
        <w:t xml:space="preserve">, the </w:t>
      </w:r>
      <w:r>
        <w:rPr>
          <w:lang w:eastAsia="zh-CN"/>
        </w:rPr>
        <w:t xml:space="preserve">process noise </w:t>
      </w:r>
      <w:r w:rsidR="001F3C2B">
        <w:rPr>
          <w:lang w:eastAsia="zh-CN"/>
        </w:rPr>
        <w:t xml:space="preserve">covariance </w:t>
      </w:r>
      <m:oMath>
        <m:r>
          <m:rPr>
            <m:sty m:val="bi"/>
          </m:rPr>
          <w:rPr>
            <w:rFonts w:ascii="Cambria Math" w:hAnsi="Cambria Math"/>
            <w:lang w:eastAsia="zh-CN"/>
          </w:rPr>
          <m:t>Q</m:t>
        </m:r>
      </m:oMath>
      <w:r w:rsidR="001F3C2B">
        <w:rPr>
          <w:lang w:eastAsia="zh-CN"/>
        </w:rPr>
        <w:t xml:space="preserve"> defines the timescales for tracking. </w:t>
      </w:r>
      <w:r>
        <w:rPr>
          <w:lang w:eastAsia="zh-CN"/>
        </w:rPr>
        <w:t xml:space="preserve">In the examples above we use a fixed </w:t>
      </w:r>
      <m:oMath>
        <m:r>
          <m:rPr>
            <m:sty m:val="bi"/>
          </m:rPr>
          <w:rPr>
            <w:rFonts w:ascii="Cambria Math" w:hAnsi="Cambria Math"/>
            <w:lang w:eastAsia="zh-CN"/>
          </w:rPr>
          <m:t>Q</m:t>
        </m:r>
      </m:oMath>
      <w:r>
        <w:rPr>
          <w:lang w:eastAsia="zh-CN"/>
        </w:rPr>
        <w:t xml:space="preserve"> during inference. </w:t>
      </w:r>
      <w:r w:rsidR="0023752D">
        <w:rPr>
          <w:lang w:eastAsia="zh-CN"/>
        </w:rPr>
        <w:t xml:space="preserve">In general, however, </w:t>
      </w:r>
      <m:oMath>
        <m:r>
          <m:rPr>
            <m:sty m:val="bi"/>
          </m:rPr>
          <w:rPr>
            <w:rFonts w:ascii="Cambria Math" w:hAnsi="Cambria Math"/>
            <w:lang w:eastAsia="zh-CN"/>
          </w:rPr>
          <m:t>Q</m:t>
        </m:r>
      </m:oMath>
      <w:r w:rsidR="0023752D" w:rsidDel="00AB3C16">
        <w:rPr>
          <w:lang w:eastAsia="zh-CN"/>
        </w:rPr>
        <w:t xml:space="preserve"> </w:t>
      </w:r>
      <w:r w:rsidR="0023752D">
        <w:rPr>
          <w:lang w:eastAsia="zh-CN"/>
        </w:rPr>
        <w:t>should be matched to the underlying timescale of the process. I</w:t>
      </w:r>
      <w:r w:rsidR="001F3C2B">
        <w:rPr>
          <w:lang w:eastAsia="zh-CN"/>
        </w:rPr>
        <w:t xml:space="preserve">f </w:t>
      </w:r>
      <m:oMath>
        <m:r>
          <m:rPr>
            <m:sty m:val="bi"/>
          </m:rPr>
          <w:rPr>
            <w:rFonts w:ascii="Cambria Math" w:hAnsi="Cambria Math"/>
            <w:lang w:eastAsia="zh-CN"/>
          </w:rPr>
          <m:t>Q</m:t>
        </m:r>
      </m:oMath>
      <w:r w:rsidR="001F3C2B">
        <w:rPr>
          <w:lang w:eastAsia="zh-CN"/>
        </w:rPr>
        <w:t xml:space="preserve"> is too small the </w:t>
      </w:r>
      <w:r>
        <w:rPr>
          <w:lang w:eastAsia="zh-CN"/>
        </w:rPr>
        <w:t>estimate</w:t>
      </w:r>
      <w:r w:rsidR="0023752D">
        <w:rPr>
          <w:lang w:eastAsia="zh-CN"/>
        </w:rPr>
        <w:t>d baseline and synaptic strength</w:t>
      </w:r>
      <w:r>
        <w:rPr>
          <w:lang w:eastAsia="zh-CN"/>
        </w:rPr>
        <w:t xml:space="preserve"> </w:t>
      </w:r>
      <w:r w:rsidR="0023752D">
        <w:rPr>
          <w:lang w:eastAsia="zh-CN"/>
        </w:rPr>
        <w:t xml:space="preserve">will be </w:t>
      </w:r>
      <w:r w:rsidR="001F3C2B">
        <w:rPr>
          <w:lang w:eastAsia="zh-CN"/>
        </w:rPr>
        <w:t>oversmoothed</w:t>
      </w:r>
      <w:r w:rsidR="0023752D">
        <w:rPr>
          <w:lang w:eastAsia="zh-CN"/>
        </w:rPr>
        <w:t xml:space="preserve"> and potentially meaningful changes may be underestimated. On the other hand, </w:t>
      </w:r>
      <w:r w:rsidR="001F3C2B">
        <w:rPr>
          <w:lang w:eastAsia="zh-CN"/>
        </w:rPr>
        <w:t xml:space="preserve">if </w:t>
      </w:r>
      <m:oMath>
        <m:r>
          <m:rPr>
            <m:sty m:val="bi"/>
          </m:rPr>
          <w:rPr>
            <w:rFonts w:ascii="Cambria Math" w:hAnsi="Cambria Math"/>
            <w:lang w:eastAsia="zh-CN"/>
          </w:rPr>
          <m:t>Q</m:t>
        </m:r>
      </m:oMath>
      <w:r w:rsidR="001F3C2B">
        <w:rPr>
          <w:lang w:eastAsia="zh-CN"/>
        </w:rPr>
        <w:t xml:space="preserve"> is too large the estimat</w:t>
      </w:r>
      <w:r w:rsidR="0023752D">
        <w:rPr>
          <w:lang w:eastAsia="zh-CN"/>
        </w:rPr>
        <w:t xml:space="preserve">ed baseline and synaptic strength </w:t>
      </w:r>
      <w:proofErr w:type="spellStart"/>
      <w:r w:rsidR="0023752D">
        <w:rPr>
          <w:lang w:eastAsia="zh-CN"/>
        </w:rPr>
        <w:t>undersmoothed</w:t>
      </w:r>
      <w:proofErr w:type="spellEnd"/>
      <w:r w:rsidR="0023752D">
        <w:rPr>
          <w:lang w:eastAsia="zh-CN"/>
        </w:rPr>
        <w:t xml:space="preserve"> and may reflect noise</w:t>
      </w:r>
      <w:r w:rsidR="001F3C2B">
        <w:rPr>
          <w:lang w:eastAsia="zh-CN"/>
        </w:rPr>
        <w:t xml:space="preserve">. </w:t>
      </w:r>
      <w:r w:rsidR="0023752D">
        <w:rPr>
          <w:lang w:eastAsia="zh-CN"/>
        </w:rPr>
        <w:t xml:space="preserve">Here we assume that </w:t>
      </w:r>
      <m:oMath>
        <m:r>
          <m:rPr>
            <m:sty m:val="bi"/>
          </m:rPr>
          <w:rPr>
            <w:rFonts w:ascii="Cambria Math" w:hAnsi="Cambria Math"/>
            <w:lang w:eastAsia="zh-CN"/>
          </w:rPr>
          <m:t>Q</m:t>
        </m:r>
      </m:oMath>
      <w:r w:rsidR="0023752D">
        <w:rPr>
          <w:lang w:eastAsia="zh-CN"/>
        </w:rPr>
        <w:t xml:space="preserve"> is diagonal and show how the variance of the baseline and synaptic weight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23752D">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23752D">
        <w:rPr>
          <w:lang w:eastAsia="zh-CN"/>
        </w:rPr>
        <w:t xml:space="preserve"> c</w:t>
      </w:r>
      <w:r>
        <w:rPr>
          <w:lang w:eastAsia="zh-CN"/>
        </w:rPr>
        <w:t xml:space="preserve">an be optimized </w:t>
      </w:r>
      <w:r w:rsidR="001F3C2B">
        <w:rPr>
          <w:lang w:eastAsia="zh-CN"/>
        </w:rPr>
        <w:t>by maximizing the prediction likelihood (</w:t>
      </w:r>
      <w:r>
        <w:rPr>
          <w:lang w:eastAsia="zh-CN"/>
        </w:rPr>
        <w:t>s</w:t>
      </w:r>
      <w:r w:rsidR="001F3C2B">
        <w:rPr>
          <w:lang w:eastAsia="zh-CN"/>
        </w:rPr>
        <w:t xml:space="preserve">ee </w:t>
      </w:r>
      <w:r>
        <w:rPr>
          <w:lang w:eastAsia="zh-CN"/>
        </w:rPr>
        <w:t>M</w:t>
      </w:r>
      <w:r w:rsidR="001F3C2B">
        <w:rPr>
          <w:lang w:eastAsia="zh-CN"/>
        </w:rPr>
        <w:t>ethod</w:t>
      </w:r>
      <w:r>
        <w:rPr>
          <w:lang w:eastAsia="zh-CN"/>
        </w:rPr>
        <w:t>s</w:t>
      </w:r>
      <w:r w:rsidR="001F3C2B">
        <w:rPr>
          <w:lang w:eastAsia="zh-CN"/>
        </w:rPr>
        <w:t>).</w:t>
      </w:r>
    </w:p>
    <w:p w14:paraId="12AA22B2" w14:textId="37A70BB0" w:rsidR="00D530A3" w:rsidRDefault="0023752D" w:rsidP="001F4C94">
      <w:pPr>
        <w:jc w:val="both"/>
      </w:pPr>
      <w:r>
        <w:rPr>
          <w:lang w:eastAsia="zh-CN"/>
        </w:rPr>
        <w:t xml:space="preserve">To illustrate the process of optimizing </w:t>
      </w:r>
      <m:oMath>
        <m:r>
          <m:rPr>
            <m:sty m:val="bi"/>
          </m:rPr>
          <w:rPr>
            <w:rFonts w:ascii="Cambria Math" w:hAnsi="Cambria Math"/>
            <w:lang w:eastAsia="zh-CN"/>
          </w:rPr>
          <m:t>Q</m:t>
        </m:r>
      </m:oMath>
      <w:r>
        <w:rPr>
          <w:lang w:eastAsia="zh-CN"/>
        </w:rPr>
        <w:t xml:space="preserve"> we simulate from the full model and sample the baseline and long-term synaptic weight using a Gaussian random walk</w:t>
      </w:r>
      <w:r w:rsidR="00842221">
        <w:rPr>
          <w:lang w:eastAsia="zh-CN"/>
        </w:rPr>
        <w:t xml:space="preserve"> with a ground truth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10</m:t>
            </m:r>
          </m:e>
          <m:sup>
            <m:r>
              <w:rPr>
                <w:rFonts w:ascii="Cambria Math" w:hAnsi="Cambria Math"/>
                <w:lang w:eastAsia="zh-CN"/>
              </w:rPr>
              <m:t>-5</m:t>
            </m:r>
          </m:sup>
        </m:sSup>
      </m:oMath>
      <w:r w:rsidR="00842221">
        <w:rPr>
          <w:lang w:eastAsia="zh-CN"/>
        </w:rPr>
        <w:t xml:space="preserve"> </w:t>
      </w:r>
      <w:r>
        <w:rPr>
          <w:lang w:eastAsia="zh-CN"/>
        </w:rPr>
        <w:t xml:space="preserve">. Although the full likelihood always improves with larger values of </w:t>
      </w:r>
      <m:oMath>
        <m:r>
          <w:rPr>
            <w:rFonts w:ascii="Cambria Math" w:hAnsi="Cambria Math"/>
            <w:lang w:eastAsia="zh-CN"/>
          </w:rPr>
          <m:t>Q</m:t>
        </m:r>
      </m:oMath>
      <w:r>
        <w:rPr>
          <w:lang w:eastAsia="zh-CN"/>
        </w:rPr>
        <w:t>, the prediction likelihood</w:t>
      </w:r>
      <w:del w:id="479" w:author="Ganchao Wei" w:date="2020-12-20T10:37:00Z">
        <w:r w:rsidDel="00D2014C">
          <w:rPr>
            <w:lang w:eastAsia="zh-CN"/>
          </w:rPr>
          <w:delText>, based on</w:delText>
        </w:r>
      </w:del>
      <w:r>
        <w:rPr>
          <w:lang w:eastAsia="zh-CN"/>
        </w:rPr>
        <w:t xml:space="preserve"> </w:t>
      </w:r>
      <m:oMath>
        <m:nary>
          <m:naryPr>
            <m:chr m:val="∏"/>
            <m:limLoc m:val="undOvr"/>
            <m:ctrlPr>
              <w:ins w:id="480" w:author="Ganchao Wei" w:date="2020-12-20T10:36:00Z">
                <w:rPr>
                  <w:rFonts w:ascii="Cambria Math" w:hAnsi="Cambria Math"/>
                  <w:i/>
                  <w:lang w:eastAsia="zh-CN"/>
                </w:rPr>
              </w:ins>
            </m:ctrlPr>
          </m:naryPr>
          <m:sub>
            <m:r>
              <w:ins w:id="481" w:author="Ganchao Wei" w:date="2020-12-20T10:36:00Z">
                <w:rPr>
                  <w:rFonts w:ascii="Cambria Math" w:hAnsi="Cambria Math"/>
                  <w:lang w:eastAsia="zh-CN"/>
                </w:rPr>
                <m:t>k=1</m:t>
              </w:ins>
            </m:r>
          </m:sub>
          <m:sup>
            <m:r>
              <w:ins w:id="482" w:author="Ganchao Wei" w:date="2020-12-20T10:36:00Z">
                <w:rPr>
                  <w:rFonts w:ascii="Cambria Math" w:hAnsi="Cambria Math"/>
                  <w:lang w:eastAsia="zh-CN"/>
                </w:rPr>
                <m:t>N</m:t>
              </w:ins>
            </m:r>
          </m:sup>
          <m:e>
            <m:r>
              <w:ins w:id="483" w:author="Ganchao Wei" w:date="2020-12-20T10:36:00Z">
                <w:rPr>
                  <w:rFonts w:ascii="Cambria Math" w:hAnsi="Cambria Math"/>
                  <w:lang w:eastAsia="zh-CN"/>
                </w:rPr>
                <m:t>p(</m:t>
              </w:ins>
            </m:r>
            <m:sSubSup>
              <m:sSubSupPr>
                <m:ctrlPr>
                  <w:ins w:id="484" w:author="Ganchao Wei" w:date="2020-12-20T10:36:00Z">
                    <w:rPr>
                      <w:rFonts w:ascii="Cambria Math" w:hAnsi="Cambria Math"/>
                      <w:i/>
                      <w:lang w:eastAsia="zh-CN"/>
                    </w:rPr>
                  </w:ins>
                </m:ctrlPr>
              </m:sSubSupPr>
              <m:e>
                <m:r>
                  <w:ins w:id="485" w:author="Ganchao Wei" w:date="2020-12-20T10:36:00Z">
                    <w:rPr>
                      <w:rFonts w:ascii="Cambria Math" w:hAnsi="Cambria Math"/>
                      <w:lang w:eastAsia="zh-CN"/>
                    </w:rPr>
                    <m:t>y</m:t>
                  </w:ins>
                </m:r>
              </m:e>
              <m:sub>
                <m:r>
                  <w:ins w:id="486" w:author="Ganchao Wei" w:date="2020-12-20T10:36:00Z">
                    <w:rPr>
                      <w:rFonts w:ascii="Cambria Math" w:hAnsi="Cambria Math"/>
                      <w:lang w:eastAsia="zh-CN"/>
                    </w:rPr>
                    <m:t>k</m:t>
                  </w:ins>
                </m:r>
              </m:sub>
              <m:sup>
                <m:r>
                  <w:ins w:id="487" w:author="Ganchao Wei" w:date="2020-12-20T10:36:00Z">
                    <w:rPr>
                      <w:rFonts w:ascii="Cambria Math" w:hAnsi="Cambria Math"/>
                      <w:lang w:eastAsia="zh-CN"/>
                    </w:rPr>
                    <m:t>post</m:t>
                  </w:ins>
                </m:r>
              </m:sup>
            </m:sSubSup>
            <m:r>
              <w:ins w:id="488" w:author="Ganchao Wei" w:date="2020-12-20T10:36:00Z">
                <w:rPr>
                  <w:rFonts w:ascii="Cambria Math" w:hAnsi="Cambria Math"/>
                  <w:lang w:eastAsia="zh-CN"/>
                </w:rPr>
                <m:t>|</m:t>
              </w:ins>
            </m:r>
            <m:sSub>
              <m:sSubPr>
                <m:ctrlPr>
                  <w:ins w:id="489" w:author="Ganchao Wei" w:date="2020-12-20T10:36:00Z">
                    <w:rPr>
                      <w:rFonts w:ascii="Cambria Math" w:hAnsi="Cambria Math"/>
                      <w:i/>
                      <w:lang w:eastAsia="zh-CN"/>
                    </w:rPr>
                  </w:ins>
                </m:ctrlPr>
              </m:sSubPr>
              <m:e>
                <m:r>
                  <w:ins w:id="490" w:author="Ganchao Wei" w:date="2020-12-20T10:36:00Z">
                    <w:rPr>
                      <w:rFonts w:ascii="Cambria Math" w:hAnsi="Cambria Math"/>
                      <w:lang w:eastAsia="zh-CN"/>
                    </w:rPr>
                    <m:t>λ</m:t>
                  </w:ins>
                </m:r>
              </m:e>
              <m:sub>
                <m:r>
                  <w:ins w:id="491" w:author="Ganchao Wei" w:date="2020-12-20T10:36:00Z">
                    <w:rPr>
                      <w:rFonts w:ascii="Cambria Math" w:hAnsi="Cambria Math"/>
                      <w:lang w:eastAsia="zh-CN"/>
                    </w:rPr>
                    <m:t>k|k-1</m:t>
                  </w:ins>
                </m:r>
              </m:sub>
            </m:sSub>
            <m:r>
              <w:ins w:id="492" w:author="Ganchao Wei" w:date="2020-12-20T10:36:00Z">
                <w:rPr>
                  <w:rFonts w:ascii="Cambria Math" w:hAnsi="Cambria Math"/>
                  <w:lang w:eastAsia="zh-CN"/>
                </w:rPr>
                <m:t>)</m:t>
              </w:ins>
            </m:r>
          </m:e>
        </m:nary>
        <m:r>
          <w:del w:id="493" w:author="Ganchao Wei" w:date="2020-12-20T10:36:00Z">
            <w:rPr>
              <w:rFonts w:ascii="Cambria Math" w:hAnsi="Cambria Math"/>
              <w:lang w:eastAsia="zh-CN"/>
            </w:rPr>
            <m:t>p(</m:t>
          </w:del>
        </m:r>
        <m:sSubSup>
          <m:sSubSupPr>
            <m:ctrlPr>
              <w:del w:id="494" w:author="Ganchao Wei" w:date="2020-12-20T10:36:00Z">
                <w:rPr>
                  <w:rFonts w:ascii="Cambria Math" w:hAnsi="Cambria Math"/>
                  <w:i/>
                  <w:lang w:eastAsia="zh-CN"/>
                </w:rPr>
              </w:del>
            </m:ctrlPr>
          </m:sSubSupPr>
          <m:e>
            <m:r>
              <w:del w:id="495" w:author="Ganchao Wei" w:date="2020-12-20T10:36:00Z">
                <w:rPr>
                  <w:rFonts w:ascii="Cambria Math" w:hAnsi="Cambria Math"/>
                  <w:lang w:eastAsia="zh-CN"/>
                </w:rPr>
                <m:t>y</m:t>
              </w:del>
            </m:r>
          </m:e>
          <m:sub>
            <m:r>
              <w:del w:id="496" w:author="Ganchao Wei" w:date="2020-12-20T10:36:00Z">
                <w:rPr>
                  <w:rFonts w:ascii="Cambria Math" w:hAnsi="Cambria Math"/>
                  <w:lang w:eastAsia="zh-CN"/>
                </w:rPr>
                <m:t>k</m:t>
              </w:del>
            </m:r>
          </m:sub>
          <m:sup>
            <m:r>
              <w:del w:id="497" w:author="Ganchao Wei" w:date="2020-12-20T10:36:00Z">
                <w:rPr>
                  <w:rFonts w:ascii="Cambria Math" w:hAnsi="Cambria Math"/>
                  <w:lang w:eastAsia="zh-CN"/>
                </w:rPr>
                <m:t>post</m:t>
              </w:del>
            </m:r>
          </m:sup>
        </m:sSubSup>
        <m:r>
          <w:del w:id="498" w:author="Ganchao Wei" w:date="2020-12-20T10:36:00Z">
            <w:rPr>
              <w:rFonts w:ascii="Cambria Math" w:hAnsi="Cambria Math"/>
              <w:lang w:eastAsia="zh-CN"/>
            </w:rPr>
            <m:t>|</m:t>
          </w:del>
        </m:r>
        <m:sSub>
          <m:sSubPr>
            <m:ctrlPr>
              <w:del w:id="499" w:author="Ganchao Wei" w:date="2020-12-20T10:36:00Z">
                <w:rPr>
                  <w:rFonts w:ascii="Cambria Math" w:hAnsi="Cambria Math"/>
                  <w:i/>
                  <w:lang w:eastAsia="zh-CN"/>
                </w:rPr>
              </w:del>
            </m:ctrlPr>
          </m:sSubPr>
          <m:e>
            <m:r>
              <w:del w:id="500" w:author="Ganchao Wei" w:date="2020-12-20T10:36:00Z">
                <w:rPr>
                  <w:rFonts w:ascii="Cambria Math" w:hAnsi="Cambria Math"/>
                  <w:lang w:eastAsia="zh-CN"/>
                </w:rPr>
                <m:t>λ</m:t>
              </w:del>
            </m:r>
          </m:e>
          <m:sub>
            <m:r>
              <w:del w:id="501" w:author="Ganchao Wei" w:date="2020-12-20T10:36:00Z">
                <w:rPr>
                  <w:rFonts w:ascii="Cambria Math" w:hAnsi="Cambria Math"/>
                  <w:lang w:eastAsia="zh-CN"/>
                </w:rPr>
                <m:t>k|k-1</m:t>
              </w:del>
            </m:r>
          </m:sub>
        </m:sSub>
        <m:r>
          <w:del w:id="502" w:author="Ganchao Wei" w:date="2020-12-20T10:36:00Z">
            <w:rPr>
              <w:rFonts w:ascii="Cambria Math" w:hAnsi="Cambria Math"/>
              <w:lang w:eastAsia="zh-CN"/>
            </w:rPr>
            <m:t>,</m:t>
          </w:del>
        </m:r>
        <m:r>
          <w:del w:id="503" w:author="Ganchao Wei" w:date="2020-12-20T10:36:00Z">
            <m:rPr>
              <m:sty m:val="p"/>
            </m:rPr>
            <w:rPr>
              <w:rFonts w:ascii="Cambria Math" w:hAnsi="Cambria Math"/>
              <w:lang w:eastAsia="zh-CN"/>
            </w:rPr>
            <m:t>θ</m:t>
          </w:del>
        </m:r>
        <m:r>
          <w:del w:id="504" w:author="Ganchao Wei" w:date="2020-12-20T10:36:00Z">
            <w:rPr>
              <w:rFonts w:ascii="Cambria Math" w:hAnsi="Cambria Math"/>
              <w:lang w:eastAsia="zh-CN"/>
            </w:rPr>
            <m:t>)</m:t>
          </w:del>
        </m:r>
      </m:oMath>
      <w:del w:id="505" w:author="Ganchao Wei" w:date="2020-12-20T10:37:00Z">
        <w:r w:rsidDel="00D2014C">
          <w:rPr>
            <w:lang w:eastAsia="zh-CN"/>
          </w:rPr>
          <w:delText>,</w:delText>
        </w:r>
      </w:del>
      <w:r>
        <w:rPr>
          <w:lang w:eastAsia="zh-CN"/>
        </w:rPr>
        <w:t xml:space="preserve"> </w:t>
      </w:r>
      <w:r w:rsidR="00842221">
        <w:rPr>
          <w:lang w:eastAsia="zh-CN"/>
        </w:rPr>
        <w:t xml:space="preserve">has a single maxima as a function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and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Pr>
          <w:lang w:eastAsia="zh-CN"/>
        </w:rPr>
        <w:t xml:space="preserve"> </w:t>
      </w:r>
      <w:r w:rsidR="001F3C2B">
        <w:rPr>
          <w:lang w:eastAsia="zh-CN"/>
        </w:rPr>
        <w:t>(</w:t>
      </w:r>
      <w:r>
        <w:rPr>
          <w:lang w:eastAsia="zh-CN"/>
        </w:rPr>
        <w:t>Fig 8</w:t>
      </w:r>
      <w:r w:rsidR="00842221">
        <w:rPr>
          <w:lang w:eastAsia="zh-CN"/>
        </w:rPr>
        <w:t>A</w:t>
      </w:r>
      <w:r w:rsidR="001F3C2B">
        <w:rPr>
          <w:lang w:eastAsia="zh-CN"/>
        </w:rPr>
        <w:t>)</w:t>
      </w:r>
      <w:r w:rsidR="00842221">
        <w:rPr>
          <w:lang w:eastAsia="zh-CN"/>
        </w:rPr>
        <w:t xml:space="preserve">. We find that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r w:rsidR="00842221">
        <w:rPr>
          <w:lang w:eastAsia="zh-CN"/>
        </w:rPr>
        <w:t xml:space="preserve">have a much larger effect on the prediction likelihood than changes in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842221">
        <w:rPr>
          <w:lang w:eastAsia="zh-CN"/>
        </w:rPr>
        <w:t xml:space="preserve">, presumably due to the fact that the synaptic weight only influences the likelihood in the short interval follow each presynaptic spike. </w:t>
      </w:r>
      <w:commentRangeStart w:id="506"/>
      <w:ins w:id="507" w:author="Ganchao Wei" w:date="2020-12-20T10:38:00Z">
        <w:r w:rsidR="00D2014C">
          <w:rPr>
            <w:lang w:eastAsia="zh-CN"/>
          </w:rPr>
          <w:t>As mentioned in the method and shown in the example of</w:t>
        </w:r>
      </w:ins>
      <w:ins w:id="508" w:author="Ganchao Wei" w:date="2020-12-20T10:39:00Z">
        <w:r w:rsidR="00D2014C">
          <w:rPr>
            <w:lang w:eastAsia="zh-CN"/>
          </w:rPr>
          <w:t xml:space="preserve"> omitted variable bias (Figure 7),</w:t>
        </w:r>
      </w:ins>
      <w:ins w:id="509" w:author="Ganchao Wei" w:date="2020-12-20T10:41:00Z">
        <w:r w:rsidR="00DE1536">
          <w:rPr>
            <w:lang w:eastAsia="zh-CN"/>
          </w:rPr>
          <w:t xml:space="preserve"> values</w:t>
        </w:r>
      </w:ins>
      <w:ins w:id="510" w:author="Ganchao Wei" w:date="2020-12-20T10:42:00Z">
        <w:r w:rsidR="00DE1536">
          <w:rPr>
            <w:lang w:eastAsia="zh-CN"/>
          </w:rPr>
          <w:t xml:space="preserve"> of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sidR="00DE1536">
          <w:rPr>
            <w:lang w:eastAsia="zh-CN"/>
          </w:rPr>
          <w:t xml:space="preserve"> has negligible influence on prediction likelihood</w:t>
        </w:r>
      </w:ins>
      <w:ins w:id="511" w:author="Ganchao Wei" w:date="2020-12-20T10:44:00Z">
        <w:r w:rsidR="00DE1536">
          <w:rPr>
            <w:lang w:eastAsia="zh-CN"/>
          </w:rPr>
          <w:t xml:space="preserve"> under fixed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m:t>
                  </m:r>
                </m:sub>
              </m:sSub>
            </m:sub>
          </m:sSub>
        </m:oMath>
      </w:ins>
      <w:ins w:id="512" w:author="Ganchao Wei" w:date="2020-12-20T10:49:00Z">
        <w:r w:rsidR="0010004A">
          <w:rPr>
            <w:lang w:eastAsia="zh-CN"/>
          </w:rPr>
          <w:t xml:space="preserve"> but no vice versa</w:t>
        </w:r>
      </w:ins>
      <w:ins w:id="513" w:author="Ganchao Wei" w:date="2020-12-20T10:44:00Z">
        <w:r w:rsidR="00DE1536">
          <w:rPr>
            <w:lang w:eastAsia="zh-CN"/>
          </w:rPr>
          <w:t xml:space="preserve">. </w:t>
        </w:r>
      </w:ins>
      <w:commentRangeEnd w:id="506"/>
      <w:ins w:id="514" w:author="Ganchao Wei" w:date="2020-12-20T10:45:00Z">
        <w:r w:rsidR="00DE1536">
          <w:rPr>
            <w:rStyle w:val="CommentReference"/>
          </w:rPr>
          <w:commentReference w:id="506"/>
        </w:r>
      </w:ins>
      <w:ins w:id="515" w:author="Ganchao Wei" w:date="2020-12-20T10:44:00Z">
        <w:r w:rsidR="00DE1536">
          <w:rPr>
            <w:lang w:eastAsia="zh-CN"/>
          </w:rPr>
          <w:t>Therefore,</w:t>
        </w:r>
      </w:ins>
      <w:del w:id="516" w:author="Ganchao Wei" w:date="2020-12-20T10:46:00Z">
        <w:r w:rsidR="00842221" w:rsidDel="00DE1536">
          <w:rPr>
            <w:lang w:eastAsia="zh-CN"/>
          </w:rPr>
          <w:delText>We also find that the prediction likelihood is approximately independent, such that the</w:delText>
        </w:r>
      </w:del>
      <w:r w:rsidR="00842221">
        <w:rPr>
          <w:lang w:eastAsia="zh-CN"/>
        </w:rPr>
        <w:t xml:space="preserve"> 2D optimization problem can be solved by optimizing the two variance hyperparameters sequentially</w:t>
      </w:r>
      <w:ins w:id="517" w:author="Ganchao Wei" w:date="2020-12-20T10:47:00Z">
        <w:r w:rsidR="00DE1536">
          <w:rPr>
            <w:lang w:eastAsia="zh-CN"/>
          </w:rPr>
          <w:t xml:space="preserve"> with</w:t>
        </w:r>
      </w:ins>
      <w:ins w:id="518" w:author="Ganchao Wei" w:date="2020-12-20T10:49:00Z">
        <w:r w:rsidR="0010004A">
          <w:rPr>
            <w:lang w:eastAsia="zh-CN"/>
          </w:rPr>
          <w:t xml:space="preserve"> a</w:t>
        </w:r>
      </w:ins>
      <w:ins w:id="519" w:author="Ganchao Wei" w:date="2020-12-20T10:47:00Z">
        <w:r w:rsidR="00DE1536">
          <w:rPr>
            <w:lang w:eastAsia="zh-CN"/>
          </w:rPr>
          <w:t xml:space="preserve"> specific order</w:t>
        </w:r>
      </w:ins>
      <w:r w:rsidR="00842221">
        <w:rPr>
          <w:lang w:eastAsia="zh-CN"/>
        </w:rPr>
        <w:t>. F</w:t>
      </w:r>
      <w:r w:rsidR="004F2C73">
        <w:t xml:space="preserve">ull 2D optimization </w:t>
      </w:r>
      <w:r w:rsidR="00842221">
        <w:t xml:space="preserve">of the prediction likelihood </w:t>
      </w:r>
      <w:r w:rsidR="004F2C73">
        <w:t>(bounded gradient descent in this example)</w:t>
      </w:r>
      <w:r w:rsidR="00842221">
        <w:t xml:space="preserve"> accurately recovers the true process noise</w:t>
      </w:r>
      <w:r w:rsidR="004F2C73">
        <w:t>,</w:t>
      </w:r>
      <w:r w:rsidR="00842221">
        <w:t xml:space="preserve"> as does a simple</w:t>
      </w:r>
      <w:r w:rsidR="004F2C73">
        <w:t xml:space="preserve"> 1D optimization</w:t>
      </w:r>
      <w:r w:rsidR="00842221">
        <w:t xml:space="preserve"> scheme where we first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with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r>
          <w:rPr>
            <w:rFonts w:ascii="Cambria Math" w:hAnsi="Cambria Math"/>
          </w:rPr>
          <m:t>=0</m:t>
        </m:r>
      </m:oMath>
      <w:r w:rsidR="004F2C73">
        <w:t xml:space="preserve"> </w:t>
      </w:r>
      <w:r w:rsidR="00842221">
        <w:t xml:space="preserve">then optimize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w</m:t>
                </m:r>
              </m:e>
              <m:sub>
                <m:r>
                  <w:rPr>
                    <w:rFonts w:ascii="Cambria Math" w:hAnsi="Cambria Math"/>
                  </w:rPr>
                  <m:t>L</m:t>
                </m:r>
              </m:sub>
            </m:sSub>
          </m:sub>
        </m:sSub>
      </m:oMath>
      <w:r w:rsidR="00842221">
        <w:t xml:space="preserve"> using the </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0</m:t>
                </m:r>
              </m:sub>
            </m:sSub>
          </m:sub>
        </m:sSub>
      </m:oMath>
      <w:r w:rsidR="00842221">
        <w:t xml:space="preserve"> optimized in the first step</w:t>
      </w:r>
      <w:r w:rsidR="004F2C73">
        <w:t>.</w:t>
      </w:r>
      <w:r w:rsidR="00D91032">
        <w:t xml:space="preserve"> </w:t>
      </w:r>
      <w:ins w:id="520" w:author="Ganchao Wei" w:date="2020-12-20T10:57:00Z">
        <w:r w:rsidR="004C453C">
          <w:t>The</w:t>
        </w:r>
      </w:ins>
      <w:ins w:id="521" w:author="Ganchao Wei" w:date="2020-12-21T08:41:00Z">
        <w:r w:rsidR="001D23B0">
          <w:t xml:space="preserve"> corresponding</w:t>
        </w:r>
      </w:ins>
      <w:ins w:id="522" w:author="Ganchao Wei" w:date="2020-12-20T10:57:00Z">
        <w:r w:rsidR="004C453C">
          <w:t xml:space="preserve"> </w:t>
        </w:r>
      </w:ins>
      <w:ins w:id="523" w:author="Ganchao Wei" w:date="2020-12-20T10:58:00Z">
        <w:r w:rsidR="004C453C">
          <w:t>track</w:t>
        </w:r>
      </w:ins>
      <w:ins w:id="524" w:author="Ganchao Wei" w:date="2020-12-20T10:59:00Z">
        <w:r w:rsidR="004C453C">
          <w:t>s</w:t>
        </w:r>
      </w:ins>
      <w:ins w:id="525" w:author="Ganchao Wei" w:date="2020-12-20T10:58:00Z">
        <w:r w:rsidR="004C453C">
          <w:t xml:space="preserve"> of the baseline and long-term synaptic weights under</w:t>
        </w:r>
      </w:ins>
      <w:ins w:id="526" w:author="Ganchao Wei" w:date="2020-12-20T10:59:00Z">
        <w:r w:rsidR="004C453C">
          <w:t xml:space="preserve"> different </w:t>
        </w:r>
        <m:oMath>
          <m:r>
            <m:rPr>
              <m:sty m:val="bi"/>
            </m:rPr>
            <w:rPr>
              <w:rFonts w:ascii="Cambria Math" w:hAnsi="Cambria Math"/>
            </w:rPr>
            <m:t>Q</m:t>
          </m:r>
        </m:oMath>
      </w:ins>
      <w:ins w:id="527" w:author="Ganchao Wei" w:date="2020-12-20T11:00:00Z">
        <w:r w:rsidR="004C453C">
          <w:t xml:space="preserve"> (Figure 8B)</w:t>
        </w:r>
      </w:ins>
      <w:ins w:id="528" w:author="Ganchao Wei" w:date="2020-12-20T10:59:00Z">
        <w:r w:rsidR="004C453C">
          <w:t xml:space="preserve"> show</w:t>
        </w:r>
      </w:ins>
      <w:ins w:id="529" w:author="Ganchao Wei" w:date="2020-12-20T11:00:00Z">
        <w:r w:rsidR="00CD5948">
          <w:t xml:space="preserve"> </w:t>
        </w:r>
        <w:proofErr w:type="spellStart"/>
        <w:r w:rsidR="00CD5948">
          <w:t>oversmoothness</w:t>
        </w:r>
        <w:proofErr w:type="spellEnd"/>
        <w:r w:rsidR="00CD5948">
          <w:t xml:space="preserve"> and </w:t>
        </w:r>
        <w:proofErr w:type="spellStart"/>
        <w:r w:rsidR="00CD5948">
          <w:t>undersmoothness</w:t>
        </w:r>
        <w:proofErr w:type="spellEnd"/>
        <w:r w:rsidR="00CD5948">
          <w:t>.</w:t>
        </w:r>
      </w:ins>
    </w:p>
    <w:p w14:paraId="64F57620" w14:textId="3E47F967" w:rsidR="00046BE1" w:rsidRDefault="006C7FAB" w:rsidP="000C7168">
      <w:pPr>
        <w:jc w:val="both"/>
        <w:rPr>
          <w:ins w:id="530" w:author="Ganchao Wei" w:date="2020-12-20T16:03:00Z"/>
        </w:rPr>
      </w:pPr>
      <w:r>
        <w:t xml:space="preserve">We find that in a series of short, </w:t>
      </w:r>
      <w:ins w:id="531" w:author="Ganchao Wei" w:date="2020-12-20T10:54:00Z">
        <w:r w:rsidR="004C453C">
          <w:t>1</w:t>
        </w:r>
      </w:ins>
      <w:del w:id="532" w:author="Ganchao Wei" w:date="2020-12-20T10:51:00Z">
        <w:r w:rsidDel="004C453C">
          <w:delText>1</w:delText>
        </w:r>
      </w:del>
      <w:r>
        <w:t xml:space="preserve">0min simulations with pre- and postsynaptic rates </w:t>
      </w:r>
      <w:commentRangeStart w:id="533"/>
      <w:del w:id="534" w:author="Ganchao Wei" w:date="2020-12-20T10:52:00Z">
        <w:r w:rsidDel="004C453C">
          <w:delText>~XX</w:delText>
        </w:r>
        <w:commentRangeEnd w:id="533"/>
        <w:r w:rsidDel="004C453C">
          <w:rPr>
            <w:rStyle w:val="CommentReference"/>
          </w:rPr>
          <w:commentReference w:id="533"/>
        </w:r>
      </w:del>
      <w:ins w:id="535" w:author="Ganchao Wei" w:date="2020-12-20T10:52:00Z">
        <w:r w:rsidR="004C453C">
          <w:t xml:space="preserve">be 5Hz and </w:t>
        </w:r>
      </w:ins>
      <w:ins w:id="536" w:author="Ganchao Wei" w:date="2020-12-20T10:53:00Z">
        <w:r w:rsidR="004C453C">
          <w:t>20Hz</w:t>
        </w:r>
      </w:ins>
      <w:r>
        <w:t xml:space="preserve">, </w:t>
      </w:r>
      <w:del w:id="537" w:author="Ganchao Wei" w:date="2020-12-20T10:55:00Z">
        <w:r w:rsidDel="004C453C">
          <w:delText xml:space="preserve">the baseline and long-term synaptic weights can be accurately tracked (Fig 8B) and </w:delText>
        </w:r>
      </w:del>
      <w:r>
        <w:t>the true value</w:t>
      </w:r>
      <w:ins w:id="538" w:author="Ganchao Wei" w:date="2020-12-20T10:57:00Z">
        <w:r w:rsidR="004C453C">
          <w:t>s</w:t>
        </w:r>
      </w:ins>
      <w:r>
        <w:t xml:space="preserve"> of </w:t>
      </w:r>
      <m:oMath>
        <m:r>
          <m:rPr>
            <m:sty m:val="bi"/>
          </m:rPr>
          <w:rPr>
            <w:rFonts w:ascii="Cambria Math" w:hAnsi="Cambria Math"/>
          </w:rPr>
          <m:t>Q</m:t>
        </m:r>
      </m:oMath>
      <w:r>
        <w:rPr>
          <w:b/>
          <w:bCs/>
        </w:rPr>
        <w:t xml:space="preserve"> </w:t>
      </w:r>
      <w:r>
        <w:t>can be accurately recovered (Fig 8C) by maximizing the prediction likelihood. As before, the accuracy in tracking the baseline is typically higher than the accuracy in tracking the synaptic weight. The accuracy in recovering the baseline hyperparameter is also typically higher than the accuracy in recovering the synaptic weight hyperparameter.</w:t>
      </w:r>
    </w:p>
    <w:p w14:paraId="6A37B57D" w14:textId="77777777" w:rsidR="00A12C49" w:rsidRDefault="00A12C49" w:rsidP="000C7168">
      <w:pPr>
        <w:jc w:val="both"/>
        <w:rPr>
          <w:lang w:eastAsia="zh-C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39" w:author="Ganchao Wei" w:date="2020-12-20T15:5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936"/>
        <w:tblGridChange w:id="540">
          <w:tblGrid>
            <w:gridCol w:w="9926"/>
            <w:gridCol w:w="10"/>
          </w:tblGrid>
        </w:tblGridChange>
      </w:tblGrid>
      <w:tr w:rsidR="00960689" w14:paraId="38293BA7" w14:textId="77777777" w:rsidTr="00A12C49">
        <w:trPr>
          <w:trPrChange w:id="541" w:author="Ganchao Wei" w:date="2020-12-20T15:58:00Z">
            <w:trPr>
              <w:gridAfter w:val="0"/>
            </w:trPr>
          </w:trPrChange>
        </w:trPr>
        <w:tc>
          <w:tcPr>
            <w:tcW w:w="9926" w:type="dxa"/>
            <w:tcPrChange w:id="542" w:author="Ganchao Wei" w:date="2020-12-20T15:58:00Z">
              <w:tcPr>
                <w:tcW w:w="9926" w:type="dxa"/>
              </w:tcPr>
            </w:tcPrChange>
          </w:tcPr>
          <w:p w14:paraId="52844A75" w14:textId="26A703C5" w:rsidR="00960689" w:rsidRDefault="00960689" w:rsidP="000C7168">
            <w:pPr>
              <w:jc w:val="both"/>
            </w:pPr>
            <w:del w:id="543" w:author="Ganchao Wei" w:date="2020-12-16T21:32:00Z">
              <w:r w:rsidDel="007849DF">
                <w:rPr>
                  <w:noProof/>
                  <w:lang w:eastAsia="zh-CN"/>
                </w:rPr>
                <w:lastRenderedPageBreak/>
                <w:drawing>
                  <wp:inline distT="0" distB="0" distL="0" distR="0" wp14:anchorId="78A4A5CC" wp14:editId="14B385F1">
                    <wp:extent cx="5935980" cy="32385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del>
            <w:ins w:id="544" w:author="Ganchao Wei" w:date="2020-12-16T21:32:00Z">
              <w:r w:rsidR="007849DF">
                <w:rPr>
                  <w:noProof/>
                </w:rPr>
                <w:drawing>
                  <wp:inline distT="0" distB="0" distL="0" distR="0" wp14:anchorId="1CD9FB03" wp14:editId="31B558CC">
                    <wp:extent cx="6215743" cy="319929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21841" cy="3202437"/>
                            </a:xfrm>
                            <a:prstGeom prst="rect">
                              <a:avLst/>
                            </a:prstGeom>
                            <a:noFill/>
                            <a:ln>
                              <a:noFill/>
                            </a:ln>
                          </pic:spPr>
                        </pic:pic>
                      </a:graphicData>
                    </a:graphic>
                  </wp:inline>
                </w:drawing>
              </w:r>
            </w:ins>
          </w:p>
        </w:tc>
      </w:tr>
      <w:tr w:rsidR="00960689" w14:paraId="237032A7" w14:textId="77777777" w:rsidTr="00A12C49">
        <w:trPr>
          <w:trPrChange w:id="545" w:author="Ganchao Wei" w:date="2020-12-20T15:58:00Z">
            <w:trPr>
              <w:gridAfter w:val="0"/>
            </w:trPr>
          </w:trPrChange>
        </w:trPr>
        <w:tc>
          <w:tcPr>
            <w:tcW w:w="9926" w:type="dxa"/>
            <w:tcPrChange w:id="546" w:author="Ganchao Wei" w:date="2020-12-20T15:58:00Z">
              <w:tcPr>
                <w:tcW w:w="9926" w:type="dxa"/>
              </w:tcPr>
            </w:tcPrChange>
          </w:tcPr>
          <w:p w14:paraId="20E244A5" w14:textId="557133E3" w:rsidR="00960689" w:rsidRPr="00960689" w:rsidRDefault="00960689" w:rsidP="000C7168">
            <w:pPr>
              <w:jc w:val="both"/>
              <w:rPr>
                <w:b/>
                <w:bCs/>
              </w:rPr>
            </w:pPr>
            <w:r>
              <w:rPr>
                <w:b/>
                <w:bCs/>
              </w:rPr>
              <w:t xml:space="preserve">Figure 8. </w:t>
            </w:r>
            <w:r w:rsidRPr="002948F7">
              <w:rPr>
                <w:b/>
                <w:bCs/>
              </w:rPr>
              <w:t xml:space="preserve">Selection and influence of </w:t>
            </w:r>
            <m:oMath>
              <m:r>
                <m:rPr>
                  <m:sty m:val="bi"/>
                </m:rPr>
                <w:rPr>
                  <w:rFonts w:ascii="Cambria Math" w:hAnsi="Cambria Math"/>
                </w:rPr>
                <m:t>Q</m:t>
              </m:r>
            </m:oMath>
            <w:r w:rsidRPr="002948F7">
              <w:rPr>
                <w:b/>
                <w:bCs/>
              </w:rPr>
              <w:t xml:space="preserve"> in point process adaptive smoothing</w:t>
            </w:r>
            <w:r>
              <w:rPr>
                <w:b/>
                <w:bCs/>
              </w:rPr>
              <w:t xml:space="preserve">. </w:t>
            </w:r>
            <w:r w:rsidRPr="003E6976">
              <w:rPr>
                <w:b/>
                <w:bCs/>
              </w:rPr>
              <w:t>(A)</w:t>
            </w:r>
            <w:r>
              <w:t xml:space="preserve"> The heatmap shows prediction log-likelihood under different </w:t>
            </w:r>
            <m:oMath>
              <m:r>
                <m:rPr>
                  <m:sty m:val="bi"/>
                </m:rPr>
                <w:rPr>
                  <w:rFonts w:ascii="Cambria Math" w:hAnsi="Cambria Math"/>
                </w:rPr>
                <m:t>Q</m:t>
              </m:r>
            </m:oMath>
            <w:r>
              <w:t xml:space="preserve">. The red upward-pointing triangle and dashed lines represent true </w:t>
            </w:r>
            <m:oMath>
              <m:r>
                <m:rPr>
                  <m:sty m:val="bi"/>
                </m:rPr>
                <w:rPr>
                  <w:rFonts w:ascii="Cambria Math" w:hAnsi="Cambria Math"/>
                </w:rPr>
                <m:t>Q</m:t>
              </m:r>
              <m:r>
                <w:rPr>
                  <w:rFonts w:ascii="Cambria Math" w:hAnsi="Cambria Math"/>
                </w:rPr>
                <m:t>=Diag(</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 xml:space="preserve">. The orange dot represents the maximum prediction likelihood estimate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r>
                <w:rPr>
                  <w:rFonts w:ascii="Cambria Math" w:hAnsi="Cambria Math"/>
                </w:rPr>
                <m:t>=Diag(</m:t>
              </m:r>
              <m:sSup>
                <m:sSupPr>
                  <m:ctrlPr>
                    <w:rPr>
                      <w:rFonts w:ascii="Cambria Math" w:hAnsi="Cambria Math"/>
                      <w:i/>
                    </w:rPr>
                  </m:ctrlPr>
                </m:sSupPr>
                <m:e>
                  <m:r>
                    <w:rPr>
                      <w:rFonts w:ascii="Cambria Math" w:hAnsi="Cambria Math"/>
                    </w:rPr>
                    <m:t>9.0×10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6.2×10</m:t>
                  </m:r>
                </m:e>
                <m:sup>
                  <m:r>
                    <w:rPr>
                      <w:rFonts w:ascii="Cambria Math" w:hAnsi="Cambria Math"/>
                    </w:rPr>
                    <m:t>-6</m:t>
                  </m:r>
                </m:sup>
              </m:sSup>
              <m:r>
                <w:rPr>
                  <w:rFonts w:ascii="Cambria Math" w:hAnsi="Cambria Math"/>
                </w:rPr>
                <m:t>)</m:t>
              </m:r>
            </m:oMath>
            <w:r>
              <w:t xml:space="preserve">. The blue dot is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r>
                <w:rPr>
                  <w:rFonts w:ascii="Cambria Math" w:hAnsi="Cambria Math"/>
                </w:rPr>
                <m:t>=Diag(8.9×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8.9×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t>
              </m:r>
            </m:oMath>
            <w:r>
              <w:t xml:space="preserve"> and the green dot is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r>
                <w:rPr>
                  <w:rFonts w:ascii="Cambria Math" w:hAnsi="Cambria Math"/>
                </w:rPr>
                <m:t>=Diag(2.3×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2.3×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oMath>
            <w:r>
              <w:t>. The one-dimensional</w:t>
            </w:r>
            <w:r w:rsidR="00025D9F">
              <w:t xml:space="preserve"> approximated</w:t>
            </w:r>
            <w:r>
              <w:t xml:space="preserve"> MLE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1D</m:t>
                  </m:r>
                </m:sub>
              </m:sSub>
              <m:r>
                <w:rPr>
                  <w:rFonts w:ascii="Cambria Math" w:hAnsi="Cambria Math"/>
                </w:rPr>
                <m:t>=Diag(</m:t>
              </m:r>
              <m:sSup>
                <m:sSupPr>
                  <m:ctrlPr>
                    <w:rPr>
                      <w:rFonts w:ascii="Cambria Math" w:hAnsi="Cambria Math"/>
                      <w:i/>
                    </w:rPr>
                  </m:ctrlPr>
                </m:sSupPr>
                <m:e>
                  <m:r>
                    <w:rPr>
                      <w:rFonts w:ascii="Cambria Math" w:hAnsi="Cambria Math"/>
                    </w:rPr>
                    <m:t>8.8×10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6.7×10</m:t>
                  </m:r>
                </m:e>
                <m:sup>
                  <m:r>
                    <w:rPr>
                      <w:rFonts w:ascii="Cambria Math" w:hAnsi="Cambria Math"/>
                    </w:rPr>
                    <m:t>-6</m:t>
                  </m:r>
                </m:sup>
              </m:sSup>
              <m:r>
                <w:rPr>
                  <w:rFonts w:ascii="Cambria Math" w:hAnsi="Cambria Math"/>
                </w:rPr>
                <m:t>)</m:t>
              </m:r>
            </m:oMath>
            <w:r>
              <w:t xml:space="preserve"> is shown in blue downward-pointing triangle. The slices of prediction log-likelihood for LTP and baseline is shown </w:t>
            </w:r>
            <w:r w:rsidR="00D91032">
              <w:t>besides</w:t>
            </w:r>
            <w:r>
              <w:t xml:space="preserve"> the heatmap</w:t>
            </w:r>
            <w:r w:rsidR="00357562">
              <w:t>.</w:t>
            </w:r>
            <w:r>
              <w:t xml:space="preserve"> </w:t>
            </w:r>
            <w:r w:rsidRPr="003E6976">
              <w:rPr>
                <w:b/>
                <w:bCs/>
              </w:rPr>
              <w:t>(B)</w:t>
            </w:r>
            <w:r>
              <w:t xml:space="preserve"> Corresponding fitted baselines and LTPs</w:t>
            </w:r>
            <w:ins w:id="547" w:author="Ganchao Wei" w:date="2020-12-20T18:55:00Z">
              <w:r w:rsidR="007A03C2">
                <w:t xml:space="preserve"> under</w:t>
              </w:r>
            </w:ins>
            <w:del w:id="548" w:author="Ganchao Wei" w:date="2020-12-20T18:55:00Z">
              <w:r w:rsidDel="007A03C2">
                <w:delText>, for</w:delText>
              </w:r>
            </w:del>
            <w:r>
              <w:t xml:space="preserve"> </w:t>
            </w:r>
            <m:oMath>
              <m:sSub>
                <m:sSubPr>
                  <m:ctrlPr>
                    <w:rPr>
                      <w:rFonts w:ascii="Cambria Math" w:hAnsi="Cambria Math"/>
                      <w:b/>
                      <w:bCs/>
                      <w:i/>
                    </w:rPr>
                  </m:ctrlPr>
                </m:sSubPr>
                <m:e>
                  <m:r>
                    <m:rPr>
                      <m:sty m:val="bi"/>
                    </m:rPr>
                    <w:rPr>
                      <w:rFonts w:ascii="Cambria Math" w:hAnsi="Cambria Math"/>
                    </w:rPr>
                    <m:t>Q</m:t>
                  </m:r>
                </m:e>
                <m:sub>
                  <m:r>
                    <w:rPr>
                      <w:rFonts w:ascii="Cambria Math" w:hAnsi="Cambria Math"/>
                    </w:rPr>
                    <m:t>s</m:t>
                  </m:r>
                </m:sub>
              </m:sSub>
            </m:oMath>
            <w:r>
              <w:t xml:space="preserve">, </w:t>
            </w:r>
            <m:oMath>
              <m:sSub>
                <m:sSubPr>
                  <m:ctrlPr>
                    <w:rPr>
                      <w:rFonts w:ascii="Cambria Math" w:hAnsi="Cambria Math"/>
                      <w:i/>
                    </w:rPr>
                  </m:ctrlPr>
                </m:sSubPr>
                <m:e>
                  <m:r>
                    <m:rPr>
                      <m:sty m:val="bi"/>
                    </m:rPr>
                    <w:rPr>
                      <w:rFonts w:ascii="Cambria Math" w:hAnsi="Cambria Math"/>
                    </w:rPr>
                    <m:t>Q</m:t>
                  </m:r>
                  <m:ctrlPr>
                    <w:rPr>
                      <w:rFonts w:ascii="Cambria Math" w:hAnsi="Cambria Math"/>
                      <w:b/>
                      <w:bCs/>
                      <w:i/>
                    </w:rPr>
                  </m:ctrlPr>
                </m:e>
                <m:sub>
                  <m:r>
                    <w:rPr>
                      <w:rFonts w:ascii="Cambria Math" w:hAnsi="Cambria Math"/>
                    </w:rPr>
                    <m:t>L</m:t>
                  </m:r>
                </m:sub>
              </m:sSub>
            </m:oMath>
            <w:r>
              <w:t xml:space="preserve"> and </w:t>
            </w:r>
            <m:oMath>
              <m:sSub>
                <m:sSubPr>
                  <m:ctrlPr>
                    <w:rPr>
                      <w:rFonts w:ascii="Cambria Math" w:hAnsi="Cambria Math"/>
                      <w:i/>
                    </w:rPr>
                  </m:ctrlPr>
                </m:sSubPr>
                <m:e>
                  <m:acc>
                    <m:accPr>
                      <m:ctrlPr>
                        <w:rPr>
                          <w:rFonts w:ascii="Cambria Math" w:hAnsi="Cambria Math"/>
                          <w:b/>
                          <w:bCs/>
                          <w:i/>
                        </w:rPr>
                      </m:ctrlPr>
                    </m:accPr>
                    <m:e>
                      <m:r>
                        <m:rPr>
                          <m:sty m:val="bi"/>
                        </m:rPr>
                        <w:rPr>
                          <w:rFonts w:ascii="Cambria Math" w:hAnsi="Cambria Math"/>
                        </w:rPr>
                        <m:t>Q</m:t>
                      </m:r>
                    </m:e>
                  </m:acc>
                </m:e>
                <m:sub>
                  <m:r>
                    <w:rPr>
                      <w:rFonts w:ascii="Cambria Math" w:hAnsi="Cambria Math"/>
                    </w:rPr>
                    <m:t>2D</m:t>
                  </m:r>
                </m:sub>
              </m:sSub>
            </m:oMath>
            <w:r>
              <w:t xml:space="preserve">. When </w:t>
            </w:r>
            <m:oMath>
              <m:r>
                <m:rPr>
                  <m:sty m:val="bi"/>
                </m:rPr>
                <w:rPr>
                  <w:rFonts w:ascii="Cambria Math" w:hAnsi="Cambria Math"/>
                </w:rPr>
                <m:t>Q</m:t>
              </m:r>
            </m:oMath>
            <w:r>
              <w:t xml:space="preserve"> is too small, the estimations are over-smoothed; when </w:t>
            </w:r>
            <m:oMath>
              <m:r>
                <m:rPr>
                  <m:sty m:val="bi"/>
                </m:rPr>
                <w:rPr>
                  <w:rFonts w:ascii="Cambria Math" w:hAnsi="Cambria Math"/>
                </w:rPr>
                <m:t>Q</m:t>
              </m:r>
            </m:oMath>
            <w:r>
              <w:t xml:space="preserve"> is too large, the estimations are too noisy. </w:t>
            </w:r>
            <w:r w:rsidRPr="00D06363">
              <w:rPr>
                <w:b/>
                <w:bCs/>
              </w:rPr>
              <w:t>(C)</w:t>
            </w:r>
            <w:r>
              <w:t xml:space="preserve"> The performance of MLE (2D) under different combinations of true </w:t>
            </w:r>
            <m:oMath>
              <m:r>
                <m:rPr>
                  <m:sty m:val="bi"/>
                </m:rPr>
                <w:rPr>
                  <w:rFonts w:ascii="Cambria Math" w:hAnsi="Cambria Math"/>
                </w:rPr>
                <m:t>Q</m:t>
              </m:r>
            </m:oMath>
            <w:r>
              <w:t>, shown by plotting MLE values against true values. Each combination has 5 replicates. The simulated recording time length</w:t>
            </w:r>
            <w:r w:rsidR="00357562">
              <w:t>s</w:t>
            </w:r>
            <w:r>
              <w:t xml:space="preserve"> are 10 min</w:t>
            </w:r>
            <w:r w:rsidR="00CC70C3">
              <w:t xml:space="preserve"> in panel C</w:t>
            </w:r>
            <w:r>
              <w:t>.</w:t>
            </w:r>
          </w:p>
        </w:tc>
      </w:tr>
      <w:tr w:rsidR="00A12C49" w14:paraId="27ADF10A" w14:textId="77777777" w:rsidTr="00A12C49">
        <w:trPr>
          <w:ins w:id="549" w:author="Ganchao Wei" w:date="2020-12-20T16:03:00Z"/>
        </w:trPr>
        <w:tc>
          <w:tcPr>
            <w:tcW w:w="9926" w:type="dxa"/>
          </w:tcPr>
          <w:p w14:paraId="6A144BD4" w14:textId="77777777" w:rsidR="00A12C49" w:rsidRDefault="00A12C49" w:rsidP="000C7168">
            <w:pPr>
              <w:jc w:val="both"/>
              <w:rPr>
                <w:ins w:id="550" w:author="Ganchao Wei" w:date="2020-12-20T16:03:00Z"/>
                <w:b/>
                <w:bCs/>
              </w:rPr>
            </w:pPr>
          </w:p>
        </w:tc>
      </w:tr>
    </w:tbl>
    <w:p w14:paraId="47A9075D" w14:textId="6448C3D1" w:rsidR="000361CA" w:rsidRDefault="00975073" w:rsidP="000C7168">
      <w:pPr>
        <w:pStyle w:val="Heading1"/>
        <w:jc w:val="both"/>
      </w:pPr>
      <w:r>
        <w:t xml:space="preserve">4 </w:t>
      </w:r>
      <w:r w:rsidR="000361CA">
        <w:t>Discussion</w:t>
      </w:r>
    </w:p>
    <w:p w14:paraId="4DF74AB6" w14:textId="5AAB1BC5" w:rsidR="00744123" w:rsidRDefault="00AD0111" w:rsidP="000C7168">
      <w:pPr>
        <w:jc w:val="both"/>
      </w:pPr>
      <w:r>
        <w:t xml:space="preserve">Here we </w:t>
      </w:r>
      <w:r w:rsidR="00141343">
        <w:t xml:space="preserve">introduce </w:t>
      </w:r>
      <w:r>
        <w:t xml:space="preserve">a statistical model that aims to </w:t>
      </w:r>
      <w:r w:rsidR="00FC13E6">
        <w:t>simultaneously</w:t>
      </w:r>
      <w:r w:rsidR="00FC13E6" w:rsidDel="00172B48">
        <w:t xml:space="preserve"> </w:t>
      </w:r>
      <w:r w:rsidR="00172B48">
        <w:t xml:space="preserve">track </w:t>
      </w:r>
      <w:r>
        <w:t xml:space="preserve">short- and long-term </w:t>
      </w:r>
      <w:r w:rsidR="00FC13E6">
        <w:t xml:space="preserve">changes in </w:t>
      </w:r>
      <w:r>
        <w:t xml:space="preserve">synaptic </w:t>
      </w:r>
      <w:r w:rsidR="00FC13E6">
        <w:t>weights from spike observations</w:t>
      </w:r>
      <w:r>
        <w:t xml:space="preserve">. </w:t>
      </w:r>
      <w:r w:rsidR="00FD41A7">
        <w:t xml:space="preserve">Using </w:t>
      </w:r>
      <w:r w:rsidR="00FC38B5">
        <w:t>simulation</w:t>
      </w:r>
      <w:r w:rsidR="00FD41A7">
        <w:t>s</w:t>
      </w:r>
      <w:r w:rsidR="00FC38B5">
        <w:t xml:space="preserve">, we show that our model can successfully recover time-varying synaptic weights for both excitatory and inhibitory synapses with a variety of </w:t>
      </w:r>
      <w:r w:rsidR="00FD41A7">
        <w:t xml:space="preserve">short-term </w:t>
      </w:r>
      <w:r w:rsidR="00FC38B5">
        <w:t xml:space="preserve">and </w:t>
      </w:r>
      <w:r w:rsidR="00FD41A7">
        <w:t>long-term plasticity patterns</w:t>
      </w:r>
      <w:r w:rsidR="00FC38B5">
        <w:t xml:space="preserve">. </w:t>
      </w:r>
      <w:r w:rsidR="00744123">
        <w:t xml:space="preserve">The LTP estimation accuracy depends on presynaptic firing rates: the more presynaptic neuron fires, the more accurate the LTP estimation. We found that the three pieces (unexplained variations in baseline, LTP and STP) should be estimated simultaneously. If we omit any one of these factors, the inferences for others will be biased. Finally, we provide two efficient way, i.e. 2D MLE and 1D approximation, to choose </w:t>
      </w:r>
      <w:r w:rsidR="00D33F75">
        <w:t xml:space="preserve">the </w:t>
      </w:r>
      <w:r w:rsidR="00744123">
        <w:t>appropriate hyper-parameters in adaptive smoothing.</w:t>
      </w:r>
    </w:p>
    <w:p w14:paraId="023EE9CD" w14:textId="6A6FE28C" w:rsidR="006E55BF" w:rsidRDefault="00744123" w:rsidP="00623F09">
      <w:pPr>
        <w:jc w:val="both"/>
      </w:pPr>
      <w:r>
        <w:t>In GLMs, omitted variables</w:t>
      </w:r>
      <w:r w:rsidR="00623F09">
        <w:t xml:space="preserve"> can result in biased parameter estimates for the effect that are included in the model</w:t>
      </w:r>
      <w:r w:rsidR="00623F09">
        <w:fldChar w:fldCharType="begin" w:fldLock="1"/>
      </w:r>
      <w:r w:rsidR="00134F28">
        <w:instrText>ADDIN CSL_CITATION {"citationItems":[{"id":"ITEM-1","itemData":{"DOI":"10.1162/neco_a_01138","ISSN":"0899-7667","abstract":"Generalized linear models (GLMs) have a wide range of applications in systems neuroscience describing the encoding of stimulus and behavioral variables, as well as the dynamics of single neurons. However, in any given experiment, many variables that have an impact on neural activity are not observed or not modeled. Here we demonstrate, in both theory and practice, how these omitted variables can result in biased parameter estimates for the effects that are included. In three case studies, we estimate tuning functions for common experiments in motor cortex, hippocampus, and visual cortex. We find that including traditionally omitted variables changes estimates of the original parameters and that modulation originally attributed to one variable is reduced after new variables are included. In GLMs describing single-neuron dynamics, we then demonstrate how postspike history effects can also be biased by omitted variables. Here we find that omitted variable bias can lead to mistaken conclusions about the stability of single-neuron firing. Omitted variable bias can appear in any model with confounders?where omitted variables modulate neural activity and the effects of the omitted variables covary with the included effects. Understanding how and to what extent omitted variable bias affects parameter estimates is likely to be important for interpreting the parameters and predictions of many neural encoding models.","author":[{"dropping-particle":"","family":"Stevenson","given":"Ian H","non-dropping-particle":"","parse-names":false,"suffix":""}],"container-title":"Neural Computation","id":"ITEM-1","issue":"12","issued":{"date-parts":[["2018","10","12"]]},"note":"doi: 10.1162/neco_a_01138","page":"3227-3258","publisher":"MIT Press","title":"Omitted Variable Bias in GLMs of Neural Spiking Activity","type":"article-journal","volume":"30"},"uris":["http://www.mendeley.com/documents/?uuid=9d93074a-990e-4522-9892-bd543bea44fb"]}],"mendeley":{"formattedCitation":"(Stevenson, 2018)","plainTextFormattedCitation":"(Stevenson, 2018)","previouslyFormattedCitation":"(Stevenson, 2018)"},"properties":{"noteIndex":0},"schema":"https://github.com/citation-style-language/schema/raw/master/csl-citation.json"}</w:instrText>
      </w:r>
      <w:r w:rsidR="00623F09">
        <w:fldChar w:fldCharType="separate"/>
      </w:r>
      <w:r w:rsidR="003E3821" w:rsidRPr="003E3821">
        <w:rPr>
          <w:noProof/>
        </w:rPr>
        <w:t>(Stevenson, 2018)</w:t>
      </w:r>
      <w:r w:rsidR="00623F09">
        <w:fldChar w:fldCharType="end"/>
      </w:r>
      <w:r w:rsidR="00623F09">
        <w:t>. Some previous research for synaptic strength inference had tried to tackle this problem by including postsynaptic history effects</w:t>
      </w:r>
      <w:r w:rsidR="00623F09">
        <w:fldChar w:fldCharType="begin" w:fldLock="1"/>
      </w:r>
      <w:r w:rsidR="00134F28">
        <w:instrText>ADDIN CSL_CITATION {"citationItems":[{"id":"ITEM-1","itemData":{"ISBN":"9781618395993","author":[{"dropping-particle":"","family":"Stevenson","given":"Ian H.","non-dropping-particle":"","parse-names":false,"suffix":""},{"dropping-particle":"","family":"Kording","given":"K","non-dropping-particle":"","parse-names":false,"suffix":""}],"container-title":"Advances in Neural Information Processing Systems","editor":[{"dropping-particle":"","family":"Shawe-Taylor","given":"J","non-dropping-particle":"","parse-names":false,"suffix":""},{"dropping-particle":"","family":"Zemel","given":"R S","non-dropping-particle":"","parse-names":false,"suffix":""},{"dropping-particle":"","family":"Bartlett","given":"P","non-dropping-particle":"","parse-names":false,"suffix":""},{"dropping-particle":"","family":"Pereira","given":"F C N","non-dropping-particle":"","parse-names":false,"suffix":""},{"dropping-particle":"","family":"Weinberger","given":"K Q","non-dropping-particle":"","parse-names":false,"suffix":""}],"id":"ITEM-1","issued":{"date-parts":[["2011"]]},"title":"Inferring spike-timing-dependent plasticity from spike train data","type":"paper-conference","volume":"24"},"uris":["http://www.mendeley.com/documents/?uuid=ee987b49-b7a1-46a3-a9f6-fb4abf53275a"]},{"id":"ITEM-2","itemData":{"DOI":"10.1371/journal.pcbi.1005738","ISSN":"1553-7358","author":[{"dropping-particle":"","family":"Ghanbari","given":"Abed","non-dropping-particle":"","parse-names":false,"suffix":""},{"dropping-particle":"","family":"Malyshev","given":"Aleksey","non-dropping-particle":"","parse-names":false,"suffix":""},{"dropping-particle":"","family":"Volgushev","given":"Maxim","non-dropping-particle":"","parse-names":false,"suffix":""},{"dropping-particle":"","family":"Stevenson","given":"Ian H.","non-dropping-particle":"","parse-names":false,"suffix":""}],"container-title":"PLOS Computational Biology","id":"ITEM-2","issue":"9","issued":{"date-parts":[["2017","9"]]},"page":"e1005738","publisher":"Public Library of Science","title":"Estimating short-term synaptic plasticity from pre- and postsynaptic spiking","type":"article-journal","volume":"13"},"uris":["http://www.mendeley.com/documents/?uuid=ae39d6b0-2ea6-42e1-9333-eb865e039fe5"]},{"id":"ITEM-3","itemData":{"DOI":"10.1523/JNEUROSCI.1482-19.2020","ISSN":"0270-6474","abstract":"Information transmission in neural networks is influenced by both short-term synaptic plasticity (STP) as well as nonsynaptic factors, such as after-hyperpolarization currents and changes in excitability. Although these effects have been widely characterized in vitro using intracellular recordings, how they interact in vivo is unclear. Here, we develop a statistical model of the short-term dynamics of spike transmission that aims to disentangle the contributions of synaptic and nonsynaptic effects based only on observed presynaptic and postsynaptic spiking. The model includes a dynamic functional connection with short-term plasticity as well as effects due to the recent history of postsynaptic spiking and slow changes in postsynaptic excitability. Using paired spike recordings, we find that the model accurately describes the short-term dynamics of in vivo spike transmission at a diverse set of identified and putative excitatory synapses, including a pair of connected neurons within thalamus in mouse, a thalamocortical connection in a female rabbit, and an auditory brainstem synapse in a female gerbil. We illustrate the utility of this modeling approach by showing how the spike transmission patterns captured by the model may be sufficient to account for stimulus-dependent differences in spike transmission in the auditory brainstem (endbulb of Held). Finally, we apply this model to large-scale multielectrode recordings to illustrate how such an approach has the potential to reveal cell type-specific differences in spike transmission in vivo. Although STP parameters estimated from ongoing presynaptic and postsynaptic spiking are highly uncertain, our results are partially consistent with previous intracellular observations in these synapses.SIGNIFICANCE STATEMENT Although synaptic dynamics have been extensively studied and modeled using intracellular recordings of postsynaptic currents and potentials, inferring synaptic effects from extracellular spiking is challenging. Whether or not a synaptic current contributes to postsynaptic spiking depends not only on the amplitude of the current, but also on many other factors, including the activity of other, typically unobserved, synapses, the overall excitability of the postsynaptic neuron, and how recently the postsynaptic neuron has spiked. Here, we developed a model that, using only observations of presynaptic and postsynaptic spiking, aims to describe the dynamics of in vivo spike transmission by modeling bo…","author":[{"dropping-particle":"","family":"Ghanbari","given":"Abed","non-dropping-particle":"","parse-names":false,"suffix":""},{"dropping-particle":"","family":"Ren","given":"Naixin","non-dropping-particle":"","parse-names":false,"suffix":""},{"dropping-particle":"","family":"Keine","given":"Christian","non-dropping-particle":"","parse-names":false,"suffix":""},{"dropping-particle":"","family":"Stoelzel","given":"Carl","non-dropping-particle":"","parse-names":false,"suffix":""},{"dropping-particle":"","family":"Englitz","given":"Bernhard","non-dropping-particle":"","parse-names":false,"suffix":""},{"dropping-particle":"","family":"Swadlow","given":"Harvey A","non-dropping-particle":"","parse-names":false,"suffix":""},{"dropping-particle":"","family":"Stevenson","given":"Ian H","non-dropping-particle":"","parse-names":false,"suffix":""}],"container-title":"Journal of Neuroscience","id":"ITEM-3","issue":"21","issued":{"date-parts":[["2020"]]},"page":"4185-4202","publisher":"Society for Neuroscience","title":"Modeling the Short-Term Dynamics of in Vivo Excitatory Spike Transmission","type":"article-journal","volume":"40"},"uris":["http://www.mendeley.com/documents/?uuid=f5bfeede-1a1b-49bd-b585-f1135fcf9d97"]},{"id":"ITEM-4","itemData":{"author":[{"dropping-particle":"","family":"Truccolo","given":"W","non-dropping-particle":"","parse-names":false,"suffix":""},{"dropping-particle":"","family":"Eden","given":"U T","non-dropping-particle":"","parse-names":false,"suffix":""},{"dropping-particle":"","family":"Fellows","given":"M R","non-dropping-particle":"","parse-names":false,"suffix":""},{"dropping-particle":"","family":"Donoghue","given":"J P","non-dropping-particle":"","parse-names":false,"suffix":""},{"dropping-particle":"","family":"Brown","given":"E N","non-dropping-particle":"","parse-names":false,"suffix":""}],"container-title":"Journal of Neurophysiology","id":"ITEM-4","issue":"2","issued":{"date-parts":[["2005"]]},"page":"1074-1089","publisher":"Am Physiological Soc","title":"A Point Process Framework for Relating Neural Spiking Activity to Spiking History, Neural Ensemble, and Extrinsic Covariate Effects","type":"article-journal","volume":"93"},"uris":["http://www.mendeley.com/documents/?uuid=90287df7-e40d-4d18-a7ad-7c3c21633d9e"]}],"mendeley":{"formattedCitation":"(Ghanbari et al., 2017, 2020; Stevenson &amp; Kording, 2011; Truccolo et al., 2005)","plainTextFormattedCitation":"(Ghanbari et al., 2017, 2020; Stevenson &amp; Kording, 2011; Truccolo et al., 2005)","previouslyFormattedCitation":"(Ghanbari et al., 2017, 2020; Stevenson &amp; Kording, 2011; Truccolo et al., 2005)"},"properties":{"noteIndex":0},"schema":"https://github.com/citation-style-language/schema/raw/master/csl-citation.json"}</w:instrText>
      </w:r>
      <w:r w:rsidR="00623F09">
        <w:fldChar w:fldCharType="separate"/>
      </w:r>
      <w:r w:rsidR="003E3821" w:rsidRPr="003E3821">
        <w:rPr>
          <w:noProof/>
        </w:rPr>
        <w:t>(</w:t>
      </w:r>
      <w:proofErr w:type="spellStart"/>
      <w:r w:rsidR="003E3821" w:rsidRPr="003E3821">
        <w:rPr>
          <w:noProof/>
        </w:rPr>
        <w:t>Ghanbari</w:t>
      </w:r>
      <w:proofErr w:type="spellEnd"/>
      <w:r w:rsidR="003E3821" w:rsidRPr="003E3821">
        <w:rPr>
          <w:noProof/>
        </w:rPr>
        <w:t xml:space="preserve"> et al., 2017, 2020; Stevenson &amp; Kording, 2011; Truccolo et al., 2005)</w:t>
      </w:r>
      <w:r w:rsidR="00623F09">
        <w:fldChar w:fldCharType="end"/>
      </w:r>
      <w:r w:rsidR="00623F09">
        <w:t xml:space="preserve">. However, the postsynaptic history may not capture all effects that have impact on neural activity, and the history effects can also be biased by omitted variables. Therefore, </w:t>
      </w:r>
      <w:r w:rsidR="00623F09">
        <w:lastRenderedPageBreak/>
        <w:t xml:space="preserve">we allow the postsynaptic baseline firing rates to be time-varying to compensate for slowly varying omitted variables. By conditioning on the adaptive baseline, the inference on synaptic strengths will </w:t>
      </w:r>
      <w:r w:rsidR="00172B48">
        <w:t>less influenced by unexplained variation in the postsynaptic firing rate. However, the true postsynaptic rate is not necessarily identifiable</w:t>
      </w:r>
      <w:ins w:id="551" w:author="Ganchao Wei" w:date="2020-12-20T15:14:00Z">
        <w:r w:rsidR="003E3821">
          <w:fldChar w:fldCharType="begin" w:fldLock="1"/>
        </w:r>
      </w:ins>
      <w:r w:rsidR="00134F28">
        <w:instrText>ADDIN CSL_CITATION {"citationItems":[{"id":"ITEM-1","itemData":{"DOI":"10.1073/PNAS.1506400112","ISSN":"0027-8424","PMID":"25934918","abstract":"Among the most important open questions in neurophysiology are those regarding the nature of the code that neurons use to transmit information. Experimental approaches to such questions are challenging because the spike outputs of a neuronal subpopulation are influenced by a vast array of factors, ranging from microscopic to macroscopic scales, but only a small fraction of these is measured. Inevitably, there is variability from trial to trial in the recorded data. We show that a prominent conceptual approach to modeling spike-train variability can be ill-posed, confusing the interpretation of results bearing on neural codes. We argue for more careful definitions and more explicit statements of physiological assumptions.","author":[{"dropping-particle":"","family":"Amarasingham","given":"Asohan","non-dropping-particle":"","parse-names":false,"suffix":""},{"dropping-particle":"","family":"Geman","given":"Stuart","non-dropping-particle":"","parse-names":false,"suffix":""},{"dropping-particle":"","family":"Harrison","given":"Matthew T.","non-dropping-particle":"","parse-names":false,"suffix":""}],"container-title":"Proceedings of the National Academy of Sciences","id":"ITEM-1","issue":"20","issued":{"date-parts":[["2015","5","19"]]},"page":"6455-6460","publisher":"National Academy of Sciences","title":"Ambiguity and nonidentifiability in the statistical analysis of neural codes","type":"article-journal","volume":"112"},"uris":["http://www.mendeley.com/documents/?uuid=d55f2542-391c-3c48-aec6-1c5e9a2f92e5"]}],"mendeley":{"formattedCitation":"(Amarasingham et al., 2015)","plainTextFormattedCitation":"(Amarasingham et al., 2015)","previouslyFormattedCitation":"(Amarasingham et al., 2015)"},"properties":{"noteIndex":0},"schema":"https://github.com/citation-style-language/schema/raw/master/csl-citation.json"}</w:instrText>
      </w:r>
      <w:r w:rsidR="003E3821">
        <w:fldChar w:fldCharType="separate"/>
      </w:r>
      <w:r w:rsidR="003E3821" w:rsidRPr="003E3821">
        <w:rPr>
          <w:noProof/>
        </w:rPr>
        <w:t>(</w:t>
      </w:r>
      <w:proofErr w:type="spellStart"/>
      <w:r w:rsidR="003E3821" w:rsidRPr="003E3821">
        <w:rPr>
          <w:noProof/>
        </w:rPr>
        <w:t>Amarasingham</w:t>
      </w:r>
      <w:proofErr w:type="spellEnd"/>
      <w:r w:rsidR="003E3821" w:rsidRPr="003E3821">
        <w:rPr>
          <w:noProof/>
        </w:rPr>
        <w:t xml:space="preserve"> et al., 2015)</w:t>
      </w:r>
      <w:ins w:id="552" w:author="Ganchao Wei" w:date="2020-12-20T15:14:00Z">
        <w:r w:rsidR="003E3821">
          <w:fldChar w:fldCharType="end"/>
        </w:r>
      </w:ins>
      <w:r w:rsidR="00172B48">
        <w:t>. Synaptic weights estimated from in vivo recordings are still likely to be affected by unobserved variables, particularly if these variables induce firing rate changes on fast timescales or on multiple timescales.</w:t>
      </w:r>
    </w:p>
    <w:p w14:paraId="48DD11BC" w14:textId="64B87810" w:rsidR="0018525B" w:rsidDel="007D452E" w:rsidRDefault="0018525B" w:rsidP="00FD23EA">
      <w:pPr>
        <w:jc w:val="both"/>
        <w:rPr>
          <w:del w:id="553" w:author="Ganchao Wei" w:date="2020-12-20T14:38:00Z"/>
        </w:rPr>
        <w:pPrChange w:id="554" w:author="Ganchao Wei" w:date="2020-12-21T08:51:00Z">
          <w:pPr>
            <w:jc w:val="both"/>
          </w:pPr>
        </w:pPrChange>
      </w:pPr>
      <w:commentRangeStart w:id="555"/>
      <w:r>
        <w:t>Adaptive filtering for place fields</w:t>
      </w:r>
      <w:ins w:id="556" w:author="Ganchao Wei" w:date="2020-12-20T15:17:00Z">
        <w:r w:rsidR="003E3821">
          <w:fldChar w:fldCharType="begin" w:fldLock="1"/>
        </w:r>
      </w:ins>
      <w:r w:rsidR="00134F28">
        <w:instrText>ADDIN CSL_CITATION {"citationItems":[{"id":"ITEM-1","itemData":{"DOI":"10.1073/PNAS.201409398","ISSN":"0027-8424","PMID":"11593043","abstract":"Neural receptive fields are plastic: with experience, neurons in many brain regions change their spiking responses to relevant stimuli. Analysis of receptive field plasticity from experimental measurements is crucial for understanding how neural systems adapt their representations of relevant biological information. Current analysis methods using histogram estimates of spike rate functions in nonoverlapping temporal windows do not track the evolution of receptive field plasticity on a fine time scale. Adaptive signal processing is an established engineering paradigm for estimating time-varying system parameters from experimental measurements. We present an adaptive filter algorithm for tracking neural receptive field plasticity based on point process models of spike train activity. We derive an instantaneous steepest descent algorithm by using as the criterion function the instantaneous log likelihood of a point process spike train model. We apply the point process adaptive filter algorithm in a study of spatial (place) receptive field properties of simulated and actual spike train data from rat CA1 hippocampal neurons. A stability analysis of the algorithm is sketched in the [Appendix][1]. The adaptive algorithm can update the place field parameter estimates on a millisecond time scale. It reliably tracked the migration, changes in scale, and changes in maximum firing rate characteristic of hippocampal place fields in a rat running on a linear track. Point process adaptive filtering offers an analytic method for studying the dynamics of neural receptive fields.\n\n [1]: #app-1","author":[{"dropping-particle":"","family":"Brown","given":"Emery N.","non-dropping-particle":"","parse-names":false,"suffix":""},{"dropping-particle":"","family":"Nguyen","given":"David P.","non-dropping-particle":"","parse-names":false,"suffix":""},{"dropping-particle":"","family":"Frank","given":"Loren M.","non-dropping-particle":"","parse-names":false,"suffix":""},{"dropping-particle":"","family":"Wilson","given":"Matthew A.","non-dropping-particle":"","parse-names":false,"suffix":""},{"dropping-particle":"","family":"Solo","given":"Victor","non-dropping-particle":"","parse-names":false,"suffix":""}],"container-title":"Proceedings of the National Academy of Sciences","id":"ITEM-1","issue":"21","issued":{"date-parts":[["2001","10","9"]]},"page":"12261-12266","publisher":"National Academy of Sciences","title":"An analysis of neural receptive field plasticity by point process adaptive filtering","type":"article-journal","volume":"98"},"uris":["http://www.mendeley.com/documents/?uuid=4001f56c-95ef-32c4-aad4-c9649de0362b"]}],"mendeley":{"formattedCitation":"(Brown et al., 2001)","plainTextFormattedCitation":"(Brown et al., 2001)","previouslyFormattedCitation":"(Brown et al., 2001)"},"properties":{"noteIndex":0},"schema":"https://github.com/citation-style-language/schema/raw/master/csl-citation.json"}</w:instrText>
      </w:r>
      <w:r w:rsidR="003E3821">
        <w:fldChar w:fldCharType="separate"/>
      </w:r>
      <w:r w:rsidR="003E3821" w:rsidRPr="003E3821">
        <w:rPr>
          <w:noProof/>
        </w:rPr>
        <w:t>(Brown et al., 2001)</w:t>
      </w:r>
      <w:ins w:id="557" w:author="Ganchao Wei" w:date="2020-12-20T15:17:00Z">
        <w:r w:rsidR="003E3821">
          <w:fldChar w:fldCharType="end"/>
        </w:r>
      </w:ins>
      <w:ins w:id="558" w:author="Ganchao Wei" w:date="2020-12-20T14:31:00Z">
        <w:r w:rsidR="007D452E">
          <w:t xml:space="preserve"> is widely used</w:t>
        </w:r>
      </w:ins>
      <w:commentRangeEnd w:id="555"/>
      <w:ins w:id="559" w:author="Ganchao Wei" w:date="2020-12-20T14:38:00Z">
        <w:r w:rsidR="007D452E">
          <w:rPr>
            <w:rStyle w:val="CommentReference"/>
          </w:rPr>
          <w:commentReference w:id="555"/>
        </w:r>
      </w:ins>
      <w:ins w:id="560" w:author="Ganchao Wei" w:date="2020-12-20T14:31:00Z">
        <w:r w:rsidR="007D452E">
          <w:t>, although there are some limitations.</w:t>
        </w:r>
      </w:ins>
      <w:ins w:id="561" w:author="Ganchao Wei" w:date="2020-12-20T14:35:00Z">
        <w:r w:rsidR="007D452E">
          <w:t xml:space="preserve"> </w:t>
        </w:r>
      </w:ins>
      <w:ins w:id="562" w:author="Ganchao Wei" w:date="2020-12-21T08:49:00Z">
        <w:r w:rsidR="001D23B0">
          <w:t>A</w:t>
        </w:r>
      </w:ins>
      <w:ins w:id="563" w:author="Ganchao Wei" w:date="2020-12-20T14:35:00Z">
        <w:r w:rsidR="007D452E">
          <w:t>lthough the method is locally</w:t>
        </w:r>
      </w:ins>
      <w:ins w:id="564" w:author="Ganchao Wei" w:date="2020-12-20T14:36:00Z">
        <w:r w:rsidR="007D452E">
          <w:t xml:space="preserve"> stable, the </w:t>
        </w:r>
        <w:commentRangeStart w:id="565"/>
        <w:r w:rsidR="007D452E">
          <w:t>global stability should also be investigated</w:t>
        </w:r>
      </w:ins>
      <w:commentRangeEnd w:id="565"/>
      <w:ins w:id="566" w:author="Ganchao Wei" w:date="2020-12-20T14:38:00Z">
        <w:r w:rsidR="00FC3D1F">
          <w:rPr>
            <w:rStyle w:val="CommentReference"/>
          </w:rPr>
          <w:commentReference w:id="565"/>
        </w:r>
      </w:ins>
      <w:ins w:id="567" w:author="Ganchao Wei" w:date="2020-12-20T14:36:00Z">
        <w:r w:rsidR="007D452E">
          <w:t>. Moreover</w:t>
        </w:r>
      </w:ins>
      <w:ins w:id="568" w:author="Ganchao Wei" w:date="2020-12-20T14:31:00Z">
        <w:r w:rsidR="007D452E">
          <w:t xml:space="preserve">, </w:t>
        </w:r>
      </w:ins>
      <w:ins w:id="569" w:author="Ganchao Wei" w:date="2020-12-21T08:46:00Z">
        <w:r w:rsidR="001D23B0">
          <w:t>some spiking activities are more or less variable than Poisson process, and th</w:t>
        </w:r>
      </w:ins>
      <w:ins w:id="570" w:author="Ganchao Wei" w:date="2020-12-21T08:47:00Z">
        <w:r w:rsidR="001D23B0">
          <w:t>is suggests the necessity for non-Poisson extension</w:t>
        </w:r>
      </w:ins>
      <w:ins w:id="571" w:author="Ganchao Wei" w:date="2020-12-21T08:48:00Z">
        <w:r w:rsidR="001D23B0">
          <w:t xml:space="preserve">. </w:t>
        </w:r>
      </w:ins>
      <w:ins w:id="572" w:author="Ganchao Wei" w:date="2020-12-21T08:49:00Z">
        <w:r w:rsidR="001D23B0">
          <w:t xml:space="preserve">For example, </w:t>
        </w:r>
        <w:r w:rsidR="00FD23EA">
          <w:t>we can extend the method based on the Conway-Maxwell-Poisson (COM-</w:t>
        </w:r>
      </w:ins>
      <w:ins w:id="573" w:author="Ganchao Wei" w:date="2020-12-21T08:50:00Z">
        <w:r w:rsidR="00FD23EA">
          <w:t>Poisson</w:t>
        </w:r>
      </w:ins>
      <w:ins w:id="574" w:author="Ganchao Wei" w:date="2020-12-21T08:49:00Z">
        <w:r w:rsidR="00FD23EA">
          <w:t>)</w:t>
        </w:r>
      </w:ins>
      <w:ins w:id="575" w:author="Ganchao Wei" w:date="2020-12-21T08:50:00Z">
        <w:r w:rsidR="00FD23EA">
          <w:fldChar w:fldCharType="begin" w:fldLock="1"/>
        </w:r>
      </w:ins>
      <w:r w:rsidR="00FD23EA">
        <w:instrText>ADDIN CSL_CITATION {"citationItems":[{"id":"ITEM-1","itemData":{"DOI":"10.1007/s10827-016-0603-y","ISSN":"15736873","PMID":"27008191","abstract":"A key observation in systems neuroscience is that neural responses vary, even in controlled settings where stimuli are held constant. Many statistical models assume that trial-to-trial spike count variability is Poisson, but there is considerable evidence that neurons can be substantially more or less variable than Poisson depending on the stimuli, attentional state, and brain area. Here we examine a set of spike count models based on the Conway-Maxwell-Poisson (COM-Poisson) distribution that can flexibly account for both over- and under-dispersion in spike count data. We illustrate applications of this noise model for Bayesian estimation of tuning curves and peri-stimulus time histograms. We find that COM-Poisson models with group/observation-level dispersion, where spike count variability is a function of time or stimulus, produce more accurate descriptions of spike counts compared to Poisson models as well as negative-binomial models often used as alternatives. Since dispersion is one determinant of parameter standard errors, COM-Poisson models are also likely to yield more accurate model comparison. More generally, these methods provide a useful, model-based framework for inferring both the mean and variability of neural responses.","author":[{"dropping-particle":"","family":"Stevenson","given":"Ian H.","non-dropping-particle":"","parse-names":false,"suffix":""}],"container-title":"Journal of Computational Neuroscience","id":"ITEM-1","issue":"1","issued":{"date-parts":[["2016","8","1"]]},"page":"29-43","publisher":"Springer New York LLC","title":"Flexible models for spike count data with both over- and under- dispersion","type":"article-journal","volume":"41"},"uris":["http://www.mendeley.com/documents/?uuid=99f9c4ed-2577-39c1-8643-32d6272a5b75"]}],"mendeley":{"formattedCitation":"(Stevenson, 2016)","plainTextFormattedCitation":"(Stevenson, 2016)"},"properties":{"noteIndex":0},"schema":"https://github.com/citation-style-language/schema/raw/master/csl-citation.json"}</w:instrText>
      </w:r>
      <w:r w:rsidR="00FD23EA">
        <w:fldChar w:fldCharType="separate"/>
      </w:r>
      <w:r w:rsidR="00FD23EA" w:rsidRPr="00FD23EA">
        <w:rPr>
          <w:noProof/>
        </w:rPr>
        <w:t>(Stevenson, 2016)</w:t>
      </w:r>
      <w:ins w:id="576" w:author="Ganchao Wei" w:date="2020-12-21T08:50:00Z">
        <w:r w:rsidR="00FD23EA">
          <w:fldChar w:fldCharType="end"/>
        </w:r>
        <w:r w:rsidR="00FD23EA">
          <w:t xml:space="preserve"> likelihood to handle b</w:t>
        </w:r>
        <w:bookmarkStart w:id="577" w:name="_GoBack"/>
        <w:bookmarkEnd w:id="577"/>
        <w:r w:rsidR="00FD23EA">
          <w:t>oth over- and under-dispersion in spike counts</w:t>
        </w:r>
      </w:ins>
      <w:ins w:id="578" w:author="Ganchao Wei" w:date="2020-12-20T14:34:00Z">
        <w:r w:rsidR="007D452E">
          <w:t>.</w:t>
        </w:r>
      </w:ins>
      <w:del w:id="579" w:author="Ganchao Wei" w:date="2020-12-20T14:34:00Z">
        <w:r w:rsidDel="007D452E">
          <w:delText xml:space="preserve"> </w:delText>
        </w:r>
      </w:del>
    </w:p>
    <w:p w14:paraId="5D8081FE" w14:textId="0CF5B8F2" w:rsidR="00141343" w:rsidDel="007D452E" w:rsidRDefault="00141343" w:rsidP="00FD23EA">
      <w:pPr>
        <w:jc w:val="both"/>
        <w:rPr>
          <w:del w:id="580" w:author="Ganchao Wei" w:date="2020-12-20T14:38:00Z"/>
        </w:rPr>
        <w:pPrChange w:id="581" w:author="Ganchao Wei" w:date="2020-12-21T08:51:00Z">
          <w:pPr>
            <w:jc w:val="both"/>
          </w:pPr>
        </w:pPrChange>
      </w:pPr>
      <w:del w:id="582" w:author="Ganchao Wei" w:date="2020-12-20T14:38:00Z">
        <w:r w:rsidDel="007D452E">
          <w:delText>[Limitations of the model]</w:delText>
        </w:r>
      </w:del>
    </w:p>
    <w:p w14:paraId="0C5C9C25" w14:textId="1DF34566" w:rsidR="00141343" w:rsidDel="007D452E" w:rsidRDefault="00141343" w:rsidP="00FD23EA">
      <w:pPr>
        <w:jc w:val="both"/>
        <w:rPr>
          <w:del w:id="583" w:author="Ganchao Wei" w:date="2020-12-20T14:38:00Z"/>
        </w:rPr>
        <w:pPrChange w:id="584" w:author="Ganchao Wei" w:date="2020-12-21T08:51:00Z">
          <w:pPr>
            <w:jc w:val="both"/>
          </w:pPr>
        </w:pPrChange>
      </w:pPr>
      <w:del w:id="585" w:author="Ganchao Wei" w:date="2020-12-20T14:38:00Z">
        <w:r w:rsidDel="007D452E">
          <w:delText>[Possible extensions of the model]</w:delText>
        </w:r>
      </w:del>
    </w:p>
    <w:p w14:paraId="5A5F585D" w14:textId="18BA261C" w:rsidR="00141343" w:rsidRDefault="00141343" w:rsidP="00FD23EA">
      <w:pPr>
        <w:jc w:val="both"/>
        <w:pPrChange w:id="586" w:author="Ganchao Wei" w:date="2020-12-21T08:51:00Z">
          <w:pPr>
            <w:jc w:val="both"/>
          </w:pPr>
        </w:pPrChange>
      </w:pPr>
      <w:del w:id="587" w:author="Ganchao Wei" w:date="2020-12-20T14:38:00Z">
        <w:r w:rsidDel="007D452E">
          <w:delText>[Prospects for real data…]</w:delText>
        </w:r>
      </w:del>
    </w:p>
    <w:p w14:paraId="1C3C06C8" w14:textId="2789B04B" w:rsidR="0078782B" w:rsidRDefault="0078782B" w:rsidP="0078782B">
      <w:pPr>
        <w:jc w:val="both"/>
      </w:pPr>
      <w:r>
        <w:t>This model aims to track time-varying synaptic weights from simultaneous extracellular recordings from a pre- and postsynaptic neuron. For the sake of simplicity, we assume that monosynaptic connections can be accurately identified. However, detecting synaptic connections from large-scale multielectrode recordings is not necessarily straightforward, particularly for weak connections or short recording times. Correlation</w:t>
      </w:r>
      <w:ins w:id="588" w:author="Ganchao Wei" w:date="2020-12-20T14:21:00Z">
        <w:r w:rsidR="00B42627">
          <w:t>…</w:t>
        </w:r>
      </w:ins>
    </w:p>
    <w:p w14:paraId="6850D25B" w14:textId="34A16CC3" w:rsidR="00C660DA" w:rsidDel="00B42627" w:rsidRDefault="009D4B2C" w:rsidP="00C660DA">
      <w:pPr>
        <w:jc w:val="both"/>
        <w:rPr>
          <w:del w:id="589" w:author="Ganchao Wei" w:date="2020-12-20T14:23:00Z"/>
        </w:rPr>
      </w:pPr>
      <w:del w:id="590" w:author="Ganchao Wei" w:date="2020-12-20T14:23:00Z">
        <w:r w:rsidDel="00B42627">
          <w:delText>The neurons are</w:delText>
        </w:r>
        <w:r w:rsidR="002A5C5B" w:rsidDel="00B42627">
          <w:delText xml:space="preserve"> usually</w:delText>
        </w:r>
        <w:r w:rsidDel="00B42627">
          <w:delText xml:space="preserve"> connected in a network in vivo, and </w:delText>
        </w:r>
        <w:r w:rsidR="002A5C5B" w:rsidDel="00B42627">
          <w:delText xml:space="preserve">each single neuron may receive multiple inputs from an ensemble of neurons. Some previous methods can be used to analyze the functional connectivity in this situation. Our model can also extend to multiple input cases easily. Assume there are </w:delText>
        </w:r>
        <w:moveFromRangeStart w:id="591" w:author="Ganchao Wei" w:date="2020-12-20T14:23:00Z" w:name="move59366621"/>
        <m:oMath>
          <m:r>
            <w:rPr>
              <w:rFonts w:ascii="Cambria Math" w:hAnsi="Cambria Math"/>
            </w:rPr>
            <m:t>C</m:t>
          </m:r>
        </m:oMath>
      </w:del>
      <w:moveFrom w:id="592" w:author="Ganchao Wei" w:date="2020-12-20T14:23:00Z">
        <w:del w:id="593" w:author="Ganchao Wei" w:date="2020-12-20T14:23:00Z">
          <w:r w:rsidR="002A5C5B" w:rsidDel="00B42627">
            <w:delText xml:space="preserve"> presynaptic neurons, denote the synaptic plasticity and synaptic connection between the </w:delTex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A5C5B" w:rsidDel="00B42627">
            <w:delText xml:space="preserve"> pre- and post-synaptic neurons at </w:delTex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2A5C5B" w:rsidDel="00B42627">
            <w:delText xml:space="preserve"> as </w:delTex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2A5C5B" w:rsidDel="00B42627">
            <w:delText xml:space="preserve"> and </w:delTex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DF02C7" w:rsidDel="00B42627">
            <w:delText xml:space="preserve">. The synaptic plasticity can be further divided as LTP and STP, i.e. </w:delTex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DF02C7" w:rsidDel="00B42627">
            <w:delText xml:space="preserve">. Therefore, </w:delText>
          </w:r>
          <w:r w:rsidR="00337F19" w:rsidDel="00B42627">
            <w:delText>we can write the conditional intensity as</w:delText>
          </w:r>
          <w:r w:rsidR="002A5C5B" w:rsidDel="00B42627">
            <w:delText xml:space="preserve"> </w:delTex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337F19" w:rsidDel="00B42627">
            <w:delText xml:space="preserve">. By setting </w:delTex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rsidR="00337F19" w:rsidDel="00B42627">
            <w:delText xml:space="preserve"> and </w:delTex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r>
                  <w:rPr>
                    <w:rFonts w:ascii="Cambria Math" w:hAnsi="Cambria Math"/>
                  </w:rPr>
                  <m:t xml:space="preserve">[1, </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(1)</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(C)</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(C)</m:t>
                    </m:r>
                  </m:sup>
                </m:sSubSup>
                <m:r>
                  <w:rPr>
                    <w:rFonts w:ascii="Cambria Math" w:hAnsi="Cambria Math"/>
                  </w:rPr>
                  <m:t>]</m:t>
                </m:r>
              </m:e>
              <m:sup>
                <m:r>
                  <w:rPr>
                    <w:rFonts w:ascii="Cambria Math" w:hAnsi="Cambria Math"/>
                  </w:rPr>
                  <m:t>T</m:t>
                </m:r>
              </m:sup>
            </m:sSup>
          </m:oMath>
          <w:r w:rsidR="00C660DA" w:rsidDel="00B42627">
            <w:delText xml:space="preserve"> in adaptive smoothing and expanding parameter dimension for STP estimation, the model can be fitted by the same techniques.</w:delText>
          </w:r>
        </w:del>
      </w:moveFrom>
      <w:bookmarkStart w:id="594" w:name="_Hlk54891174"/>
      <w:moveFromRangeEnd w:id="591"/>
    </w:p>
    <w:p w14:paraId="04DCFE59" w14:textId="7E66D837" w:rsidR="007F6486" w:rsidRDefault="007F6486" w:rsidP="00C660DA">
      <w:pPr>
        <w:jc w:val="both"/>
      </w:pPr>
      <w:r>
        <w:t>Modeling a network of connected neuron</w:t>
      </w:r>
      <w:del w:id="595" w:author="Ganchao Wei" w:date="2020-12-20T14:22:00Z">
        <w:r w:rsidDel="00B42627">
          <w:delText>s…</w:delText>
        </w:r>
      </w:del>
      <w:r>
        <w:t xml:space="preserve"> could also benefit from modeling a state-space</w:t>
      </w:r>
      <w:ins w:id="596" w:author="Ganchao Wei" w:date="2020-12-20T15:19:00Z">
        <w:r w:rsidR="003E3821">
          <w:fldChar w:fldCharType="begin" w:fldLock="1"/>
        </w:r>
      </w:ins>
      <w:r w:rsidR="00134F28">
        <w:instrText>ADDIN CSL_CITATION {"citationItems":[{"id":"ITEM-1","itemData":{"DOI":"10.1162/089976603765202622","ISSN":"08997667","PMID":"12803953","abstract":"A widely used signal processing paradigm is the state-space model. The state-space model is defined by two equations: an observation equation that describes how the hidden state or latent process is observed and a state equation that defines the evolution of the process through time. Inspired by neurophysiology experiments in which neural spiking activity is induced by an implicit (latent) stimulus, we develop an algorithm to estimate a state-space model observed through point process measurements. We represent the latent process modulating the neural spiking activity as a gaussian autoregressive model driven by an external stimulus. Given the latent process, neural spiking activity is characterized as a general point process defined by its conditional intensity function. We develop an approximate expectation-maximization (EM) algorithm to estimate the unobservable state-space process, its parameters, and the parameters of the point process. The EM algorithm combines a point process recursive nonlinear filter algorithm, the fixed interval smoothing algorithm, and the state-space covariance algorithm to compute the complete data log likelihood efficiently. We use a Kolmogorov-Smirnov test based on the time-rescaling theorem to evaluate agreement between the model and point process data. We illustrate the model with two simulated data examples: an ensemble of Poisson neurons driven by a common stimulus and a single neuron whose conditional intensity function is approximated as a local Bernoulli process.","author":[{"dropping-particle":"","family":"Smith","given":"Anne C.","non-dropping-particle":"","parse-names":false,"suffix":""},{"dropping-particle":"","family":"Brown","given":"Emery N.","non-dropping-particle":"","parse-names":false,"suffix":""}],"container-title":"Neural Computation","id":"ITEM-1","issue":"5","issued":{"date-parts":[["2003","5","13"]]},"page":"965-991","publisher":" MIT Press  238 Main St., Suite 500, Cambridge, MA 02142-1046 USA journals-info@mit.edu  ","title":"Estimating a state-space model from point process observations","type":"article-journal","volume":"15"},"uris":["http://www.mendeley.com/documents/?uuid=72611382-20f5-3b66-a358-d9ed406ff166"]},{"id":"ITEM-2","itemData":{"DOI":"10.1007/s10827-009-0179-x","ISSN":"09295313","PMID":"19649698","abstract":"State space methods have proven indispensable in neural data analysis. However, common methods for performing inference in state-space models with non-Gaussian observations rely on certain approximations which are not always accurate. Here we review direct optimization methods that avoid these approximations, but that nonetheless retain the computational efficiency of the approximate methods. We discuss a variety of examples, applying these direct optimization techniques to problems in spike train smoothing, stimulus decoding, parameter estimation, and inference of synaptic properties. Along the way, we point out connections to some related standard statistical methods, including spline smoothing and isotonic regression. Finally, we note that the computational methods reviewed here do not in fact depend on the state-space setting at all; instead, the key property we are exploiting involves the bandedness of certain matrices. We close by discussing some applications of this more general point of view, including Markov chain Monte Carlo methods for neural decoding and efficient estimation of spatially-varying firing rates. © 2009 Springer Science+Business Media, LLC.","author":[{"dropping-particle":"","family":"Paninski","given":"Liam","non-dropping-particle":"","parse-names":false,"suffix":""},{"dropping-particle":"","family":"Ahmadian","given":"Yashar","non-dropping-particle":"","parse-names":false,"suffix":""},{"dropping-particle":"","family":"Ferreira","given":"Daniel Gil","non-dropping-particle":"","parse-names":false,"suffix":""},{"dropping-particle":"","family":"Koyama","given":"Shinsuke","non-dropping-particle":"","parse-names":false,"suffix":""},{"dropping-particle":"","family":"Rahnama Rad","given":"Kamiar","non-dropping-particle":"","parse-names":false,"suffix":""},{"dropping-particle":"","family":"Vidne","given":"Michael","non-dropping-particle":"","parse-names":false,"suffix":""},{"dropping-particle":"","family":"Vogelstein","given":"Joshua","non-dropping-particle":"","parse-names":false,"suffix":""},{"dropping-particle":"","family":"Wu","given":"Wei","non-dropping-particle":"","parse-names":false,"suffix":""}],"container-title":"Journal of Computational Neuroscience","id":"ITEM-2","issue":"1-2","issued":{"date-parts":[["2010","8","1"]]},"page":"107-126","publisher":"Springer","title":"A new look at state-space models for neural data","type":"article","volume":"29"},"uris":["http://www.mendeley.com/documents/?uuid=9f9948da-d9c7-399a-8337-29b7ee59042e"]}],"mendeley":{"formattedCitation":"(Paninski et al., 2010; Smith &amp; Brown, 2003)","plainTextFormattedCitation":"(Paninski et al., 2010; Smith &amp; Brown, 2003)","previouslyFormattedCitation":"(Paninski et al., 2010; Smith &amp; Brown, 2003)"},"properties":{"noteIndex":0},"schema":"https://github.com/citation-style-language/schema/raw/master/csl-citation.json"}</w:instrText>
      </w:r>
      <w:r w:rsidR="003E3821">
        <w:fldChar w:fldCharType="separate"/>
      </w:r>
      <w:r w:rsidR="003E3821" w:rsidRPr="003E3821">
        <w:rPr>
          <w:noProof/>
        </w:rPr>
        <w:t>(</w:t>
      </w:r>
      <w:proofErr w:type="spellStart"/>
      <w:r w:rsidR="003E3821" w:rsidRPr="003E3821">
        <w:rPr>
          <w:noProof/>
        </w:rPr>
        <w:t>Paninski</w:t>
      </w:r>
      <w:proofErr w:type="spellEnd"/>
      <w:r w:rsidR="003E3821" w:rsidRPr="003E3821">
        <w:rPr>
          <w:noProof/>
        </w:rPr>
        <w:t xml:space="preserve"> et al., 2010; Smith &amp; Brown, 2003)</w:t>
      </w:r>
      <w:ins w:id="597" w:author="Ganchao Wei" w:date="2020-12-20T15:19:00Z">
        <w:r w:rsidR="003E3821">
          <w:fldChar w:fldCharType="end"/>
        </w:r>
      </w:ins>
      <w:r>
        <w:t>.</w:t>
      </w:r>
      <w:ins w:id="598" w:author="Ganchao Wei" w:date="2020-12-20T14:22:00Z">
        <w:r w:rsidR="00B42627">
          <w:t xml:space="preserve"> Specifically, </w:t>
        </w:r>
      </w:ins>
      <w:ins w:id="599" w:author="Ganchao Wei" w:date="2020-12-20T14:23:00Z">
        <w:r w:rsidR="00B42627">
          <w:t>assume</w:t>
        </w:r>
      </w:ins>
      <w:ins w:id="600" w:author="Ganchao Wei" w:date="2020-12-20T14:24:00Z">
        <w:r w:rsidR="00B42627">
          <w:t xml:space="preserve"> there are</w:t>
        </w:r>
      </w:ins>
      <w:ins w:id="601" w:author="Ganchao Wei" w:date="2020-12-20T14:23:00Z">
        <w:r w:rsidR="00B42627">
          <w:t xml:space="preserve"> </w:t>
        </w:r>
      </w:ins>
      <w:moveToRangeStart w:id="602" w:author="Ganchao Wei" w:date="2020-12-20T14:23:00Z" w:name="move59366621"/>
      <m:oMath>
        <m:r>
          <w:rPr>
            <w:rFonts w:ascii="Cambria Math" w:hAnsi="Cambria Math"/>
          </w:rPr>
          <m:t>C</m:t>
        </m:r>
      </m:oMath>
      <w:moveTo w:id="603" w:author="Ganchao Wei" w:date="2020-12-20T14:23:00Z">
        <w:r w:rsidR="00B42627">
          <w:t xml:space="preserve"> presynaptic neurons, denote the synaptic plasticity and synaptic connection between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B42627">
          <w:t xml:space="preserve"> pre- and post-synaptic neurons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42627">
          <w:t xml:space="preserve"> as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oMath>
        <w:r w:rsidR="00B42627">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oMath>
        <w:r w:rsidR="00B42627">
          <w:t xml:space="preserve">. The synaptic plasticity can be further divided as LTP and STP, i.e. </w:t>
        </w:r>
        <m:oMath>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oMath>
        <w:r w:rsidR="00B42627">
          <w:t xml:space="preserve">. Therefore, we can write the conditional intensity as </w:t>
        </w:r>
        <m:oMath>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w</m:t>
                          </m:r>
                        </m:e>
                        <m:sub>
                          <m:r>
                            <w:rPr>
                              <w:rFonts w:ascii="Cambria Math" w:hAnsi="Cambria Math"/>
                            </w:rPr>
                            <m:t>L,k</m:t>
                          </m:r>
                        </m:sub>
                        <m:sup>
                          <m:r>
                            <w:rPr>
                              <w:rFonts w:ascii="Cambria Math" w:hAnsi="Cambria Math"/>
                            </w:rPr>
                            <m:t>(j)</m:t>
                          </m:r>
                        </m:sup>
                      </m:sSubSup>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e>
                  </m:nary>
                </m:e>
              </m:d>
            </m:e>
          </m:func>
        </m:oMath>
        <w:r w:rsidR="00B42627">
          <w:t xml:space="preserve">. By setting </w:t>
        </w:r>
        <m:oMath>
          <m:sSub>
            <m:sSubPr>
              <m:ctrlPr>
                <w:rPr>
                  <w:rFonts w:ascii="Cambria Math" w:hAnsi="Cambria Math"/>
                  <w:b/>
                  <w:bCs/>
                  <w:i/>
                </w:rPr>
              </m:ctrlPr>
            </m:sSubPr>
            <m:e>
              <m:r>
                <m:rPr>
                  <m:sty m:val="bi"/>
                </m:rPr>
                <w:rPr>
                  <w:rFonts w:ascii="Cambria Math" w:hAnsi="Cambria Math"/>
                </w:rPr>
                <m:t>θ</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L,k</m:t>
                  </m:r>
                </m:sub>
                <m:sup>
                  <m:d>
                    <m:dPr>
                      <m:ctrlPr>
                        <w:rPr>
                          <w:rFonts w:ascii="Cambria Math" w:hAnsi="Cambria Math"/>
                          <w:i/>
                        </w:rPr>
                      </m:ctrlPr>
                    </m:dPr>
                    <m:e>
                      <m:r>
                        <w:rPr>
                          <w:rFonts w:ascii="Cambria Math" w:hAnsi="Cambria Math"/>
                        </w:rPr>
                        <m:t>C</m:t>
                      </m:r>
                    </m:e>
                  </m:d>
                </m:sup>
              </m:sSubSup>
              <m:r>
                <w:rPr>
                  <w:rFonts w:ascii="Cambria Math" w:hAnsi="Cambria Math"/>
                </w:rPr>
                <m:t>]</m:t>
              </m:r>
            </m:e>
            <m:sup>
              <m:r>
                <w:rPr>
                  <w:rFonts w:ascii="Cambria Math" w:hAnsi="Cambria Math"/>
                </w:rPr>
                <m:t>T</m:t>
              </m:r>
            </m:sup>
          </m:sSup>
        </m:oMath>
        <w:r w:rsidR="00B42627">
          <w:t xml:space="preserve"> and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S,k</m:t>
              </m:r>
            </m:sub>
          </m:sSub>
          <m:r>
            <w:rPr>
              <w:rFonts w:ascii="Cambria Math" w:hAnsi="Cambria Math"/>
            </w:rPr>
            <m:t>=</m:t>
          </m:r>
          <m:sSup>
            <m:sSupPr>
              <m:ctrlPr>
                <w:rPr>
                  <w:rFonts w:ascii="Cambria Math" w:hAnsi="Cambria Math"/>
                  <w:i/>
                </w:rPr>
              </m:ctrlPr>
            </m:sSupPr>
            <m:e>
              <m:r>
                <w:rPr>
                  <w:rFonts w:ascii="Cambria Math" w:hAnsi="Cambria Math"/>
                </w:rPr>
                <m:t xml:space="preserve">[1, </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(1)</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S,k</m:t>
                  </m:r>
                </m:sub>
                <m:sup>
                  <m:r>
                    <w:rPr>
                      <w:rFonts w:ascii="Cambria Math" w:hAnsi="Cambria Math"/>
                    </w:rPr>
                    <m:t>(C)</m:t>
                  </m:r>
                </m:sup>
              </m:sSubSup>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(C)</m:t>
                  </m:r>
                </m:sup>
              </m:sSubSup>
              <m:r>
                <w:rPr>
                  <w:rFonts w:ascii="Cambria Math" w:hAnsi="Cambria Math"/>
                </w:rPr>
                <m:t>]</m:t>
              </m:r>
            </m:e>
            <m:sup>
              <m:r>
                <w:rPr>
                  <w:rFonts w:ascii="Cambria Math" w:hAnsi="Cambria Math"/>
                </w:rPr>
                <m:t>T</m:t>
              </m:r>
            </m:sup>
          </m:sSup>
        </m:oMath>
        <w:r w:rsidR="00B42627">
          <w:t xml:space="preserve"> in adaptive smoothing and expanding parameter dimension for STP estimation, the model can be fitted by the same techniques.</w:t>
        </w:r>
      </w:moveTo>
      <w:moveToRangeEnd w:id="602"/>
      <w:r>
        <w:t xml:space="preserve"> </w:t>
      </w:r>
      <w:r w:rsidR="0078474F">
        <w:t xml:space="preserve">Combining information from a population of spiking neurons </w:t>
      </w:r>
      <w:r>
        <w:t>could potentially allow for excitability</w:t>
      </w:r>
      <w:r w:rsidR="0078474F">
        <w:t xml:space="preserve"> fluctuations to be estimated</w:t>
      </w:r>
      <w:r>
        <w:t xml:space="preserve"> at timescale</w:t>
      </w:r>
      <w:r w:rsidR="0078474F">
        <w:t>s faster than what can be estimated from a single neuron alone</w:t>
      </w:r>
      <w:r>
        <w:t>.</w:t>
      </w:r>
    </w:p>
    <w:p w14:paraId="65180E93" w14:textId="2FFB40DB" w:rsidR="00C660DA" w:rsidRDefault="00C660DA" w:rsidP="00C660DA">
      <w:pPr>
        <w:jc w:val="both"/>
      </w:pPr>
      <w:r>
        <w:t>Several alternative statistical and biophysical models were used to describe LTP (e.g. STDP and Ca-based LTP/LTD</w:t>
      </w:r>
      <w:r>
        <w:fldChar w:fldCharType="begin" w:fldLock="1"/>
      </w:r>
      <w:r w:rsidR="00134F28">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003E3821" w:rsidRPr="003E3821">
        <w:rPr>
          <w:noProof/>
        </w:rPr>
        <w:t>(</w:t>
      </w:r>
      <w:proofErr w:type="spellStart"/>
      <w:r w:rsidR="003E3821" w:rsidRPr="003E3821">
        <w:rPr>
          <w:noProof/>
        </w:rPr>
        <w:t>Graupner</w:t>
      </w:r>
      <w:proofErr w:type="spellEnd"/>
      <w:r w:rsidR="003E3821" w:rsidRPr="003E3821">
        <w:rPr>
          <w:noProof/>
        </w:rPr>
        <w:t xml:space="preserve"> &amp; Brunel, 2012)</w:t>
      </w:r>
      <w:r>
        <w:fldChar w:fldCharType="end"/>
      </w:r>
      <w:r>
        <w:t>) and STP (e.g. TM</w:t>
      </w:r>
      <w:r>
        <w:fldChar w:fldCharType="begin" w:fldLock="1"/>
      </w:r>
      <w:r w:rsidR="00134F28">
        <w:instrText>ADDIN CSL_CITATION {"citationItems":[{"id":"ITEM-1","itemData":{"DOI":"10.3389/fncom.2013.00075","ISSN":"1662-5188","abstract":"Short-term synaptic plasticity is highly diverse across brain area, cortical layer, cell type, and developmental stage. Since short-term plasticity (STP) strongly shapes neural dynamics, this diversity suggests a specific and essential role in neural information processing. Therefore, a correct characterization of short-term synaptic plasticity is an important step towards understanding and modeling neural systems. Phenomenological models have been developed, but they are usually fitted to experimental data using least-mean-square methods. We demonstrate that for typical synaptic dynamics such fitting may give unreliable results. As a solution, we introduce a Bayesian formulation, which yields the posterior distribution over the model parameters given the data. First, we show that common STP protocols yield broad distributions over some model parameters. Using our result we propose a experimental protocol to more accurately determine synaptic dynamics parameters. Next, we infer the model parameters using experimental data from three different neocortical excitatory connection types. This reveals connection-specific distributions, which we use to classify synaptic dynamics. Our approach to demarcate connection-specific synaptic dynamics is an important improvement on the state of the art and reveals novel features from existing data.","author":[{"dropping-particle":"","family":"Costa","given":"Rui","non-dropping-particle":"","parse-names":false,"suffix":""},{"dropping-particle":"","family":"Sjostrom","given":"P Jesper","non-dropping-particle":"","parse-names":false,"suffix":""},{"dropping-particle":"","family":"Rossum","given":"Mark","non-dropping-particle":"van","parse-names":false,"suffix":""}],"container-title":"Frontiers in Computational Neuroscience","id":"ITEM-1","issued":{"date-parts":[["2013"]]},"page":"75","title":"Probabilistic inference of short-term synaptic plasticity in neocortical microcircuits","type":"article-journal","volume":"7"},"uris":["http://www.mendeley.com/documents/?uuid=1e636c9a-0b5a-4fcb-88bf-c65e8b7592a7"]}],"mendeley":{"formattedCitation":"(Costa et al., 2013)","plainTextFormattedCitation":"(Costa et al., 2013)","previouslyFormattedCitation":"(Costa et al., 2013)"},"properties":{"noteIndex":0},"schema":"https://github.com/citation-style-language/schema/raw/master/csl-citation.json"}</w:instrText>
      </w:r>
      <w:r>
        <w:fldChar w:fldCharType="separate"/>
      </w:r>
      <w:r w:rsidR="003E3821" w:rsidRPr="003E3821">
        <w:rPr>
          <w:noProof/>
        </w:rPr>
        <w:t>(Costa et al., 2013)</w:t>
      </w:r>
      <w:r>
        <w:fldChar w:fldCharType="end"/>
      </w:r>
      <w:r>
        <w:t xml:space="preserve">). </w:t>
      </w:r>
      <w:r w:rsidR="0077269D">
        <w:t>However, the examples here highlight the need for inferring short- and long-timescale effects simultaneously. Ignoring the long-term effects of short-term plasticity or ignoring fluctuations baseline firing can lead to spurious estimates of the synaptic strength.</w:t>
      </w:r>
      <w:r>
        <w:t xml:space="preserve"> Also, recent studies</w:t>
      </w:r>
      <w:ins w:id="604" w:author="Ganchao Wei" w:date="2020-12-20T13:57:00Z">
        <w:r w:rsidR="001F4C94">
          <w:fldChar w:fldCharType="begin" w:fldLock="1"/>
        </w:r>
      </w:ins>
      <w:r w:rsidR="00134F28">
        <w:instrText>ADDIN CSL_CITATION {"citationItems":[{"id":"ITEM-1","itemData":{"DOI":"10.1371/journal.pcbi.1008265","abstract":"Author summary Synaptic long-term plasticity, the long-lasting change in efficacy of connections between neurons, is believed to underlie learning and memory. Synapses furthermore change their efficacy reversibly in an activity-dependent manner on the subsecond time scale, referred to as short-term plasticity. It is not known how both synaptic plasticity mechanisms—long- and short-term—interact during activity epochs. To address this question, we used a biologically-inspired plasticity model in which calcium drives changes in synaptic efficacy. We applied the model to plasticity data from visual- and somatosensory cortex and found that synaptic changes occur in very different firing rate ranges, which correspond to the prevalent firing rates in both structures. Our results suggest that short- and long-term plasticity act in a well concerted fashion.","author":[{"dropping-particle":"","family":"Deperrois","given":"Nicolas","non-dropping-particle":"","parse-names":false,"suffix":""},{"dropping-particle":"","family":"Graupner","given":"Michael","non-dropping-particle":"","parse-names":false,"suffix":""}],"container-title":"PLOS Computational Biology","id":"ITEM-1","issue":"9","issued":{"date-parts":[["2020"]]},"page":"1-25","publisher":"Public Library of Science","title":"Short-term depression and long-term plasticity together tune sensitive range of synaptic plasticity","type":"article-journal","volume":"16"},"uris":["http://www.mendeley.com/documents/?uuid=5e62413a-1d4f-48ff-a59b-1690a999cbb0"]}],"mendeley":{"formattedCitation":"(Deperrois &amp; Graupner, 2020)","plainTextFormattedCitation":"(Deperrois &amp; Graupner, 2020)","previouslyFormattedCitation":"(Deperrois &amp; Graupner, 2020)"},"properties":{"noteIndex":0},"schema":"https://github.com/citation-style-language/schema/raw/master/csl-citation.json"}</w:instrText>
      </w:r>
      <w:r w:rsidR="001F4C94">
        <w:fldChar w:fldCharType="separate"/>
      </w:r>
      <w:r w:rsidR="003E3821" w:rsidRPr="003E3821">
        <w:rPr>
          <w:noProof/>
        </w:rPr>
        <w:t>(</w:t>
      </w:r>
      <w:proofErr w:type="spellStart"/>
      <w:r w:rsidR="003E3821" w:rsidRPr="003E3821">
        <w:rPr>
          <w:noProof/>
        </w:rPr>
        <w:t>Deperrois</w:t>
      </w:r>
      <w:proofErr w:type="spellEnd"/>
      <w:r w:rsidR="003E3821" w:rsidRPr="003E3821">
        <w:rPr>
          <w:noProof/>
        </w:rPr>
        <w:t xml:space="preserve"> &amp; Graupner, 2020)</w:t>
      </w:r>
      <w:ins w:id="605" w:author="Ganchao Wei" w:date="2020-12-20T13:57:00Z">
        <w:r w:rsidR="001F4C94">
          <w:fldChar w:fldCharType="end"/>
        </w:r>
      </w:ins>
      <w:r>
        <w:t xml:space="preserve"> show that </w:t>
      </w:r>
      <w:ins w:id="606" w:author="Ganchao Wei" w:date="2020-12-20T13:54:00Z">
        <w:r w:rsidR="001F4C94">
          <w:t>short-term</w:t>
        </w:r>
      </w:ins>
      <w:del w:id="607" w:author="Ganchao Wei" w:date="2020-12-20T13:54:00Z">
        <w:r w:rsidR="000D3232" w:rsidDel="001F4C94">
          <w:delText>STP</w:delText>
        </w:r>
      </w:del>
      <w:r w:rsidRPr="00C660DA">
        <w:t xml:space="preserve"> and </w:t>
      </w:r>
      <w:ins w:id="608" w:author="Ganchao Wei" w:date="2020-12-20T13:54:00Z">
        <w:r w:rsidR="001F4C94">
          <w:t>long-term synaptic weight</w:t>
        </w:r>
      </w:ins>
      <w:del w:id="609" w:author="Ganchao Wei" w:date="2020-12-20T13:54:00Z">
        <w:r w:rsidR="000D3232" w:rsidDel="001F4C94">
          <w:delText>LTP</w:delText>
        </w:r>
      </w:del>
      <w:r w:rsidR="000D3232">
        <w:t xml:space="preserve"> can</w:t>
      </w:r>
      <w:r w:rsidRPr="00C660DA">
        <w:t xml:space="preserve"> together tune sensitive range of synaptic plasticity</w:t>
      </w:r>
      <w:r w:rsidR="000D3232">
        <w:t xml:space="preserve">, and this suggest the necessity for considering effects in different timescale at the same time.  </w:t>
      </w:r>
    </w:p>
    <w:p w14:paraId="4D2A6ECD" w14:textId="7CC54468" w:rsidR="00C575EE" w:rsidRPr="006E55BF" w:rsidRDefault="000D3232" w:rsidP="000C7168">
      <w:pPr>
        <w:jc w:val="both"/>
      </w:pPr>
      <w:r>
        <w:t>This model provides a flexible framework for tracking short- and long-term variation in spike transmission, and more detailed modeling can be done based on the framework. For example, the LTP is currently modeled in an unstructured way to provide an unbiased reference. We can replace it by some more biophysical meaningful models, such as STDP and Ca-based LTP/LTD</w:t>
      </w:r>
      <w:r>
        <w:fldChar w:fldCharType="begin" w:fldLock="1"/>
      </w:r>
      <w:r w:rsidR="00134F28">
        <w:instrText>ADDIN CSL_CITATION {"citationItems":[{"id":"ITEM-1","itemData":{"DOI":"10.1073/pnas.1109359109","ISBN":"0027842410916490","ISSN":"0027-8424","PMID":"22357758","abstract":"Multiple stimulation protocols have been found to be effective in changing synaptic efficacy by inducing long-term potentiation or depression. In many of those protocols, increases in postsynaptic calcium concentration have been shown to play a crucial role. However, it is still unclear whether and how the dynamics of the postsynaptic calcium alone determine the outcome of synaptic plasticity. Here, we propose a calcium-based model of a synapse in which potentiation and depression are activated above calcium thresholds. We show that this model gives rise to a large diversity of spike timing-dependent plasticity curves, most of which have been observed experimentally in different systems. It accounts quantitatively for plasticity outcomes evoked by protocols involving patterns with variable spike timing and firing rate in hippocampus and neocortex. Furthermore, it allows us to predict that differences in plasticity outcomes in different studies are due to differences in parameters defining the calcium dynamics. The model provides a mechanistic understanding of how various stimulation protocols provoke specific synaptic changes through the dynamics of calcium concentration and thresholds implementing in simplified fashion protein signaling cascades, leading to long-term potentiation and long-term depression. The combination of biophysical realism and analytical tractability makes it the ideal candidate to study plasticity at the synapse, neuron, and network levels.","author":[{"dropping-particle":"","family":"Graupner","given":"M.","non-dropping-particle":"","parse-names":false,"suffix":""},{"dropping-particle":"","family":"Brunel","given":"N.","non-dropping-particle":"","parse-names":false,"suffix":""}],"container-title":"Proceedings of the National Academy of Sciences","id":"ITEM-1","issue":"10","issued":{"date-parts":[["2012"]]},"page":"3991-3996","publisher":"National Acad Sciences","title":"Calcium-based plasticity model explains sensitivity of synaptic changes to spike pattern, rate, and dendritic location","type":"article-journal","volume":"109"},"uris":["http://www.mendeley.com/documents/?uuid=2671d784-8003-417c-9de7-deabc8abe96a"]}],"mendeley":{"formattedCitation":"(Graupner &amp; Brunel, 2012)","plainTextFormattedCitation":"(Graupner &amp; Brunel, 2012)","previouslyFormattedCitation":"(Graupner &amp; Brunel, 2012)"},"properties":{"noteIndex":0},"schema":"https://github.com/citation-style-language/schema/raw/master/csl-citation.json"}</w:instrText>
      </w:r>
      <w:r>
        <w:fldChar w:fldCharType="separate"/>
      </w:r>
      <w:r w:rsidR="003E3821" w:rsidRPr="003E3821">
        <w:rPr>
          <w:noProof/>
        </w:rPr>
        <w:t>(</w:t>
      </w:r>
      <w:proofErr w:type="spellStart"/>
      <w:r w:rsidR="003E3821" w:rsidRPr="003E3821">
        <w:rPr>
          <w:noProof/>
        </w:rPr>
        <w:t>Graupner</w:t>
      </w:r>
      <w:proofErr w:type="spellEnd"/>
      <w:r w:rsidR="003E3821" w:rsidRPr="003E3821">
        <w:rPr>
          <w:noProof/>
        </w:rPr>
        <w:t xml:space="preserve"> &amp; Brunel, 2012)</w:t>
      </w:r>
      <w:r>
        <w:fldChar w:fldCharType="end"/>
      </w:r>
      <w:r>
        <w:t>, to make a more detailed inference.</w:t>
      </w:r>
      <w:r w:rsidR="00172B48">
        <w:t xml:space="preserve"> Extends static models of coupling between neurons.</w:t>
      </w:r>
      <w:bookmarkEnd w:id="594"/>
    </w:p>
    <w:p w14:paraId="1732CFFA" w14:textId="13C7028F" w:rsidR="00C62CFA" w:rsidRDefault="00C62CFA" w:rsidP="00C36F3E">
      <w:pPr>
        <w:pStyle w:val="Heading1"/>
        <w:jc w:val="both"/>
      </w:pPr>
      <w:r>
        <w:t>Acknowledgements</w:t>
      </w:r>
    </w:p>
    <w:p w14:paraId="678D87AF" w14:textId="5F0DB43C" w:rsidR="00141343" w:rsidRDefault="00C62CFA">
      <w:r>
        <w:t xml:space="preserve">This work was supported by NSF CAREER </w:t>
      </w:r>
      <w:r w:rsidR="008428D7">
        <w:t xml:space="preserve">1931249 </w:t>
      </w:r>
      <w:r>
        <w:t>to IHS.</w:t>
      </w:r>
      <w:r w:rsidR="008428D7">
        <w:t xml:space="preserve"> Thanks to </w:t>
      </w:r>
      <w:proofErr w:type="spellStart"/>
      <w:r w:rsidR="008428D7">
        <w:t>Naixin</w:t>
      </w:r>
      <w:proofErr w:type="spellEnd"/>
      <w:r w:rsidR="008428D7">
        <w:t xml:space="preserve"> Ren for helpful comments.</w:t>
      </w:r>
    </w:p>
    <w:p w14:paraId="2BC842C1" w14:textId="77777777" w:rsidR="00141343" w:rsidRDefault="00141343">
      <w:r>
        <w:lastRenderedPageBreak/>
        <w:br w:type="page"/>
      </w:r>
    </w:p>
    <w:p w14:paraId="4AADA382" w14:textId="6CE6A67A" w:rsidR="00C36F3E" w:rsidRPr="00C36F3E" w:rsidRDefault="000361CA" w:rsidP="00C36F3E">
      <w:pPr>
        <w:pStyle w:val="Heading1"/>
        <w:jc w:val="both"/>
      </w:pPr>
      <w:r>
        <w:lastRenderedPageBreak/>
        <w:t>References</w:t>
      </w:r>
    </w:p>
    <w:p w14:paraId="622FCFEB" w14:textId="6320EFC1" w:rsidR="00FD23EA" w:rsidRPr="00FD23EA" w:rsidRDefault="00510B75" w:rsidP="00FD23EA">
      <w:pPr>
        <w:widowControl w:val="0"/>
        <w:autoSpaceDE w:val="0"/>
        <w:autoSpaceDN w:val="0"/>
        <w:adjustRightInd w:val="0"/>
        <w:spacing w:line="240" w:lineRule="auto"/>
        <w:ind w:left="480" w:hanging="480"/>
        <w:rPr>
          <w:rFonts w:cs="Open Sans"/>
          <w:noProof/>
          <w:szCs w:val="24"/>
        </w:rPr>
      </w:pPr>
      <w:r>
        <w:fldChar w:fldCharType="begin" w:fldLock="1"/>
      </w:r>
      <w:r>
        <w:instrText xml:space="preserve">ADDIN Mendeley Bibliography CSL_BIBLIOGRAPHY </w:instrText>
      </w:r>
      <w:r>
        <w:fldChar w:fldCharType="separate"/>
      </w:r>
      <w:r w:rsidR="00FD23EA" w:rsidRPr="00FD23EA">
        <w:rPr>
          <w:rFonts w:cs="Open Sans"/>
          <w:noProof/>
          <w:szCs w:val="24"/>
        </w:rPr>
        <w:t xml:space="preserve">Amarasingham, A., Geman, S., &amp; Harrison, M. T. (2015). Ambiguity and nonidentifiability in the statistical analysis of neural codes. </w:t>
      </w:r>
      <w:r w:rsidR="00FD23EA" w:rsidRPr="00FD23EA">
        <w:rPr>
          <w:rFonts w:cs="Open Sans"/>
          <w:i/>
          <w:iCs/>
          <w:noProof/>
          <w:szCs w:val="24"/>
        </w:rPr>
        <w:t>Proceedings of the National Academy of Sciences</w:t>
      </w:r>
      <w:r w:rsidR="00FD23EA" w:rsidRPr="00FD23EA">
        <w:rPr>
          <w:rFonts w:cs="Open Sans"/>
          <w:noProof/>
          <w:szCs w:val="24"/>
        </w:rPr>
        <w:t xml:space="preserve">, </w:t>
      </w:r>
      <w:r w:rsidR="00FD23EA" w:rsidRPr="00FD23EA">
        <w:rPr>
          <w:rFonts w:cs="Open Sans"/>
          <w:i/>
          <w:iCs/>
          <w:noProof/>
          <w:szCs w:val="24"/>
        </w:rPr>
        <w:t>112</w:t>
      </w:r>
      <w:r w:rsidR="00FD23EA" w:rsidRPr="00FD23EA">
        <w:rPr>
          <w:rFonts w:cs="Open Sans"/>
          <w:noProof/>
          <w:szCs w:val="24"/>
        </w:rPr>
        <w:t>(20), 6455–6460. https://doi.org/10.1073/PNAS.1506400112</w:t>
      </w:r>
    </w:p>
    <w:p w14:paraId="5F484974"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Ananthasayanam, M. R., Mohan, M. S., Naik, N., &amp; Gemson, R. M. O. (2016). A heuristic reference recursive recipe for adaptively tuning the Kalman filter statistics part-1: formulation and simulation studies. </w:t>
      </w:r>
      <w:r w:rsidRPr="00FD23EA">
        <w:rPr>
          <w:rFonts w:cs="Open Sans"/>
          <w:i/>
          <w:iCs/>
          <w:noProof/>
          <w:szCs w:val="24"/>
        </w:rPr>
        <w:t>Sādhanā</w:t>
      </w:r>
      <w:r w:rsidRPr="00FD23EA">
        <w:rPr>
          <w:rFonts w:cs="Open Sans"/>
          <w:noProof/>
          <w:szCs w:val="24"/>
        </w:rPr>
        <w:t xml:space="preserve">, </w:t>
      </w:r>
      <w:r w:rsidRPr="00FD23EA">
        <w:rPr>
          <w:rFonts w:cs="Open Sans"/>
          <w:i/>
          <w:iCs/>
          <w:noProof/>
          <w:szCs w:val="24"/>
        </w:rPr>
        <w:t>41</w:t>
      </w:r>
      <w:r w:rsidRPr="00FD23EA">
        <w:rPr>
          <w:rFonts w:cs="Open Sans"/>
          <w:noProof/>
          <w:szCs w:val="24"/>
        </w:rPr>
        <w:t>(12), 1473–1490. https://doi.org/10.1007/s12046-016-0562-z</w:t>
      </w:r>
    </w:p>
    <w:p w14:paraId="7336D43C"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Barthó, P., Hirase, H., Monconduit, L., Zugaro, M., Harris, K. D., &amp; Buzsáki, G. (2004). Characterization of neocortical principal cells and interneurons by network interactions and extracellular features. </w:t>
      </w:r>
      <w:r w:rsidRPr="00FD23EA">
        <w:rPr>
          <w:rFonts w:cs="Open Sans"/>
          <w:i/>
          <w:iCs/>
          <w:noProof/>
          <w:szCs w:val="24"/>
        </w:rPr>
        <w:t>Journal of Neurophysiology</w:t>
      </w:r>
      <w:r w:rsidRPr="00FD23EA">
        <w:rPr>
          <w:rFonts w:cs="Open Sans"/>
          <w:noProof/>
          <w:szCs w:val="24"/>
        </w:rPr>
        <w:t xml:space="preserve">, </w:t>
      </w:r>
      <w:r w:rsidRPr="00FD23EA">
        <w:rPr>
          <w:rFonts w:cs="Open Sans"/>
          <w:i/>
          <w:iCs/>
          <w:noProof/>
          <w:szCs w:val="24"/>
        </w:rPr>
        <w:t>92</w:t>
      </w:r>
      <w:r w:rsidRPr="00FD23EA">
        <w:rPr>
          <w:rFonts w:cs="Open Sans"/>
          <w:noProof/>
          <w:szCs w:val="24"/>
        </w:rPr>
        <w:t>(1), 600–608. https://doi.org/10.1152/jn.01170.2003</w:t>
      </w:r>
    </w:p>
    <w:p w14:paraId="1978ED9F"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Brillinger, D R. (1988). Maximum likelihood analysis of spike trains of interacting nerve cells. </w:t>
      </w:r>
      <w:r w:rsidRPr="00FD23EA">
        <w:rPr>
          <w:rFonts w:cs="Open Sans"/>
          <w:i/>
          <w:iCs/>
          <w:noProof/>
          <w:szCs w:val="24"/>
        </w:rPr>
        <w:t>Biological Cybernetics</w:t>
      </w:r>
      <w:r w:rsidRPr="00FD23EA">
        <w:rPr>
          <w:rFonts w:cs="Open Sans"/>
          <w:noProof/>
          <w:szCs w:val="24"/>
        </w:rPr>
        <w:t xml:space="preserve">, </w:t>
      </w:r>
      <w:r w:rsidRPr="00FD23EA">
        <w:rPr>
          <w:rFonts w:cs="Open Sans"/>
          <w:i/>
          <w:iCs/>
          <w:noProof/>
          <w:szCs w:val="24"/>
        </w:rPr>
        <w:t>59</w:t>
      </w:r>
      <w:r w:rsidRPr="00FD23EA">
        <w:rPr>
          <w:rFonts w:cs="Open Sans"/>
          <w:noProof/>
          <w:szCs w:val="24"/>
        </w:rPr>
        <w:t>(3), 189–200.</w:t>
      </w:r>
    </w:p>
    <w:p w14:paraId="4F40AEEC"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Brillinger, David R. (1992). Nerve Cell Spike Train Data Analysis: A Progression of Technique. </w:t>
      </w:r>
      <w:r w:rsidRPr="00FD23EA">
        <w:rPr>
          <w:rFonts w:cs="Open Sans"/>
          <w:i/>
          <w:iCs/>
          <w:noProof/>
          <w:szCs w:val="24"/>
        </w:rPr>
        <w:t>Journal of the American Statistical Association</w:t>
      </w:r>
      <w:r w:rsidRPr="00FD23EA">
        <w:rPr>
          <w:rFonts w:cs="Open Sans"/>
          <w:noProof/>
          <w:szCs w:val="24"/>
        </w:rPr>
        <w:t>. https://doi.org/10.2307/2290256</w:t>
      </w:r>
    </w:p>
    <w:p w14:paraId="7F837C7B"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Brown, E. N., Nguyen, D. P., Frank, L. M., Wilson, M. A., &amp; Solo, V. (2001). An analysis of neural receptive field plasticity by point process adaptive filtering. </w:t>
      </w:r>
      <w:r w:rsidRPr="00FD23EA">
        <w:rPr>
          <w:rFonts w:cs="Open Sans"/>
          <w:i/>
          <w:iCs/>
          <w:noProof/>
          <w:szCs w:val="24"/>
        </w:rPr>
        <w:t>Proceedings of the National Academy of Sciences</w:t>
      </w:r>
      <w:r w:rsidRPr="00FD23EA">
        <w:rPr>
          <w:rFonts w:cs="Open Sans"/>
          <w:noProof/>
          <w:szCs w:val="24"/>
        </w:rPr>
        <w:t xml:space="preserve">, </w:t>
      </w:r>
      <w:r w:rsidRPr="00FD23EA">
        <w:rPr>
          <w:rFonts w:cs="Open Sans"/>
          <w:i/>
          <w:iCs/>
          <w:noProof/>
          <w:szCs w:val="24"/>
        </w:rPr>
        <w:t>98</w:t>
      </w:r>
      <w:r w:rsidRPr="00FD23EA">
        <w:rPr>
          <w:rFonts w:cs="Open Sans"/>
          <w:noProof/>
          <w:szCs w:val="24"/>
        </w:rPr>
        <w:t>(21), 12261–12266. https://doi.org/10.1073/PNAS.201409398</w:t>
      </w:r>
    </w:p>
    <w:p w14:paraId="724B7856"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Carandini, M., Horton, J. C., &amp; Sincich, L. C. (2007). Thalamic filtering of retinal spike trains by postsynaptic summation. </w:t>
      </w:r>
      <w:r w:rsidRPr="00FD23EA">
        <w:rPr>
          <w:rFonts w:cs="Open Sans"/>
          <w:i/>
          <w:iCs/>
          <w:noProof/>
          <w:szCs w:val="24"/>
        </w:rPr>
        <w:t>Journal of Vision</w:t>
      </w:r>
      <w:r w:rsidRPr="00FD23EA">
        <w:rPr>
          <w:rFonts w:cs="Open Sans"/>
          <w:noProof/>
          <w:szCs w:val="24"/>
        </w:rPr>
        <w:t xml:space="preserve">, </w:t>
      </w:r>
      <w:r w:rsidRPr="00FD23EA">
        <w:rPr>
          <w:rFonts w:cs="Open Sans"/>
          <w:i/>
          <w:iCs/>
          <w:noProof/>
          <w:szCs w:val="24"/>
        </w:rPr>
        <w:t>7</w:t>
      </w:r>
      <w:r w:rsidRPr="00FD23EA">
        <w:rPr>
          <w:rFonts w:cs="Open Sans"/>
          <w:noProof/>
          <w:szCs w:val="24"/>
        </w:rPr>
        <w:t>(14), 20–20. https://doi.org/10.1167/7.14.20</w:t>
      </w:r>
    </w:p>
    <w:p w14:paraId="54546C9C"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Chan, R. H. M., Song, D., &amp; Berger, T. W. (2008). Tracking temporal evolution of nonlinear dynamics in hippocampus using time-varying volterra kernels. </w:t>
      </w:r>
      <w:r w:rsidRPr="00FD23EA">
        <w:rPr>
          <w:rFonts w:cs="Open Sans"/>
          <w:i/>
          <w:iCs/>
          <w:noProof/>
          <w:szCs w:val="24"/>
        </w:rPr>
        <w:t>Conference Proceedings : ... Annual International Conference of the IEEE Engineering in Medicine and Biology Society. IEEE Engineering in Medicine and Biology Society. Conference</w:t>
      </w:r>
      <w:r w:rsidRPr="00FD23EA">
        <w:rPr>
          <w:rFonts w:cs="Open Sans"/>
          <w:noProof/>
          <w:szCs w:val="24"/>
        </w:rPr>
        <w:t xml:space="preserve">, </w:t>
      </w:r>
      <w:r w:rsidRPr="00FD23EA">
        <w:rPr>
          <w:rFonts w:cs="Open Sans"/>
          <w:i/>
          <w:iCs/>
          <w:noProof/>
          <w:szCs w:val="24"/>
        </w:rPr>
        <w:t>2008</w:t>
      </w:r>
      <w:r w:rsidRPr="00FD23EA">
        <w:rPr>
          <w:rFonts w:cs="Open Sans"/>
          <w:noProof/>
          <w:szCs w:val="24"/>
        </w:rPr>
        <w:t>, 4996–4999. https://doi.org/10.1109/IEMBS.2008.4650336</w:t>
      </w:r>
    </w:p>
    <w:p w14:paraId="45D76FC4"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Costa, R., Sjostrom, P. J., &amp; van Rossum, M. (2013). Probabilistic inference of short-term synaptic plasticity in neocortical microcircuits. </w:t>
      </w:r>
      <w:r w:rsidRPr="00FD23EA">
        <w:rPr>
          <w:rFonts w:cs="Open Sans"/>
          <w:i/>
          <w:iCs/>
          <w:noProof/>
          <w:szCs w:val="24"/>
        </w:rPr>
        <w:t>Frontiers in Computational Neuroscience</w:t>
      </w:r>
      <w:r w:rsidRPr="00FD23EA">
        <w:rPr>
          <w:rFonts w:cs="Open Sans"/>
          <w:noProof/>
          <w:szCs w:val="24"/>
        </w:rPr>
        <w:t xml:space="preserve">, </w:t>
      </w:r>
      <w:r w:rsidRPr="00FD23EA">
        <w:rPr>
          <w:rFonts w:cs="Open Sans"/>
          <w:i/>
          <w:iCs/>
          <w:noProof/>
          <w:szCs w:val="24"/>
        </w:rPr>
        <w:t>7</w:t>
      </w:r>
      <w:r w:rsidRPr="00FD23EA">
        <w:rPr>
          <w:rFonts w:cs="Open Sans"/>
          <w:noProof/>
          <w:szCs w:val="24"/>
        </w:rPr>
        <w:t>, 75. https://doi.org/10.3389/fncom.2013.00075</w:t>
      </w:r>
    </w:p>
    <w:p w14:paraId="74E79CE6"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Csicsvari, J., Hirase, H., Czurko, A., &amp; Buzsáki, G. (1998). Reliability and state dependence of pyramidal cell-interneuron synapses in the hippocampus: An ensemble approach in the behaving rat. </w:t>
      </w:r>
      <w:r w:rsidRPr="00FD23EA">
        <w:rPr>
          <w:rFonts w:cs="Open Sans"/>
          <w:i/>
          <w:iCs/>
          <w:noProof/>
          <w:szCs w:val="24"/>
        </w:rPr>
        <w:t>Neuron</w:t>
      </w:r>
      <w:r w:rsidRPr="00FD23EA">
        <w:rPr>
          <w:rFonts w:cs="Open Sans"/>
          <w:noProof/>
          <w:szCs w:val="24"/>
        </w:rPr>
        <w:t xml:space="preserve">, </w:t>
      </w:r>
      <w:r w:rsidRPr="00FD23EA">
        <w:rPr>
          <w:rFonts w:cs="Open Sans"/>
          <w:i/>
          <w:iCs/>
          <w:noProof/>
          <w:szCs w:val="24"/>
        </w:rPr>
        <w:t>21</w:t>
      </w:r>
      <w:r w:rsidRPr="00FD23EA">
        <w:rPr>
          <w:rFonts w:cs="Open Sans"/>
          <w:noProof/>
          <w:szCs w:val="24"/>
        </w:rPr>
        <w:t>(1), 179–189. https://doi.org/10.1016/S0896-6273(00)80525-5</w:t>
      </w:r>
    </w:p>
    <w:p w14:paraId="747B1691"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Deperrois, N., &amp; Graupner, M. (2020). Short-term depression and long-term plasticity together tune sensitive range of synaptic plasticity. </w:t>
      </w:r>
      <w:r w:rsidRPr="00FD23EA">
        <w:rPr>
          <w:rFonts w:cs="Open Sans"/>
          <w:i/>
          <w:iCs/>
          <w:noProof/>
          <w:szCs w:val="24"/>
        </w:rPr>
        <w:t>PLOS Computational Biology</w:t>
      </w:r>
      <w:r w:rsidRPr="00FD23EA">
        <w:rPr>
          <w:rFonts w:cs="Open Sans"/>
          <w:noProof/>
          <w:szCs w:val="24"/>
        </w:rPr>
        <w:t xml:space="preserve">, </w:t>
      </w:r>
      <w:r w:rsidRPr="00FD23EA">
        <w:rPr>
          <w:rFonts w:cs="Open Sans"/>
          <w:i/>
          <w:iCs/>
          <w:noProof/>
          <w:szCs w:val="24"/>
        </w:rPr>
        <w:t>16</w:t>
      </w:r>
      <w:r w:rsidRPr="00FD23EA">
        <w:rPr>
          <w:rFonts w:cs="Open Sans"/>
          <w:noProof/>
          <w:szCs w:val="24"/>
        </w:rPr>
        <w:t>(9), 1–25. https://doi.org/10.1371/journal.pcbi.1008265</w:t>
      </w:r>
    </w:p>
    <w:p w14:paraId="311DB1FC"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Du, Y., &amp; Varadhan, R. (2020). SQUAREM: An R Package for Off-the-Shelf Acceleration of EM, MM and Other EM-Like Monotone Algorithms. </w:t>
      </w:r>
      <w:r w:rsidRPr="00FD23EA">
        <w:rPr>
          <w:rFonts w:cs="Open Sans"/>
          <w:i/>
          <w:iCs/>
          <w:noProof/>
          <w:szCs w:val="24"/>
        </w:rPr>
        <w:t xml:space="preserve">Journal of Statistical Software; Vol 1, Issue 7 (2020)  </w:t>
      </w:r>
      <w:r w:rsidRPr="00FD23EA">
        <w:rPr>
          <w:rFonts w:cs="Open Sans"/>
          <w:noProof/>
          <w:szCs w:val="24"/>
        </w:rPr>
        <w:t>. https://doi.org/10.18637/jss.v092.i07</w:t>
      </w:r>
    </w:p>
    <w:p w14:paraId="5B41ED62"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Eden, U. T., Frank, L. M., Barbieri, R., Solo, V., &amp; Brown, E. N. (2004). Dynamic Analysis of Neural Encoding by Point Process Adaptive Filtering. </w:t>
      </w:r>
      <w:r w:rsidRPr="00FD23EA">
        <w:rPr>
          <w:rFonts w:cs="Open Sans"/>
          <w:i/>
          <w:iCs/>
          <w:noProof/>
          <w:szCs w:val="24"/>
        </w:rPr>
        <w:t>Neural Computation</w:t>
      </w:r>
      <w:r w:rsidRPr="00FD23EA">
        <w:rPr>
          <w:rFonts w:cs="Open Sans"/>
          <w:noProof/>
          <w:szCs w:val="24"/>
        </w:rPr>
        <w:t xml:space="preserve">, </w:t>
      </w:r>
      <w:r w:rsidRPr="00FD23EA">
        <w:rPr>
          <w:rFonts w:cs="Open Sans"/>
          <w:i/>
          <w:iCs/>
          <w:noProof/>
          <w:szCs w:val="24"/>
        </w:rPr>
        <w:t>16</w:t>
      </w:r>
      <w:r w:rsidRPr="00FD23EA">
        <w:rPr>
          <w:rFonts w:cs="Open Sans"/>
          <w:noProof/>
          <w:szCs w:val="24"/>
        </w:rPr>
        <w:t>(5), 971–998. https://doi.org/10.1162/089976604773135069</w:t>
      </w:r>
    </w:p>
    <w:p w14:paraId="0B3CA478"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English, D. F., McKenzie, S., Evans, T., Kim, K., Yoon, E., &amp; Buzsáki, G. (2017). Pyramidal Cell-Interneuron Circuit Architecture and Dynamics in Hippocampal Networks. </w:t>
      </w:r>
      <w:r w:rsidRPr="00FD23EA">
        <w:rPr>
          <w:rFonts w:cs="Open Sans"/>
          <w:i/>
          <w:iCs/>
          <w:noProof/>
          <w:szCs w:val="24"/>
        </w:rPr>
        <w:t>Neuron</w:t>
      </w:r>
      <w:r w:rsidRPr="00FD23EA">
        <w:rPr>
          <w:rFonts w:cs="Open Sans"/>
          <w:noProof/>
          <w:szCs w:val="24"/>
        </w:rPr>
        <w:t xml:space="preserve">, </w:t>
      </w:r>
      <w:r w:rsidRPr="00FD23EA">
        <w:rPr>
          <w:rFonts w:cs="Open Sans"/>
          <w:i/>
          <w:iCs/>
          <w:noProof/>
          <w:szCs w:val="24"/>
        </w:rPr>
        <w:t>96</w:t>
      </w:r>
      <w:r w:rsidRPr="00FD23EA">
        <w:rPr>
          <w:rFonts w:cs="Open Sans"/>
          <w:noProof/>
          <w:szCs w:val="24"/>
        </w:rPr>
        <w:t>(2), 505-</w:t>
      </w:r>
      <w:r w:rsidRPr="00FD23EA">
        <w:rPr>
          <w:rFonts w:cs="Open Sans"/>
          <w:noProof/>
          <w:szCs w:val="24"/>
        </w:rPr>
        <w:lastRenderedPageBreak/>
        <w:t>520.e7. https://doi.org/10.1016/j.neuron.2017.09.033</w:t>
      </w:r>
    </w:p>
    <w:p w14:paraId="307E373B"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Fetz, E., Toyama, K., &amp; Smith, W. (1991). </w:t>
      </w:r>
      <w:r w:rsidRPr="00FD23EA">
        <w:rPr>
          <w:rFonts w:cs="Open Sans"/>
          <w:i/>
          <w:iCs/>
          <w:noProof/>
          <w:szCs w:val="24"/>
        </w:rPr>
        <w:t>Synaptic Interactions between Cortical Neurons</w:t>
      </w:r>
      <w:r w:rsidRPr="00FD23EA">
        <w:rPr>
          <w:rFonts w:cs="Open Sans"/>
          <w:noProof/>
          <w:szCs w:val="24"/>
        </w:rPr>
        <w:t xml:space="preserve"> (pp. 1–47). Springer, Boston, MA. https://doi.org/10.1007/978-1-4615-6622-9_1</w:t>
      </w:r>
    </w:p>
    <w:p w14:paraId="7519AFA4"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Fujisawa, S., Amarasingham, A., Harrison, M. T., &amp; Buzsáki, G. (2008). Behavior-dependent short-term assembly dynamics in the medial prefrontal cortex. </w:t>
      </w:r>
      <w:r w:rsidRPr="00FD23EA">
        <w:rPr>
          <w:rFonts w:cs="Open Sans"/>
          <w:i/>
          <w:iCs/>
          <w:noProof/>
          <w:szCs w:val="24"/>
        </w:rPr>
        <w:t>Nature Neuroscience</w:t>
      </w:r>
      <w:r w:rsidRPr="00FD23EA">
        <w:rPr>
          <w:rFonts w:cs="Open Sans"/>
          <w:noProof/>
          <w:szCs w:val="24"/>
        </w:rPr>
        <w:t xml:space="preserve">, </w:t>
      </w:r>
      <w:r w:rsidRPr="00FD23EA">
        <w:rPr>
          <w:rFonts w:cs="Open Sans"/>
          <w:i/>
          <w:iCs/>
          <w:noProof/>
          <w:szCs w:val="24"/>
        </w:rPr>
        <w:t>11</w:t>
      </w:r>
      <w:r w:rsidRPr="00FD23EA">
        <w:rPr>
          <w:rFonts w:cs="Open Sans"/>
          <w:noProof/>
          <w:szCs w:val="24"/>
        </w:rPr>
        <w:t>(7), 823–833. https://doi.org/10.1038/nn.2134</w:t>
      </w:r>
    </w:p>
    <w:p w14:paraId="75742547"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Ghanbari, A., Malyshev, A., Volgushev, M., &amp; Stevenson, I. H. (2017). Estimating short-term synaptic plasticity from pre- and postsynaptic spiking. </w:t>
      </w:r>
      <w:r w:rsidRPr="00FD23EA">
        <w:rPr>
          <w:rFonts w:cs="Open Sans"/>
          <w:i/>
          <w:iCs/>
          <w:noProof/>
          <w:szCs w:val="24"/>
        </w:rPr>
        <w:t>PLOS Computational Biology</w:t>
      </w:r>
      <w:r w:rsidRPr="00FD23EA">
        <w:rPr>
          <w:rFonts w:cs="Open Sans"/>
          <w:noProof/>
          <w:szCs w:val="24"/>
        </w:rPr>
        <w:t xml:space="preserve">, </w:t>
      </w:r>
      <w:r w:rsidRPr="00FD23EA">
        <w:rPr>
          <w:rFonts w:cs="Open Sans"/>
          <w:i/>
          <w:iCs/>
          <w:noProof/>
          <w:szCs w:val="24"/>
        </w:rPr>
        <w:t>13</w:t>
      </w:r>
      <w:r w:rsidRPr="00FD23EA">
        <w:rPr>
          <w:rFonts w:cs="Open Sans"/>
          <w:noProof/>
          <w:szCs w:val="24"/>
        </w:rPr>
        <w:t>(9), e1005738. https://doi.org/10.1371/journal.pcbi.1005738</w:t>
      </w:r>
    </w:p>
    <w:p w14:paraId="03C71AFE"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Ghanbari, A., Ren, N., Keine, C., Stoelzel, C., Englitz, B., Swadlow, H. A., &amp; Stevenson, I. H. (2020). Modeling the Short-Term Dynamics of in Vivo Excitatory Spike Transmission. </w:t>
      </w:r>
      <w:r w:rsidRPr="00FD23EA">
        <w:rPr>
          <w:rFonts w:cs="Open Sans"/>
          <w:i/>
          <w:iCs/>
          <w:noProof/>
          <w:szCs w:val="24"/>
        </w:rPr>
        <w:t>Journal of Neuroscience</w:t>
      </w:r>
      <w:r w:rsidRPr="00FD23EA">
        <w:rPr>
          <w:rFonts w:cs="Open Sans"/>
          <w:noProof/>
          <w:szCs w:val="24"/>
        </w:rPr>
        <w:t xml:space="preserve">, </w:t>
      </w:r>
      <w:r w:rsidRPr="00FD23EA">
        <w:rPr>
          <w:rFonts w:cs="Open Sans"/>
          <w:i/>
          <w:iCs/>
          <w:noProof/>
          <w:szCs w:val="24"/>
        </w:rPr>
        <w:t>40</w:t>
      </w:r>
      <w:r w:rsidRPr="00FD23EA">
        <w:rPr>
          <w:rFonts w:cs="Open Sans"/>
          <w:noProof/>
          <w:szCs w:val="24"/>
        </w:rPr>
        <w:t>(21), 4185–4202. https://doi.org/10.1523/JNEUROSCI.1482-19.2020</w:t>
      </w:r>
    </w:p>
    <w:p w14:paraId="0863420B"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Graupner, M., &amp; Brunel, N. (2012). Calcium-based plasticity model explains sensitivity of synaptic changes to spike pattern, rate, and dendritic location. </w:t>
      </w:r>
      <w:r w:rsidRPr="00FD23EA">
        <w:rPr>
          <w:rFonts w:cs="Open Sans"/>
          <w:i/>
          <w:iCs/>
          <w:noProof/>
          <w:szCs w:val="24"/>
        </w:rPr>
        <w:t>Proceedings of the National Academy of Sciences</w:t>
      </w:r>
      <w:r w:rsidRPr="00FD23EA">
        <w:rPr>
          <w:rFonts w:cs="Open Sans"/>
          <w:noProof/>
          <w:szCs w:val="24"/>
        </w:rPr>
        <w:t xml:space="preserve">, </w:t>
      </w:r>
      <w:r w:rsidRPr="00FD23EA">
        <w:rPr>
          <w:rFonts w:cs="Open Sans"/>
          <w:i/>
          <w:iCs/>
          <w:noProof/>
          <w:szCs w:val="24"/>
        </w:rPr>
        <w:t>109</w:t>
      </w:r>
      <w:r w:rsidRPr="00FD23EA">
        <w:rPr>
          <w:rFonts w:cs="Open Sans"/>
          <w:noProof/>
          <w:szCs w:val="24"/>
        </w:rPr>
        <w:t>(10), 3991–3996. https://doi.org/10.1073/pnas.1109359109</w:t>
      </w:r>
    </w:p>
    <w:p w14:paraId="62E94336"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Kobayashi, R., Kurita, S., Kurth, A., Kitano, K., Mizuseki, K., Diesmann, M., Richmond, B. J., &amp; Shinomoto, S. (2019). Reconstructing neuronal circuitry from parallel spike trains. </w:t>
      </w:r>
      <w:r w:rsidRPr="00FD23EA">
        <w:rPr>
          <w:rFonts w:cs="Open Sans"/>
          <w:i/>
          <w:iCs/>
          <w:noProof/>
          <w:szCs w:val="24"/>
        </w:rPr>
        <w:t>Nature Communications</w:t>
      </w:r>
      <w:r w:rsidRPr="00FD23EA">
        <w:rPr>
          <w:rFonts w:cs="Open Sans"/>
          <w:noProof/>
          <w:szCs w:val="24"/>
        </w:rPr>
        <w:t xml:space="preserve">, </w:t>
      </w:r>
      <w:r w:rsidRPr="00FD23EA">
        <w:rPr>
          <w:rFonts w:cs="Open Sans"/>
          <w:i/>
          <w:iCs/>
          <w:noProof/>
          <w:szCs w:val="24"/>
        </w:rPr>
        <w:t>10</w:t>
      </w:r>
      <w:r w:rsidRPr="00FD23EA">
        <w:rPr>
          <w:rFonts w:cs="Open Sans"/>
          <w:noProof/>
          <w:szCs w:val="24"/>
        </w:rPr>
        <w:t>(1), 4468. https://doi.org/10.1038/s41467-019-12225-2</w:t>
      </w:r>
    </w:p>
    <w:p w14:paraId="29C456B2"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Linderman, S., Stock, C. H., &amp; Adams, R. P. (2014). A framework for studying synaptic plasticity with neural spike train data. In Z. Ghahramani, M. Welling, C. Cortes, N. Lawrence, &amp; K. Q. Weinberger (Eds.), </w:t>
      </w:r>
      <w:r w:rsidRPr="00FD23EA">
        <w:rPr>
          <w:rFonts w:cs="Open Sans"/>
          <w:i/>
          <w:iCs/>
          <w:noProof/>
          <w:szCs w:val="24"/>
        </w:rPr>
        <w:t>Advances in Neural Information Processing Systems</w:t>
      </w:r>
      <w:r w:rsidRPr="00FD23EA">
        <w:rPr>
          <w:rFonts w:cs="Open Sans"/>
          <w:noProof/>
          <w:szCs w:val="24"/>
        </w:rPr>
        <w:t xml:space="preserve"> (Vol. 27, pp. 2330–2338). Curran Associates, Inc. https://proceedings.neurips.cc/paper/2014/file/4122cb13c7a474c1976c9706ae36521d-Paper.pdf</w:t>
      </w:r>
    </w:p>
    <w:p w14:paraId="6C3EA99A"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Mantel, G. W. H., &amp; Lemon, R. N. (1987). Cross-correlation reveals facilitation of single motor units in thenar muscles by single corticospinal neurones in the conscious monkey. </w:t>
      </w:r>
      <w:r w:rsidRPr="00FD23EA">
        <w:rPr>
          <w:rFonts w:cs="Open Sans"/>
          <w:i/>
          <w:iCs/>
          <w:noProof/>
          <w:szCs w:val="24"/>
        </w:rPr>
        <w:t>Neuroscience Letters</w:t>
      </w:r>
      <w:r w:rsidRPr="00FD23EA">
        <w:rPr>
          <w:rFonts w:cs="Open Sans"/>
          <w:noProof/>
          <w:szCs w:val="24"/>
        </w:rPr>
        <w:t xml:space="preserve">, </w:t>
      </w:r>
      <w:r w:rsidRPr="00FD23EA">
        <w:rPr>
          <w:rFonts w:cs="Open Sans"/>
          <w:i/>
          <w:iCs/>
          <w:noProof/>
          <w:szCs w:val="24"/>
        </w:rPr>
        <w:t>77</w:t>
      </w:r>
      <w:r w:rsidRPr="00FD23EA">
        <w:rPr>
          <w:rFonts w:cs="Open Sans"/>
          <w:noProof/>
          <w:szCs w:val="24"/>
        </w:rPr>
        <w:t>(1), 113–118. https://doi.org/10.1016/0304-3940(87)90617-3</w:t>
      </w:r>
    </w:p>
    <w:p w14:paraId="3AFD68F7"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Paninski, L., Ahmadian, Y., Ferreira, D. G., Koyama, S., Rahnama Rad, K., Vidne, M., Vogelstein, J., &amp; Wu, W. (2010). A new look at state-space models for neural data. In </w:t>
      </w:r>
      <w:r w:rsidRPr="00FD23EA">
        <w:rPr>
          <w:rFonts w:cs="Open Sans"/>
          <w:i/>
          <w:iCs/>
          <w:noProof/>
          <w:szCs w:val="24"/>
        </w:rPr>
        <w:t>Journal of Computational Neuroscience</w:t>
      </w:r>
      <w:r w:rsidRPr="00FD23EA">
        <w:rPr>
          <w:rFonts w:cs="Open Sans"/>
          <w:noProof/>
          <w:szCs w:val="24"/>
        </w:rPr>
        <w:t xml:space="preserve"> (Vol. 29, Issues 1–2, pp. 107–126). Springer. https://doi.org/10.1007/s10827-009-0179-x</w:t>
      </w:r>
    </w:p>
    <w:p w14:paraId="26B0947D"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Perkel, D. H., Gerstein, G. L., &amp; Moore, G. P. (1967). Neuronal Spike Trains and Stochastic Point Processes: II. Simultaneous Spike Trains. </w:t>
      </w:r>
      <w:r w:rsidRPr="00FD23EA">
        <w:rPr>
          <w:rFonts w:cs="Open Sans"/>
          <w:i/>
          <w:iCs/>
          <w:noProof/>
          <w:szCs w:val="24"/>
        </w:rPr>
        <w:t>Biophysical Journal</w:t>
      </w:r>
      <w:r w:rsidRPr="00FD23EA">
        <w:rPr>
          <w:rFonts w:cs="Open Sans"/>
          <w:noProof/>
          <w:szCs w:val="24"/>
        </w:rPr>
        <w:t xml:space="preserve">, </w:t>
      </w:r>
      <w:r w:rsidRPr="00FD23EA">
        <w:rPr>
          <w:rFonts w:cs="Open Sans"/>
          <w:i/>
          <w:iCs/>
          <w:noProof/>
          <w:szCs w:val="24"/>
        </w:rPr>
        <w:t>7</w:t>
      </w:r>
      <w:r w:rsidRPr="00FD23EA">
        <w:rPr>
          <w:rFonts w:cs="Open Sans"/>
          <w:noProof/>
          <w:szCs w:val="24"/>
        </w:rPr>
        <w:t>(4), 419–440. https://doi.org/10.1016/S0006-3495(67)86597-4</w:t>
      </w:r>
    </w:p>
    <w:p w14:paraId="5F3D4132"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Rauch, H. E., Tung, F., &amp; Striebel, C. T. (1965). Maximum likelihood estimates of linear dynamic systems. </w:t>
      </w:r>
      <w:r w:rsidRPr="00FD23EA">
        <w:rPr>
          <w:rFonts w:cs="Open Sans"/>
          <w:i/>
          <w:iCs/>
          <w:noProof/>
          <w:szCs w:val="24"/>
        </w:rPr>
        <w:t>AIAA Journal</w:t>
      </w:r>
      <w:r w:rsidRPr="00FD23EA">
        <w:rPr>
          <w:rFonts w:cs="Open Sans"/>
          <w:noProof/>
          <w:szCs w:val="24"/>
        </w:rPr>
        <w:t xml:space="preserve">, </w:t>
      </w:r>
      <w:r w:rsidRPr="00FD23EA">
        <w:rPr>
          <w:rFonts w:cs="Open Sans"/>
          <w:i/>
          <w:iCs/>
          <w:noProof/>
          <w:szCs w:val="24"/>
        </w:rPr>
        <w:t>3</w:t>
      </w:r>
      <w:r w:rsidRPr="00FD23EA">
        <w:rPr>
          <w:rFonts w:cs="Open Sans"/>
          <w:noProof/>
          <w:szCs w:val="24"/>
        </w:rPr>
        <w:t>(8), 1445–1450. https://doi.org/10.2514/3.3166</w:t>
      </w:r>
    </w:p>
    <w:p w14:paraId="4BFB076F"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Ren, N., Ito, S., Hafizi, H., Beggs, J. M., &amp; Stevenson, I. H. (2020). Model-based detection of putative synaptic connections from spike recordings with latency and type constraints. </w:t>
      </w:r>
      <w:r w:rsidRPr="00FD23EA">
        <w:rPr>
          <w:rFonts w:cs="Open Sans"/>
          <w:i/>
          <w:iCs/>
          <w:noProof/>
          <w:szCs w:val="24"/>
        </w:rPr>
        <w:t>Journal of Neurophysiology</w:t>
      </w:r>
      <w:r w:rsidRPr="00FD23EA">
        <w:rPr>
          <w:rFonts w:cs="Open Sans"/>
          <w:noProof/>
          <w:szCs w:val="24"/>
        </w:rPr>
        <w:t>. https://doi.org/10.1152/jn.00066.2020</w:t>
      </w:r>
    </w:p>
    <w:p w14:paraId="78591938"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Smith, A. C., &amp; Brown, E. N. (2003). Estimating a state-space model from point process observations. </w:t>
      </w:r>
      <w:r w:rsidRPr="00FD23EA">
        <w:rPr>
          <w:rFonts w:cs="Open Sans"/>
          <w:i/>
          <w:iCs/>
          <w:noProof/>
          <w:szCs w:val="24"/>
        </w:rPr>
        <w:t>Neural Computation</w:t>
      </w:r>
      <w:r w:rsidRPr="00FD23EA">
        <w:rPr>
          <w:rFonts w:cs="Open Sans"/>
          <w:noProof/>
          <w:szCs w:val="24"/>
        </w:rPr>
        <w:t xml:space="preserve">, </w:t>
      </w:r>
      <w:r w:rsidRPr="00FD23EA">
        <w:rPr>
          <w:rFonts w:cs="Open Sans"/>
          <w:i/>
          <w:iCs/>
          <w:noProof/>
          <w:szCs w:val="24"/>
        </w:rPr>
        <w:t>15</w:t>
      </w:r>
      <w:r w:rsidRPr="00FD23EA">
        <w:rPr>
          <w:rFonts w:cs="Open Sans"/>
          <w:noProof/>
          <w:szCs w:val="24"/>
        </w:rPr>
        <w:t>(5), 965–991. https://doi.org/10.1162/089976603765202622</w:t>
      </w:r>
    </w:p>
    <w:p w14:paraId="0D2968C4"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Stevenson, I. H. (2016). Flexible models for spike count data with both over- and under- dispersion. </w:t>
      </w:r>
      <w:r w:rsidRPr="00FD23EA">
        <w:rPr>
          <w:rFonts w:cs="Open Sans"/>
          <w:i/>
          <w:iCs/>
          <w:noProof/>
          <w:szCs w:val="24"/>
        </w:rPr>
        <w:t>Journal of Computational Neuroscience</w:t>
      </w:r>
      <w:r w:rsidRPr="00FD23EA">
        <w:rPr>
          <w:rFonts w:cs="Open Sans"/>
          <w:noProof/>
          <w:szCs w:val="24"/>
        </w:rPr>
        <w:t xml:space="preserve">, </w:t>
      </w:r>
      <w:r w:rsidRPr="00FD23EA">
        <w:rPr>
          <w:rFonts w:cs="Open Sans"/>
          <w:i/>
          <w:iCs/>
          <w:noProof/>
          <w:szCs w:val="24"/>
        </w:rPr>
        <w:t>41</w:t>
      </w:r>
      <w:r w:rsidRPr="00FD23EA">
        <w:rPr>
          <w:rFonts w:cs="Open Sans"/>
          <w:noProof/>
          <w:szCs w:val="24"/>
        </w:rPr>
        <w:t>(1), 29–43. https://doi.org/10.1007/s10827-016-</w:t>
      </w:r>
      <w:r w:rsidRPr="00FD23EA">
        <w:rPr>
          <w:rFonts w:cs="Open Sans"/>
          <w:noProof/>
          <w:szCs w:val="24"/>
        </w:rPr>
        <w:lastRenderedPageBreak/>
        <w:t>0603-y</w:t>
      </w:r>
    </w:p>
    <w:p w14:paraId="08A4DE94"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Stevenson, I. H. (2018). Omitted Variable Bias in GLMs of Neural Spiking Activity. </w:t>
      </w:r>
      <w:r w:rsidRPr="00FD23EA">
        <w:rPr>
          <w:rFonts w:cs="Open Sans"/>
          <w:i/>
          <w:iCs/>
          <w:noProof/>
          <w:szCs w:val="24"/>
        </w:rPr>
        <w:t>Neural Computation</w:t>
      </w:r>
      <w:r w:rsidRPr="00FD23EA">
        <w:rPr>
          <w:rFonts w:cs="Open Sans"/>
          <w:noProof/>
          <w:szCs w:val="24"/>
        </w:rPr>
        <w:t xml:space="preserve">, </w:t>
      </w:r>
      <w:r w:rsidRPr="00FD23EA">
        <w:rPr>
          <w:rFonts w:cs="Open Sans"/>
          <w:i/>
          <w:iCs/>
          <w:noProof/>
          <w:szCs w:val="24"/>
        </w:rPr>
        <w:t>30</w:t>
      </w:r>
      <w:r w:rsidRPr="00FD23EA">
        <w:rPr>
          <w:rFonts w:cs="Open Sans"/>
          <w:noProof/>
          <w:szCs w:val="24"/>
        </w:rPr>
        <w:t>(12), 3227–3258. https://doi.org/10.1162/neco_a_01138</w:t>
      </w:r>
    </w:p>
    <w:p w14:paraId="37FB9029"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Stevenson, I. H., &amp; Kording, K. (2011). Inferring spike-timing-dependent plasticity from spike train data. In J. Shawe-Taylor, R. S. Zemel, P. Bartlett, F. C. N. Pereira, &amp; K. Q. Weinberger (Eds.), </w:t>
      </w:r>
      <w:r w:rsidRPr="00FD23EA">
        <w:rPr>
          <w:rFonts w:cs="Open Sans"/>
          <w:i/>
          <w:iCs/>
          <w:noProof/>
          <w:szCs w:val="24"/>
        </w:rPr>
        <w:t>Advances in Neural Information Processing Systems</w:t>
      </w:r>
      <w:r w:rsidRPr="00FD23EA">
        <w:rPr>
          <w:rFonts w:cs="Open Sans"/>
          <w:noProof/>
          <w:szCs w:val="24"/>
        </w:rPr>
        <w:t xml:space="preserve"> (Vol. 24).</w:t>
      </w:r>
    </w:p>
    <w:p w14:paraId="48D637CE"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Swadlow, H. A., &amp; Gusev, A. G. (2001). The impact of “bursting” thalamic impulses at a neocortical synapse. </w:t>
      </w:r>
      <w:r w:rsidRPr="00FD23EA">
        <w:rPr>
          <w:rFonts w:cs="Open Sans"/>
          <w:i/>
          <w:iCs/>
          <w:noProof/>
          <w:szCs w:val="24"/>
        </w:rPr>
        <w:t>Nature Neuroscience</w:t>
      </w:r>
      <w:r w:rsidRPr="00FD23EA">
        <w:rPr>
          <w:rFonts w:cs="Open Sans"/>
          <w:noProof/>
          <w:szCs w:val="24"/>
        </w:rPr>
        <w:t xml:space="preserve">, </w:t>
      </w:r>
      <w:r w:rsidRPr="00FD23EA">
        <w:rPr>
          <w:rFonts w:cs="Open Sans"/>
          <w:i/>
          <w:iCs/>
          <w:noProof/>
          <w:szCs w:val="24"/>
        </w:rPr>
        <w:t>4</w:t>
      </w:r>
      <w:r w:rsidRPr="00FD23EA">
        <w:rPr>
          <w:rFonts w:cs="Open Sans"/>
          <w:noProof/>
          <w:szCs w:val="24"/>
        </w:rPr>
        <w:t>(4), 402–408. https://doi.org/10.1038/86054</w:t>
      </w:r>
    </w:p>
    <w:p w14:paraId="5D27BB8A"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Truccolo, W., Eden, U. T., Fellows, M. R., Donoghue, J. P., &amp; Brown, E. N. (2005). A Point Process Framework for Relating Neural Spiking Activity to Spiking History, Neural Ensemble, and Extrinsic Covariate Effects. </w:t>
      </w:r>
      <w:r w:rsidRPr="00FD23EA">
        <w:rPr>
          <w:rFonts w:cs="Open Sans"/>
          <w:i/>
          <w:iCs/>
          <w:noProof/>
          <w:szCs w:val="24"/>
        </w:rPr>
        <w:t>Journal of Neurophysiology</w:t>
      </w:r>
      <w:r w:rsidRPr="00FD23EA">
        <w:rPr>
          <w:rFonts w:cs="Open Sans"/>
          <w:noProof/>
          <w:szCs w:val="24"/>
        </w:rPr>
        <w:t xml:space="preserve">, </w:t>
      </w:r>
      <w:r w:rsidRPr="00FD23EA">
        <w:rPr>
          <w:rFonts w:cs="Open Sans"/>
          <w:i/>
          <w:iCs/>
          <w:noProof/>
          <w:szCs w:val="24"/>
        </w:rPr>
        <w:t>93</w:t>
      </w:r>
      <w:r w:rsidRPr="00FD23EA">
        <w:rPr>
          <w:rFonts w:cs="Open Sans"/>
          <w:noProof/>
          <w:szCs w:val="24"/>
        </w:rPr>
        <w:t>(2), 1074–1089.</w:t>
      </w:r>
    </w:p>
    <w:p w14:paraId="585297F0" w14:textId="77777777" w:rsidR="00FD23EA" w:rsidRPr="00FD23EA" w:rsidRDefault="00FD23EA" w:rsidP="00FD23EA">
      <w:pPr>
        <w:widowControl w:val="0"/>
        <w:autoSpaceDE w:val="0"/>
        <w:autoSpaceDN w:val="0"/>
        <w:adjustRightInd w:val="0"/>
        <w:spacing w:line="240" w:lineRule="auto"/>
        <w:ind w:left="480" w:hanging="480"/>
        <w:rPr>
          <w:rFonts w:cs="Open Sans"/>
          <w:noProof/>
          <w:szCs w:val="24"/>
        </w:rPr>
      </w:pPr>
      <w:r w:rsidRPr="00FD23EA">
        <w:rPr>
          <w:rFonts w:cs="Open Sans"/>
          <w:noProof/>
          <w:szCs w:val="24"/>
        </w:rPr>
        <w:t xml:space="preserve">Usrey, W. M., Alonso, J. M., &amp; Reid, R. C. (2000). Synaptic interactions between thalamic inputs to simple cells in cat visual cortex. </w:t>
      </w:r>
      <w:r w:rsidRPr="00FD23EA">
        <w:rPr>
          <w:rFonts w:cs="Open Sans"/>
          <w:i/>
          <w:iCs/>
          <w:noProof/>
          <w:szCs w:val="24"/>
        </w:rPr>
        <w:t>Journal of Neuroscience</w:t>
      </w:r>
      <w:r w:rsidRPr="00FD23EA">
        <w:rPr>
          <w:rFonts w:cs="Open Sans"/>
          <w:noProof/>
          <w:szCs w:val="24"/>
        </w:rPr>
        <w:t xml:space="preserve">, </w:t>
      </w:r>
      <w:r w:rsidRPr="00FD23EA">
        <w:rPr>
          <w:rFonts w:cs="Open Sans"/>
          <w:i/>
          <w:iCs/>
          <w:noProof/>
          <w:szCs w:val="24"/>
        </w:rPr>
        <w:t>20</w:t>
      </w:r>
      <w:r w:rsidRPr="00FD23EA">
        <w:rPr>
          <w:rFonts w:cs="Open Sans"/>
          <w:noProof/>
          <w:szCs w:val="24"/>
        </w:rPr>
        <w:t>(14), 5461–5467. https://doi.org/10.1523/jneurosci.20-14-05461.2000</w:t>
      </w:r>
    </w:p>
    <w:p w14:paraId="739BC739" w14:textId="77777777" w:rsidR="00FD23EA" w:rsidRPr="00FD23EA" w:rsidRDefault="00FD23EA" w:rsidP="00FD23EA">
      <w:pPr>
        <w:widowControl w:val="0"/>
        <w:autoSpaceDE w:val="0"/>
        <w:autoSpaceDN w:val="0"/>
        <w:adjustRightInd w:val="0"/>
        <w:spacing w:line="240" w:lineRule="auto"/>
        <w:ind w:left="480" w:hanging="480"/>
        <w:rPr>
          <w:rFonts w:cs="Open Sans"/>
          <w:noProof/>
        </w:rPr>
      </w:pPr>
      <w:r w:rsidRPr="00FD23EA">
        <w:rPr>
          <w:rFonts w:cs="Open Sans"/>
          <w:noProof/>
          <w:szCs w:val="24"/>
        </w:rPr>
        <w:t xml:space="preserve">Zucker, R. S., &amp; Regehr, W. G. (2002). Short-Term Synaptic Plasticity. </w:t>
      </w:r>
      <w:r w:rsidRPr="00FD23EA">
        <w:rPr>
          <w:rFonts w:cs="Open Sans"/>
          <w:i/>
          <w:iCs/>
          <w:noProof/>
          <w:szCs w:val="24"/>
        </w:rPr>
        <w:t>Annual Review of Physiology</w:t>
      </w:r>
      <w:r w:rsidRPr="00FD23EA">
        <w:rPr>
          <w:rFonts w:cs="Open Sans"/>
          <w:noProof/>
          <w:szCs w:val="24"/>
        </w:rPr>
        <w:t xml:space="preserve">, </w:t>
      </w:r>
      <w:r w:rsidRPr="00FD23EA">
        <w:rPr>
          <w:rFonts w:cs="Open Sans"/>
          <w:i/>
          <w:iCs/>
          <w:noProof/>
          <w:szCs w:val="24"/>
        </w:rPr>
        <w:t>64</w:t>
      </w:r>
      <w:r w:rsidRPr="00FD23EA">
        <w:rPr>
          <w:rFonts w:cs="Open Sans"/>
          <w:noProof/>
          <w:szCs w:val="24"/>
        </w:rPr>
        <w:t>(1), 355–405. https://doi.org/10.1146/annurev.physiol.64.092501.114547</w:t>
      </w:r>
    </w:p>
    <w:p w14:paraId="2C03D71B" w14:textId="70C4758F" w:rsidR="00244216" w:rsidRPr="00A76700" w:rsidRDefault="00510B75" w:rsidP="000C7168">
      <w:pPr>
        <w:jc w:val="both"/>
        <w:rPr>
          <w:rFonts w:cs="Open Sans"/>
          <w:sz w:val="20"/>
          <w:szCs w:val="20"/>
        </w:rPr>
      </w:pPr>
      <w:r>
        <w:fldChar w:fldCharType="end"/>
      </w:r>
    </w:p>
    <w:sectPr w:rsidR="00244216" w:rsidRPr="00A76700" w:rsidSect="009F6264">
      <w:footerReference w:type="default" r:id="rId27"/>
      <w:pgSz w:w="12240" w:h="15840"/>
      <w:pgMar w:top="1152" w:right="1152" w:bottom="1152" w:left="1152"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anchao Wei" w:date="2020-12-20T15:11:00Z" w:initials="GW">
    <w:p w14:paraId="7871B893" w14:textId="77777777" w:rsidR="001D23B0" w:rsidRDefault="001D23B0" w:rsidP="003E3821">
      <w:pPr>
        <w:jc w:val="both"/>
      </w:pPr>
      <w:r>
        <w:rPr>
          <w:rStyle w:val="CommentReference"/>
        </w:rPr>
        <w:annotationRef/>
      </w:r>
      <w:r>
        <w:t>Cite along with Swadlow for partitions based on ISI…</w:t>
      </w:r>
    </w:p>
    <w:p w14:paraId="3DC2C4A2" w14:textId="77777777" w:rsidR="001D23B0" w:rsidRDefault="001D23B0" w:rsidP="003E3821">
      <w:pPr>
        <w:jc w:val="both"/>
      </w:pPr>
      <w:r w:rsidRPr="0018525B">
        <w:t xml:space="preserve">https://www.jneurosci.org/content/20/14/5461.short </w:t>
      </w:r>
    </w:p>
    <w:p w14:paraId="73FE3D9C" w14:textId="77777777" w:rsidR="001D23B0" w:rsidRDefault="001D23B0" w:rsidP="003E3821">
      <w:pPr>
        <w:jc w:val="both"/>
      </w:pPr>
      <w:hyperlink r:id="rId1" w:history="1">
        <w:r w:rsidRPr="005F5F56">
          <w:rPr>
            <w:rStyle w:val="Hyperlink"/>
          </w:rPr>
          <w:t>https://www.sciencedirect.com/science/article/abs/pii/0304394087906173</w:t>
        </w:r>
      </w:hyperlink>
    </w:p>
    <w:p w14:paraId="7B8E83CD" w14:textId="77777777" w:rsidR="001D23B0" w:rsidRDefault="001D23B0" w:rsidP="003E3821">
      <w:pPr>
        <w:jc w:val="both"/>
      </w:pPr>
      <w:hyperlink r:id="rId2" w:history="1">
        <w:r w:rsidRPr="005F5F56">
          <w:rPr>
            <w:rStyle w:val="Hyperlink"/>
          </w:rPr>
          <w:t>https://www.sciencedirect.com/science/article/pii/S0896627300805255</w:t>
        </w:r>
      </w:hyperlink>
    </w:p>
    <w:p w14:paraId="66323A20" w14:textId="256352AD" w:rsidR="001D23B0" w:rsidRDefault="001D23B0" w:rsidP="003E3821">
      <w:pPr>
        <w:pStyle w:val="CommentText"/>
      </w:pPr>
      <w:r w:rsidRPr="0018525B">
        <w:t>https://jov.arvojournals.org/article.aspx?articleid=2122035</w:t>
      </w:r>
    </w:p>
  </w:comment>
  <w:comment w:id="30" w:author="Ganchao Wei" w:date="2020-12-13T09:18:00Z" w:initials="GW">
    <w:p w14:paraId="6756882C" w14:textId="10468FFD" w:rsidR="001D23B0" w:rsidRDefault="001D23B0">
      <w:pPr>
        <w:pStyle w:val="CommentText"/>
        <w:rPr>
          <w:lang w:eastAsia="zh-CN"/>
        </w:rPr>
      </w:pPr>
      <w:r>
        <w:rPr>
          <w:rStyle w:val="CommentReference"/>
        </w:rPr>
        <w:annotationRef/>
      </w:r>
      <w:r>
        <w:rPr>
          <w:rFonts w:hint="eastAsia"/>
          <w:lang w:eastAsia="zh-CN"/>
        </w:rPr>
        <w:t>I</w:t>
      </w:r>
      <w:r>
        <w:rPr>
          <w:lang w:eastAsia="zh-CN"/>
        </w:rPr>
        <w:t>’m not clear why it is necessary to emphasize “h steps” here. Personally, I prefer “1:k-1”, since it’s more concise. Otherwise, do we need change “1:k-1” to “k-h:k-1” for the remaining part?</w:t>
      </w:r>
    </w:p>
  </w:comment>
  <w:comment w:id="54" w:author="ian" w:date="2020-12-10T10:11:00Z" w:initials="i">
    <w:p w14:paraId="2118F302" w14:textId="0A9B8F96" w:rsidR="001D23B0" w:rsidRDefault="001D23B0">
      <w:pPr>
        <w:pStyle w:val="CommentText"/>
      </w:pPr>
      <w:r>
        <w:rPr>
          <w:rStyle w:val="CommentReference"/>
        </w:rPr>
        <w:annotationRef/>
      </w:r>
      <w:r>
        <w:t>I thought we did include history in most of the results. Also, I’m not sure this citation and the point about bias makes sense here.</w:t>
      </w:r>
    </w:p>
  </w:comment>
  <w:comment w:id="84" w:author="ian" w:date="2020-11-20T15:58:00Z" w:initials="i">
    <w:p w14:paraId="125D3E42" w14:textId="0F0CCFA7" w:rsidR="001D23B0" w:rsidRDefault="001D23B0">
      <w:pPr>
        <w:pStyle w:val="CommentText"/>
      </w:pPr>
      <w:r>
        <w:rPr>
          <w:rStyle w:val="CommentReference"/>
        </w:rPr>
        <w:annotationRef/>
      </w:r>
      <w:r>
        <w:t>Is it two-stage? Somehow I was thinking it’s just a single optimization, but with random restarts (which we should mention, since it’s not a convex optimization)</w:t>
      </w:r>
    </w:p>
  </w:comment>
  <w:comment w:id="85" w:author="Ganchao Wei" w:date="2020-11-21T19:07:00Z" w:initials="GW">
    <w:p w14:paraId="4CF47A2A" w14:textId="6EAC53F5" w:rsidR="001D23B0" w:rsidRDefault="001D23B0">
      <w:pPr>
        <w:pStyle w:val="CommentText"/>
      </w:pPr>
      <w:r>
        <w:rPr>
          <w:rStyle w:val="CommentReference"/>
        </w:rPr>
        <w:annotationRef/>
      </w:r>
      <w:r>
        <w:t>The paper said the parameters are estimated in two stages (line 145-149).</w:t>
      </w:r>
    </w:p>
  </w:comment>
  <w:comment w:id="86" w:author="ian" w:date="2020-12-10T10:29:00Z" w:initials="i">
    <w:p w14:paraId="5DACB1E8" w14:textId="55A2D754" w:rsidR="001D23B0" w:rsidRDefault="001D23B0">
      <w:pPr>
        <w:pStyle w:val="CommentText"/>
      </w:pPr>
      <w:r>
        <w:rPr>
          <w:rStyle w:val="CommentReference"/>
        </w:rPr>
        <w:annotationRef/>
      </w:r>
      <w:r>
        <w:t>Is there a penalty in the version that you are using? If there is we need to explain it or say that it’s the same as Ren et al (if that’s how it is).</w:t>
      </w:r>
    </w:p>
  </w:comment>
  <w:comment w:id="87" w:author="Ganchao Wei" w:date="2020-12-13T09:40:00Z" w:initials="GW">
    <w:p w14:paraId="11B62746" w14:textId="6A36506D" w:rsidR="001D23B0" w:rsidRDefault="001D23B0">
      <w:pPr>
        <w:pStyle w:val="CommentText"/>
      </w:pPr>
      <w:r>
        <w:rPr>
          <w:rStyle w:val="CommentReference"/>
        </w:rPr>
        <w:annotationRef/>
      </w:r>
      <w:r>
        <w:t>I think I didn’t use the penalized version. Sorry for the confusion…</w:t>
      </w:r>
    </w:p>
  </w:comment>
  <w:comment w:id="88" w:author="ian" w:date="2020-12-10T11:11:00Z" w:initials="i">
    <w:p w14:paraId="0C47450C" w14:textId="01FFB649" w:rsidR="001D23B0" w:rsidRDefault="001D23B0">
      <w:pPr>
        <w:pStyle w:val="CommentText"/>
      </w:pPr>
      <w:r>
        <w:rPr>
          <w:rStyle w:val="CommentReference"/>
        </w:rPr>
        <w:annotationRef/>
      </w:r>
      <w:r>
        <w:t xml:space="preserve">I’m basing this all on </w:t>
      </w:r>
      <w:proofErr w:type="spellStart"/>
      <w:r>
        <w:t>synConEst.m</w:t>
      </w:r>
      <w:proofErr w:type="spellEnd"/>
      <w:r>
        <w:t>… you should double check that it’s right</w:t>
      </w:r>
    </w:p>
  </w:comment>
  <w:comment w:id="89" w:author="Ganchao Wei" w:date="2020-12-13T09:45:00Z" w:initials="GW">
    <w:p w14:paraId="5B5EBFEC" w14:textId="6B47366D" w:rsidR="001D23B0" w:rsidRDefault="001D23B0">
      <w:pPr>
        <w:pStyle w:val="CommentText"/>
      </w:pPr>
      <w:r>
        <w:rPr>
          <w:rStyle w:val="CommentReference"/>
        </w:rPr>
        <w:annotationRef/>
      </w:r>
      <w:r>
        <w:t>Yes, you are right.</w:t>
      </w:r>
    </w:p>
  </w:comment>
  <w:comment w:id="277" w:author="Ganchao Wei" w:date="2020-12-14T08:59:00Z" w:initials="GW">
    <w:p w14:paraId="2D7FA770" w14:textId="62BEB185" w:rsidR="001D23B0" w:rsidRDefault="001D23B0">
      <w:pPr>
        <w:pStyle w:val="CommentText"/>
      </w:pPr>
      <w:r>
        <w:rPr>
          <w:rStyle w:val="CommentReference"/>
        </w:rPr>
        <w:annotationRef/>
      </w:r>
      <w:r w:rsidRPr="00630EA0">
        <w:t xml:space="preserve">basis = </w:t>
      </w:r>
      <w:proofErr w:type="spellStart"/>
      <w:r w:rsidRPr="00630EA0">
        <w:t>getBasis</w:t>
      </w:r>
      <w:proofErr w:type="spellEnd"/>
      <w:r w:rsidRPr="00630EA0">
        <w:t>('</w:t>
      </w:r>
      <w:proofErr w:type="spellStart"/>
      <w:r w:rsidRPr="00630EA0">
        <w:t>rcos</w:t>
      </w:r>
      <w:proofErr w:type="spellEnd"/>
      <w:r w:rsidRPr="00630EA0">
        <w:t>', 5, 450, 50,0);</w:t>
      </w:r>
    </w:p>
  </w:comment>
  <w:comment w:id="278" w:author="ian" w:date="2020-12-10T14:07:00Z" w:initials="i">
    <w:p w14:paraId="391966E2" w14:textId="6124F947" w:rsidR="001D23B0" w:rsidRDefault="001D23B0">
      <w:pPr>
        <w:pStyle w:val="CommentText"/>
      </w:pPr>
      <w:r>
        <w:rPr>
          <w:rStyle w:val="CommentReference"/>
        </w:rPr>
        <w:annotationRef/>
      </w:r>
      <w:r>
        <w:t>Which results do this?</w:t>
      </w:r>
    </w:p>
  </w:comment>
  <w:comment w:id="279" w:author="Ganchao Wei" w:date="2020-12-13T10:07:00Z" w:initials="GW">
    <w:p w14:paraId="69B1FDF2" w14:textId="0B08E997" w:rsidR="001D23B0" w:rsidRDefault="001D23B0">
      <w:pPr>
        <w:pStyle w:val="CommentText"/>
      </w:pPr>
      <w:r>
        <w:rPr>
          <w:rStyle w:val="CommentReference"/>
        </w:rPr>
        <w:annotationRef/>
      </w:r>
      <w:r>
        <w:t xml:space="preserve">All results except for results in “Selection of Hyper-parameter </w:t>
      </w:r>
      <m:oMath>
        <m:r>
          <m:rPr>
            <m:sty m:val="bi"/>
          </m:rPr>
          <w:rPr>
            <w:rFonts w:ascii="Cambria Math" w:hAnsi="Cambria Math"/>
          </w:rPr>
          <m:t>Q</m:t>
        </m:r>
      </m:oMath>
      <w:r>
        <w:t xml:space="preserve"> in Adaptive Smoothing”</w:t>
      </w:r>
    </w:p>
  </w:comment>
  <w:comment w:id="389" w:author="Ganchao Wei" w:date="2020-12-16T20:35:00Z" w:initials="GW">
    <w:p w14:paraId="195C2371" w14:textId="77777777" w:rsidR="001D23B0" w:rsidRDefault="001D23B0" w:rsidP="000C4E1C">
      <w:pPr>
        <w:pStyle w:val="CommentText"/>
      </w:pPr>
      <w:r>
        <w:rPr>
          <w:rStyle w:val="CommentReference"/>
        </w:rPr>
        <w:annotationRef/>
      </w:r>
      <w:r>
        <w:t>Is this acceptable? I just found I set baseline to be 6, i.e. post-firing rate = exp(6)Hz = 400Hz</w:t>
      </w:r>
    </w:p>
  </w:comment>
  <w:comment w:id="463" w:author="ian" w:date="2020-12-15T12:23:00Z" w:initials="i">
    <w:p w14:paraId="5183626B" w14:textId="1C892E3F" w:rsidR="001D23B0" w:rsidRDefault="001D23B0">
      <w:pPr>
        <w:pStyle w:val="CommentText"/>
      </w:pPr>
      <w:r>
        <w:rPr>
          <w:rStyle w:val="CommentReference"/>
        </w:rPr>
        <w:annotationRef/>
      </w:r>
      <w:r>
        <w:t>Still needs a better ending</w:t>
      </w:r>
    </w:p>
  </w:comment>
  <w:comment w:id="464" w:author="ian" w:date="2020-12-15T12:31:00Z" w:initials="i">
    <w:p w14:paraId="7ACA5019" w14:textId="14BD9F19" w:rsidR="001D23B0" w:rsidRDefault="001D23B0">
      <w:pPr>
        <w:pStyle w:val="CommentText"/>
      </w:pPr>
      <w:r>
        <w:rPr>
          <w:rStyle w:val="CommentReference"/>
        </w:rPr>
        <w:annotationRef/>
      </w:r>
      <w:r>
        <w:t>We had this in the figure at some point. Can decide if we want to add it back...</w:t>
      </w:r>
    </w:p>
  </w:comment>
  <w:comment w:id="465" w:author="Ganchao Wei" w:date="2020-12-20T10:19:00Z" w:initials="GW">
    <w:p w14:paraId="4833CFE4" w14:textId="22B13A2B" w:rsidR="001D23B0" w:rsidRDefault="001D23B0">
      <w:pPr>
        <w:pStyle w:val="CommentText"/>
      </w:pPr>
      <w:r>
        <w:rPr>
          <w:rStyle w:val="CommentReference"/>
        </w:rPr>
        <w:annotationRef/>
      </w:r>
      <w:r>
        <w:t>You mean partition cross-correlograms according to 1) a very fine partition of recording time, which will lead to a bunch of split plots; or 2) according to quantiles of postsynaptic firing rate?</w:t>
      </w:r>
    </w:p>
    <w:p w14:paraId="057C80FC" w14:textId="77777777" w:rsidR="001D23B0" w:rsidRDefault="001D23B0">
      <w:pPr>
        <w:pStyle w:val="CommentText"/>
      </w:pPr>
    </w:p>
    <w:p w14:paraId="79A70A7C" w14:textId="4B4CE3D1" w:rsidR="001D23B0" w:rsidRDefault="001D23B0">
      <w:pPr>
        <w:pStyle w:val="CommentText"/>
      </w:pPr>
      <w:r>
        <w:t>Since now baseline is changing somewhat faster, split by quartiles of T is not enough.</w:t>
      </w:r>
    </w:p>
  </w:comment>
  <w:comment w:id="506" w:author="Ganchao Wei" w:date="2020-12-20T10:45:00Z" w:initials="GW">
    <w:p w14:paraId="5BAB0C29" w14:textId="3DFC1900" w:rsidR="001D23B0" w:rsidRDefault="001D23B0">
      <w:pPr>
        <w:pStyle w:val="CommentText"/>
        <w:rPr>
          <w:lang w:eastAsia="zh-CN"/>
        </w:rPr>
      </w:pPr>
      <w:r>
        <w:rPr>
          <w:rStyle w:val="CommentReference"/>
        </w:rPr>
        <w:annotationRef/>
      </w:r>
      <w:r>
        <w:rPr>
          <w:lang w:eastAsia="zh-CN"/>
        </w:rPr>
        <w:t xml:space="preserve">the prediction likelihood is not approximately independent. </w:t>
      </w:r>
      <w:r>
        <w:t xml:space="preserve">However, </w:t>
      </w:r>
      <m:oMath>
        <m:sSub>
          <m:sSubPr>
            <m:ctrlPr>
              <w:rPr>
                <w:rFonts w:ascii="Cambria Math" w:hAnsi="Cambria Math"/>
                <w:i/>
                <w:lang w:eastAsia="zh-CN"/>
              </w:rPr>
            </m:ctrlPr>
          </m:sSubPr>
          <m:e>
            <m:r>
              <w:rPr>
                <w:rFonts w:ascii="Cambria Math" w:hAnsi="Cambria Math"/>
                <w:lang w:eastAsia="zh-CN"/>
              </w:rPr>
              <m:t>Q</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L</m:t>
                </m:r>
              </m:sub>
            </m:sSub>
          </m:sub>
        </m:sSub>
      </m:oMath>
      <w:r>
        <w:rPr>
          <w:lang w:eastAsia="zh-CN"/>
        </w:rPr>
        <w:t xml:space="preserve"> has negligible influence on prediction likelihood within reasonable range.</w:t>
      </w:r>
    </w:p>
  </w:comment>
  <w:comment w:id="533" w:author="ian" w:date="2020-12-15T15:06:00Z" w:initials="i">
    <w:p w14:paraId="764B3790" w14:textId="3E9F766A" w:rsidR="001D23B0" w:rsidRDefault="001D23B0">
      <w:pPr>
        <w:pStyle w:val="CommentText"/>
      </w:pPr>
      <w:r>
        <w:rPr>
          <w:rStyle w:val="CommentReference"/>
        </w:rPr>
        <w:annotationRef/>
      </w:r>
    </w:p>
  </w:comment>
  <w:comment w:id="555" w:author="Ganchao Wei" w:date="2020-12-20T14:38:00Z" w:initials="GW">
    <w:p w14:paraId="5F4071C1" w14:textId="77777777" w:rsidR="001D23B0" w:rsidRDefault="001D23B0" w:rsidP="007D452E">
      <w:pPr>
        <w:jc w:val="both"/>
      </w:pPr>
      <w:r>
        <w:rPr>
          <w:rStyle w:val="CommentReference"/>
        </w:rPr>
        <w:annotationRef/>
      </w:r>
      <w:r>
        <w:t>[Limitations of the model]</w:t>
      </w:r>
    </w:p>
    <w:p w14:paraId="4658E6D9" w14:textId="77777777" w:rsidR="001D23B0" w:rsidRDefault="001D23B0" w:rsidP="007D452E">
      <w:pPr>
        <w:jc w:val="both"/>
      </w:pPr>
      <w:r>
        <w:t>[Possible extensions of the model]</w:t>
      </w:r>
    </w:p>
    <w:p w14:paraId="63524404" w14:textId="5B9CDA03" w:rsidR="001D23B0" w:rsidRDefault="001D23B0" w:rsidP="007D452E">
      <w:pPr>
        <w:pStyle w:val="CommentText"/>
      </w:pPr>
      <w:r>
        <w:t>[Prospects for real data…]</w:t>
      </w:r>
    </w:p>
  </w:comment>
  <w:comment w:id="565" w:author="Ganchao Wei" w:date="2020-12-20T14:38:00Z" w:initials="GW">
    <w:p w14:paraId="60266280" w14:textId="437F7C2E" w:rsidR="001D23B0" w:rsidRDefault="001D23B0">
      <w:pPr>
        <w:pStyle w:val="CommentText"/>
      </w:pPr>
      <w:r>
        <w:rPr>
          <w:rStyle w:val="CommentReference"/>
        </w:rPr>
        <w:annotationRef/>
      </w:r>
      <w:r>
        <w:t>What’s the latest research? Do they solve this problem?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323A20" w15:done="0"/>
  <w15:commentEx w15:paraId="6756882C" w15:done="0"/>
  <w15:commentEx w15:paraId="2118F302" w15:done="0"/>
  <w15:commentEx w15:paraId="125D3E42" w15:done="0"/>
  <w15:commentEx w15:paraId="4CF47A2A" w15:paraIdParent="125D3E42" w15:done="0"/>
  <w15:commentEx w15:paraId="5DACB1E8" w15:done="0"/>
  <w15:commentEx w15:paraId="11B62746" w15:paraIdParent="5DACB1E8" w15:done="0"/>
  <w15:commentEx w15:paraId="0C47450C" w15:done="0"/>
  <w15:commentEx w15:paraId="5B5EBFEC" w15:paraIdParent="0C47450C" w15:done="0"/>
  <w15:commentEx w15:paraId="2D7FA770" w15:done="0"/>
  <w15:commentEx w15:paraId="391966E2" w15:done="0"/>
  <w15:commentEx w15:paraId="69B1FDF2" w15:paraIdParent="391966E2" w15:done="0"/>
  <w15:commentEx w15:paraId="195C2371" w15:done="0"/>
  <w15:commentEx w15:paraId="5183626B" w15:done="0"/>
  <w15:commentEx w15:paraId="7ACA5019" w15:done="0"/>
  <w15:commentEx w15:paraId="79A70A7C" w15:paraIdParent="7ACA5019" w15:done="0"/>
  <w15:commentEx w15:paraId="5BAB0C29" w15:done="0"/>
  <w15:commentEx w15:paraId="764B3790" w15:done="0"/>
  <w15:commentEx w15:paraId="63524404" w15:done="0"/>
  <w15:commentEx w15:paraId="602662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C72E4" w16cex:dateUtc="2020-12-10T15:11:00Z"/>
  <w16cex:commentExtensible w16cex:durableId="23626637" w16cex:dateUtc="2020-11-20T20:58:00Z"/>
  <w16cex:commentExtensible w16cex:durableId="237C7707" w16cex:dateUtc="2020-12-10T15:29:00Z"/>
  <w16cex:commentExtensible w16cex:durableId="237C80D0" w16cex:dateUtc="2020-12-10T16:11:00Z"/>
  <w16cex:commentExtensible w16cex:durableId="237CAA18" w16cex:dateUtc="2020-12-10T19:07:00Z"/>
  <w16cex:commentExtensible w16cex:durableId="2381D42E" w16cex:dateUtc="2020-12-14T17:08:00Z"/>
  <w16cex:commentExtensible w16cex:durableId="2381CA80" w16cex:dateUtc="2020-12-14T16:26:00Z"/>
  <w16cex:commentExtensible w16cex:durableId="238300E3" w16cex:dateUtc="2020-12-15T14:31:00Z"/>
  <w16cex:commentExtensible w16cex:durableId="23832933" w16cex:dateUtc="2020-12-15T17:23:00Z"/>
  <w16cex:commentExtensible w16cex:durableId="23832B39" w16cex:dateUtc="2020-12-15T17:31:00Z"/>
  <w16cex:commentExtensible w16cex:durableId="23834B78" w16cex:dateUtc="2020-12-15T19:49:00Z"/>
  <w16cex:commentExtensible w16cex:durableId="23834D14" w16cex:dateUtc="2020-12-15T19:49:00Z"/>
  <w16cex:commentExtensible w16cex:durableId="23834CE7" w16cex:dateUtc="2020-12-15T19:55:00Z"/>
  <w16cex:commentExtensible w16cex:durableId="23834F90" w16cex:dateUtc="2020-12-15T20:06:00Z"/>
  <w16cex:commentExtensible w16cex:durableId="2381C8D4" w16cex:dateUtc="2020-12-14T16:19:00Z"/>
  <w16cex:commentExtensible w16cex:durableId="2383104E" w16cex:dateUtc="2020-12-15T15:37:00Z"/>
  <w16cex:commentExtensible w16cex:durableId="23831477" w16cex:dateUtc="2020-12-15T15:54:00Z"/>
  <w16cex:commentExtensible w16cex:durableId="23830596" w16cex:dateUtc="2020-12-15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323A20" w16cid:durableId="2389E83D"/>
  <w16cid:commentId w16cid:paraId="6756882C" w16cid:durableId="23805AE6"/>
  <w16cid:commentId w16cid:paraId="2118F302" w16cid:durableId="237C72E4"/>
  <w16cid:commentId w16cid:paraId="125D3E42" w16cid:durableId="23626637"/>
  <w16cid:commentId w16cid:paraId="4CF47A2A" w16cid:durableId="2363E3DA"/>
  <w16cid:commentId w16cid:paraId="5DACB1E8" w16cid:durableId="237C7707"/>
  <w16cid:commentId w16cid:paraId="11B62746" w16cid:durableId="23806001"/>
  <w16cid:commentId w16cid:paraId="0C47450C" w16cid:durableId="237C80D0"/>
  <w16cid:commentId w16cid:paraId="5B5EBFEC" w16cid:durableId="2380613C"/>
  <w16cid:commentId w16cid:paraId="2D7FA770" w16cid:durableId="2381A7DC"/>
  <w16cid:commentId w16cid:paraId="391966E2" w16cid:durableId="237CAA18"/>
  <w16cid:commentId w16cid:paraId="69B1FDF2" w16cid:durableId="23806667"/>
  <w16cid:commentId w16cid:paraId="195C2371" w16cid:durableId="2384EE17"/>
  <w16cid:commentId w16cid:paraId="5183626B" w16cid:durableId="23832933"/>
  <w16cid:commentId w16cid:paraId="7ACA5019" w16cid:durableId="23832B39"/>
  <w16cid:commentId w16cid:paraId="79A70A7C" w16cid:durableId="2389A3C8"/>
  <w16cid:commentId w16cid:paraId="5BAB0C29" w16cid:durableId="2389A9B2"/>
  <w16cid:commentId w16cid:paraId="764B3790" w16cid:durableId="23834F90"/>
  <w16cid:commentId w16cid:paraId="63524404" w16cid:durableId="2389E04D"/>
  <w16cid:commentId w16cid:paraId="60266280" w16cid:durableId="2389E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A1802" w14:textId="77777777" w:rsidR="007B669F" w:rsidRDefault="007B669F" w:rsidP="00781D79">
      <w:pPr>
        <w:spacing w:after="0" w:line="240" w:lineRule="auto"/>
      </w:pPr>
      <w:r>
        <w:separator/>
      </w:r>
    </w:p>
  </w:endnote>
  <w:endnote w:type="continuationSeparator" w:id="0">
    <w:p w14:paraId="67AB2727" w14:textId="77777777" w:rsidR="007B669F" w:rsidRDefault="007B669F" w:rsidP="00781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D0CECE" w:themeColor="background2" w:themeShade="E6"/>
      </w:rPr>
      <w:id w:val="-719123570"/>
      <w:docPartObj>
        <w:docPartGallery w:val="Page Numbers (Bottom of Page)"/>
        <w:docPartUnique/>
      </w:docPartObj>
    </w:sdtPr>
    <w:sdtEndPr>
      <w:rPr>
        <w:noProof/>
      </w:rPr>
    </w:sdtEndPr>
    <w:sdtContent>
      <w:p w14:paraId="18D4AA53" w14:textId="77777777" w:rsidR="001D23B0" w:rsidRPr="00072DFF" w:rsidRDefault="001D23B0">
        <w:pPr>
          <w:pStyle w:val="Footer"/>
          <w:jc w:val="right"/>
          <w:rPr>
            <w:color w:val="D0CECE" w:themeColor="background2" w:themeShade="E6"/>
          </w:rPr>
        </w:pPr>
        <w:r w:rsidRPr="00072DFF">
          <w:rPr>
            <w:color w:val="D0CECE" w:themeColor="background2" w:themeShade="E6"/>
          </w:rPr>
          <w:fldChar w:fldCharType="begin"/>
        </w:r>
        <w:r w:rsidRPr="00072DFF">
          <w:rPr>
            <w:color w:val="D0CECE" w:themeColor="background2" w:themeShade="E6"/>
          </w:rPr>
          <w:instrText xml:space="preserve"> PAGE   \* MERGEFORMAT </w:instrText>
        </w:r>
        <w:r w:rsidRPr="00072DFF">
          <w:rPr>
            <w:color w:val="D0CECE" w:themeColor="background2" w:themeShade="E6"/>
          </w:rPr>
          <w:fldChar w:fldCharType="separate"/>
        </w:r>
        <w:r>
          <w:rPr>
            <w:noProof/>
            <w:color w:val="D0CECE" w:themeColor="background2" w:themeShade="E6"/>
          </w:rPr>
          <w:t>16</w:t>
        </w:r>
        <w:r w:rsidRPr="00072DFF">
          <w:rPr>
            <w:noProof/>
            <w:color w:val="D0CECE" w:themeColor="background2" w:themeShade="E6"/>
          </w:rPr>
          <w:fldChar w:fldCharType="end"/>
        </w:r>
      </w:p>
    </w:sdtContent>
  </w:sdt>
  <w:p w14:paraId="3196EE3F" w14:textId="77777777" w:rsidR="001D23B0" w:rsidRPr="00072DFF" w:rsidRDefault="001D23B0">
    <w:pPr>
      <w:pStyle w:val="Footer"/>
      <w:rPr>
        <w:color w:val="D0CECE" w:themeColor="background2" w:themeShade="E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705CB5" w14:textId="77777777" w:rsidR="007B669F" w:rsidRDefault="007B669F" w:rsidP="00781D79">
      <w:pPr>
        <w:spacing w:after="0" w:line="240" w:lineRule="auto"/>
      </w:pPr>
      <w:r>
        <w:separator/>
      </w:r>
    </w:p>
  </w:footnote>
  <w:footnote w:type="continuationSeparator" w:id="0">
    <w:p w14:paraId="7202DE10" w14:textId="77777777" w:rsidR="007B669F" w:rsidRDefault="007B669F" w:rsidP="00781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844AC3"/>
    <w:multiLevelType w:val="hybridMultilevel"/>
    <w:tmpl w:val="335A55F4"/>
    <w:lvl w:ilvl="0" w:tplc="15D257D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E43C3C"/>
    <w:multiLevelType w:val="hybridMultilevel"/>
    <w:tmpl w:val="9926D25A"/>
    <w:lvl w:ilvl="0" w:tplc="8DD48C5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C54EFF"/>
    <w:multiLevelType w:val="hybridMultilevel"/>
    <w:tmpl w:val="9F5A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3F1F3B"/>
    <w:multiLevelType w:val="hybridMultilevel"/>
    <w:tmpl w:val="7772D7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35331"/>
    <w:multiLevelType w:val="hybridMultilevel"/>
    <w:tmpl w:val="826E3444"/>
    <w:lvl w:ilvl="0" w:tplc="88627A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nchao Wei">
    <w15:presenceInfo w15:providerId="None" w15:userId="Ganchao Wei"/>
  </w15:person>
  <w15:person w15:author="ian">
    <w15:presenceInfo w15:providerId="None" w15:userId="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Neurophysi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fveedd070vwdne0svnpr2xoe25de52vr0wt&quot;&gt;IHS-Saved&lt;record-ids&gt;&lt;item&gt;1123&lt;/item&gt;&lt;item&gt;1124&lt;/item&gt;&lt;item&gt;1125&lt;/item&gt;&lt;item&gt;1126&lt;/item&gt;&lt;item&gt;1127&lt;/item&gt;&lt;item&gt;1128&lt;/item&gt;&lt;item&gt;1129&lt;/item&gt;&lt;item&gt;1130&lt;/item&gt;&lt;item&gt;1131&lt;/item&gt;&lt;item&gt;1132&lt;/item&gt;&lt;/record-ids&gt;&lt;/item&gt;&lt;/Libraries&gt;"/>
  </w:docVars>
  <w:rsids>
    <w:rsidRoot w:val="00B94982"/>
    <w:rsid w:val="00002D7F"/>
    <w:rsid w:val="000067D7"/>
    <w:rsid w:val="0001513F"/>
    <w:rsid w:val="00015F2C"/>
    <w:rsid w:val="00021BEB"/>
    <w:rsid w:val="00023A23"/>
    <w:rsid w:val="00024461"/>
    <w:rsid w:val="00025BA0"/>
    <w:rsid w:val="00025D9F"/>
    <w:rsid w:val="0003032A"/>
    <w:rsid w:val="000324DB"/>
    <w:rsid w:val="000339DB"/>
    <w:rsid w:val="00033A62"/>
    <w:rsid w:val="00033F1D"/>
    <w:rsid w:val="000361CA"/>
    <w:rsid w:val="000377C6"/>
    <w:rsid w:val="00042DC5"/>
    <w:rsid w:val="00042EF7"/>
    <w:rsid w:val="00043301"/>
    <w:rsid w:val="00045690"/>
    <w:rsid w:val="00046BE1"/>
    <w:rsid w:val="000507B0"/>
    <w:rsid w:val="00053407"/>
    <w:rsid w:val="00055883"/>
    <w:rsid w:val="00055FCF"/>
    <w:rsid w:val="00056899"/>
    <w:rsid w:val="00056BFB"/>
    <w:rsid w:val="00060D7A"/>
    <w:rsid w:val="000615A7"/>
    <w:rsid w:val="00066ADE"/>
    <w:rsid w:val="00070775"/>
    <w:rsid w:val="00070B61"/>
    <w:rsid w:val="0007241F"/>
    <w:rsid w:val="00072DFF"/>
    <w:rsid w:val="000740A0"/>
    <w:rsid w:val="00075514"/>
    <w:rsid w:val="00080208"/>
    <w:rsid w:val="000818B8"/>
    <w:rsid w:val="000825FB"/>
    <w:rsid w:val="00082EFA"/>
    <w:rsid w:val="00083120"/>
    <w:rsid w:val="00087356"/>
    <w:rsid w:val="00090E73"/>
    <w:rsid w:val="0009145D"/>
    <w:rsid w:val="00093B36"/>
    <w:rsid w:val="000940EA"/>
    <w:rsid w:val="00095FB3"/>
    <w:rsid w:val="00096B5A"/>
    <w:rsid w:val="000A0271"/>
    <w:rsid w:val="000A30BE"/>
    <w:rsid w:val="000A374C"/>
    <w:rsid w:val="000A3BD8"/>
    <w:rsid w:val="000A7D42"/>
    <w:rsid w:val="000A7F0B"/>
    <w:rsid w:val="000B083C"/>
    <w:rsid w:val="000B134B"/>
    <w:rsid w:val="000B3FCB"/>
    <w:rsid w:val="000B613C"/>
    <w:rsid w:val="000B7007"/>
    <w:rsid w:val="000C2167"/>
    <w:rsid w:val="000C3C83"/>
    <w:rsid w:val="000C4E1C"/>
    <w:rsid w:val="000C5E46"/>
    <w:rsid w:val="000C6191"/>
    <w:rsid w:val="000C6A49"/>
    <w:rsid w:val="000C7168"/>
    <w:rsid w:val="000D1E9A"/>
    <w:rsid w:val="000D3232"/>
    <w:rsid w:val="000E2DA7"/>
    <w:rsid w:val="000E5F80"/>
    <w:rsid w:val="000E6306"/>
    <w:rsid w:val="000E7F4A"/>
    <w:rsid w:val="000F03AB"/>
    <w:rsid w:val="000F657D"/>
    <w:rsid w:val="000F734D"/>
    <w:rsid w:val="0010004A"/>
    <w:rsid w:val="00100EA7"/>
    <w:rsid w:val="00101475"/>
    <w:rsid w:val="001019A7"/>
    <w:rsid w:val="00102398"/>
    <w:rsid w:val="00103923"/>
    <w:rsid w:val="00103B60"/>
    <w:rsid w:val="00105C6C"/>
    <w:rsid w:val="00106E57"/>
    <w:rsid w:val="0010733A"/>
    <w:rsid w:val="001073DA"/>
    <w:rsid w:val="00107B40"/>
    <w:rsid w:val="00107E60"/>
    <w:rsid w:val="00110916"/>
    <w:rsid w:val="00110AFD"/>
    <w:rsid w:val="00111C9B"/>
    <w:rsid w:val="00114686"/>
    <w:rsid w:val="00115B70"/>
    <w:rsid w:val="001178C1"/>
    <w:rsid w:val="001228E4"/>
    <w:rsid w:val="00122D8B"/>
    <w:rsid w:val="0012409E"/>
    <w:rsid w:val="001241F9"/>
    <w:rsid w:val="001242F1"/>
    <w:rsid w:val="001262CA"/>
    <w:rsid w:val="00134F28"/>
    <w:rsid w:val="00134FA1"/>
    <w:rsid w:val="00141343"/>
    <w:rsid w:val="00141A0B"/>
    <w:rsid w:val="0014369A"/>
    <w:rsid w:val="00144B90"/>
    <w:rsid w:val="0015099E"/>
    <w:rsid w:val="00152D56"/>
    <w:rsid w:val="00153E30"/>
    <w:rsid w:val="00155776"/>
    <w:rsid w:val="00155A21"/>
    <w:rsid w:val="0015739C"/>
    <w:rsid w:val="001610E7"/>
    <w:rsid w:val="0016143C"/>
    <w:rsid w:val="00161BE0"/>
    <w:rsid w:val="001628A1"/>
    <w:rsid w:val="001633FD"/>
    <w:rsid w:val="0016361D"/>
    <w:rsid w:val="00163733"/>
    <w:rsid w:val="00165A89"/>
    <w:rsid w:val="001677AA"/>
    <w:rsid w:val="0017218D"/>
    <w:rsid w:val="00172B48"/>
    <w:rsid w:val="00173926"/>
    <w:rsid w:val="00173EAA"/>
    <w:rsid w:val="00174E32"/>
    <w:rsid w:val="00175613"/>
    <w:rsid w:val="00180577"/>
    <w:rsid w:val="0018525B"/>
    <w:rsid w:val="00186DB4"/>
    <w:rsid w:val="001872A6"/>
    <w:rsid w:val="00187624"/>
    <w:rsid w:val="00187C65"/>
    <w:rsid w:val="00187E58"/>
    <w:rsid w:val="00190EA1"/>
    <w:rsid w:val="00195E35"/>
    <w:rsid w:val="001A0933"/>
    <w:rsid w:val="001A1100"/>
    <w:rsid w:val="001A32CF"/>
    <w:rsid w:val="001B237B"/>
    <w:rsid w:val="001B72A6"/>
    <w:rsid w:val="001B77EA"/>
    <w:rsid w:val="001C1D0E"/>
    <w:rsid w:val="001C34B1"/>
    <w:rsid w:val="001C6876"/>
    <w:rsid w:val="001C7E65"/>
    <w:rsid w:val="001D1410"/>
    <w:rsid w:val="001D23B0"/>
    <w:rsid w:val="001D2F76"/>
    <w:rsid w:val="001D3E36"/>
    <w:rsid w:val="001D47B9"/>
    <w:rsid w:val="001D4A44"/>
    <w:rsid w:val="001D52C9"/>
    <w:rsid w:val="001D7941"/>
    <w:rsid w:val="001E0386"/>
    <w:rsid w:val="001E1692"/>
    <w:rsid w:val="001E5FB4"/>
    <w:rsid w:val="001E7498"/>
    <w:rsid w:val="001F1278"/>
    <w:rsid w:val="001F3C2B"/>
    <w:rsid w:val="001F4C94"/>
    <w:rsid w:val="001F52A5"/>
    <w:rsid w:val="00200C4D"/>
    <w:rsid w:val="00202C76"/>
    <w:rsid w:val="00202FBC"/>
    <w:rsid w:val="00204114"/>
    <w:rsid w:val="002056D1"/>
    <w:rsid w:val="002079D6"/>
    <w:rsid w:val="00207A61"/>
    <w:rsid w:val="002100CF"/>
    <w:rsid w:val="0021043E"/>
    <w:rsid w:val="0021552C"/>
    <w:rsid w:val="00215827"/>
    <w:rsid w:val="00226D16"/>
    <w:rsid w:val="00226E85"/>
    <w:rsid w:val="00227C8E"/>
    <w:rsid w:val="00230273"/>
    <w:rsid w:val="002304BE"/>
    <w:rsid w:val="00230606"/>
    <w:rsid w:val="00231D80"/>
    <w:rsid w:val="00232745"/>
    <w:rsid w:val="002340BD"/>
    <w:rsid w:val="0023673E"/>
    <w:rsid w:val="0023752D"/>
    <w:rsid w:val="002400A1"/>
    <w:rsid w:val="00244216"/>
    <w:rsid w:val="0025103A"/>
    <w:rsid w:val="00251071"/>
    <w:rsid w:val="00251142"/>
    <w:rsid w:val="002542BD"/>
    <w:rsid w:val="0025466A"/>
    <w:rsid w:val="00256970"/>
    <w:rsid w:val="00262550"/>
    <w:rsid w:val="00265035"/>
    <w:rsid w:val="00266036"/>
    <w:rsid w:val="00267A4C"/>
    <w:rsid w:val="00270E4C"/>
    <w:rsid w:val="00270FA4"/>
    <w:rsid w:val="002718F7"/>
    <w:rsid w:val="002735D8"/>
    <w:rsid w:val="002749C4"/>
    <w:rsid w:val="00280BCA"/>
    <w:rsid w:val="002815AE"/>
    <w:rsid w:val="00285413"/>
    <w:rsid w:val="00287023"/>
    <w:rsid w:val="0029331D"/>
    <w:rsid w:val="00294017"/>
    <w:rsid w:val="0029420B"/>
    <w:rsid w:val="002945CC"/>
    <w:rsid w:val="00294945"/>
    <w:rsid w:val="00297CB6"/>
    <w:rsid w:val="002A5517"/>
    <w:rsid w:val="002A5C5B"/>
    <w:rsid w:val="002A74D4"/>
    <w:rsid w:val="002A7F83"/>
    <w:rsid w:val="002B1D1C"/>
    <w:rsid w:val="002B2AD4"/>
    <w:rsid w:val="002B5072"/>
    <w:rsid w:val="002B54E7"/>
    <w:rsid w:val="002B5A5E"/>
    <w:rsid w:val="002C174D"/>
    <w:rsid w:val="002C33EB"/>
    <w:rsid w:val="002C4556"/>
    <w:rsid w:val="002C45B4"/>
    <w:rsid w:val="002C4698"/>
    <w:rsid w:val="002C4791"/>
    <w:rsid w:val="002D09C3"/>
    <w:rsid w:val="002D27B7"/>
    <w:rsid w:val="002E04FB"/>
    <w:rsid w:val="002E3063"/>
    <w:rsid w:val="002E4978"/>
    <w:rsid w:val="002E554C"/>
    <w:rsid w:val="002E62EF"/>
    <w:rsid w:val="002E63C1"/>
    <w:rsid w:val="002E681D"/>
    <w:rsid w:val="002E74FA"/>
    <w:rsid w:val="002F0DF1"/>
    <w:rsid w:val="002F1B7E"/>
    <w:rsid w:val="002F2F48"/>
    <w:rsid w:val="002F4EB7"/>
    <w:rsid w:val="003000F3"/>
    <w:rsid w:val="0030302F"/>
    <w:rsid w:val="00304FBA"/>
    <w:rsid w:val="00306720"/>
    <w:rsid w:val="00311F17"/>
    <w:rsid w:val="00314980"/>
    <w:rsid w:val="00314FD6"/>
    <w:rsid w:val="003157A9"/>
    <w:rsid w:val="00316DB2"/>
    <w:rsid w:val="00325DCD"/>
    <w:rsid w:val="00330105"/>
    <w:rsid w:val="00332217"/>
    <w:rsid w:val="0033455E"/>
    <w:rsid w:val="00334B1B"/>
    <w:rsid w:val="0033707F"/>
    <w:rsid w:val="00337765"/>
    <w:rsid w:val="00337F19"/>
    <w:rsid w:val="00337F1E"/>
    <w:rsid w:val="00340061"/>
    <w:rsid w:val="003433C2"/>
    <w:rsid w:val="0034473A"/>
    <w:rsid w:val="003457A8"/>
    <w:rsid w:val="00346252"/>
    <w:rsid w:val="0035073D"/>
    <w:rsid w:val="00352DC6"/>
    <w:rsid w:val="00353A26"/>
    <w:rsid w:val="0035499B"/>
    <w:rsid w:val="00357562"/>
    <w:rsid w:val="00360A86"/>
    <w:rsid w:val="00361AF0"/>
    <w:rsid w:val="00363AD5"/>
    <w:rsid w:val="003653FC"/>
    <w:rsid w:val="003700B5"/>
    <w:rsid w:val="00370C42"/>
    <w:rsid w:val="00370D37"/>
    <w:rsid w:val="0037360C"/>
    <w:rsid w:val="00376FEA"/>
    <w:rsid w:val="003819FE"/>
    <w:rsid w:val="00384EE3"/>
    <w:rsid w:val="0038626C"/>
    <w:rsid w:val="00391F5B"/>
    <w:rsid w:val="0039465A"/>
    <w:rsid w:val="003955FF"/>
    <w:rsid w:val="00395C11"/>
    <w:rsid w:val="00397399"/>
    <w:rsid w:val="00397705"/>
    <w:rsid w:val="003A06D1"/>
    <w:rsid w:val="003A116F"/>
    <w:rsid w:val="003A14C6"/>
    <w:rsid w:val="003A1EF0"/>
    <w:rsid w:val="003A4F02"/>
    <w:rsid w:val="003A4FA3"/>
    <w:rsid w:val="003A5145"/>
    <w:rsid w:val="003A63F7"/>
    <w:rsid w:val="003B0BCB"/>
    <w:rsid w:val="003B265B"/>
    <w:rsid w:val="003B36BC"/>
    <w:rsid w:val="003B3A09"/>
    <w:rsid w:val="003B435E"/>
    <w:rsid w:val="003B5F46"/>
    <w:rsid w:val="003C2128"/>
    <w:rsid w:val="003C4521"/>
    <w:rsid w:val="003C7987"/>
    <w:rsid w:val="003D0875"/>
    <w:rsid w:val="003D1FEB"/>
    <w:rsid w:val="003D3186"/>
    <w:rsid w:val="003D6E75"/>
    <w:rsid w:val="003E0577"/>
    <w:rsid w:val="003E05D5"/>
    <w:rsid w:val="003E06EE"/>
    <w:rsid w:val="003E314F"/>
    <w:rsid w:val="003E3821"/>
    <w:rsid w:val="003E4705"/>
    <w:rsid w:val="003F04C0"/>
    <w:rsid w:val="003F07A9"/>
    <w:rsid w:val="003F0C45"/>
    <w:rsid w:val="003F2098"/>
    <w:rsid w:val="003F36F3"/>
    <w:rsid w:val="003F5C0E"/>
    <w:rsid w:val="003F7088"/>
    <w:rsid w:val="004020F8"/>
    <w:rsid w:val="004076A6"/>
    <w:rsid w:val="00407D49"/>
    <w:rsid w:val="00412450"/>
    <w:rsid w:val="00413EDD"/>
    <w:rsid w:val="00415720"/>
    <w:rsid w:val="00416AF5"/>
    <w:rsid w:val="00422ECA"/>
    <w:rsid w:val="00425B9D"/>
    <w:rsid w:val="004279A1"/>
    <w:rsid w:val="004303A6"/>
    <w:rsid w:val="00430E8B"/>
    <w:rsid w:val="004310BD"/>
    <w:rsid w:val="00432D15"/>
    <w:rsid w:val="00433895"/>
    <w:rsid w:val="00433E55"/>
    <w:rsid w:val="00437EA1"/>
    <w:rsid w:val="00441431"/>
    <w:rsid w:val="004422D0"/>
    <w:rsid w:val="0044284A"/>
    <w:rsid w:val="004437C8"/>
    <w:rsid w:val="00443FA6"/>
    <w:rsid w:val="004463FD"/>
    <w:rsid w:val="004478C3"/>
    <w:rsid w:val="0045096B"/>
    <w:rsid w:val="0045283D"/>
    <w:rsid w:val="00453839"/>
    <w:rsid w:val="004538F3"/>
    <w:rsid w:val="004552F8"/>
    <w:rsid w:val="00455DED"/>
    <w:rsid w:val="004621E0"/>
    <w:rsid w:val="004641F0"/>
    <w:rsid w:val="004655A6"/>
    <w:rsid w:val="004657C8"/>
    <w:rsid w:val="004660E7"/>
    <w:rsid w:val="00466EAD"/>
    <w:rsid w:val="004720F8"/>
    <w:rsid w:val="00474CF2"/>
    <w:rsid w:val="0047697D"/>
    <w:rsid w:val="004811B2"/>
    <w:rsid w:val="004827E5"/>
    <w:rsid w:val="00482F12"/>
    <w:rsid w:val="00485085"/>
    <w:rsid w:val="004853FA"/>
    <w:rsid w:val="004920F4"/>
    <w:rsid w:val="00496521"/>
    <w:rsid w:val="00497917"/>
    <w:rsid w:val="004A09A9"/>
    <w:rsid w:val="004A0CC1"/>
    <w:rsid w:val="004A1D09"/>
    <w:rsid w:val="004A4F3A"/>
    <w:rsid w:val="004A5E44"/>
    <w:rsid w:val="004A5EE6"/>
    <w:rsid w:val="004A6547"/>
    <w:rsid w:val="004A6DC5"/>
    <w:rsid w:val="004A777B"/>
    <w:rsid w:val="004A7EE9"/>
    <w:rsid w:val="004B1BCD"/>
    <w:rsid w:val="004B2A86"/>
    <w:rsid w:val="004B2C7B"/>
    <w:rsid w:val="004B3C4F"/>
    <w:rsid w:val="004B45E6"/>
    <w:rsid w:val="004B507C"/>
    <w:rsid w:val="004B57B8"/>
    <w:rsid w:val="004C453C"/>
    <w:rsid w:val="004C4DA6"/>
    <w:rsid w:val="004C5ECC"/>
    <w:rsid w:val="004C6C81"/>
    <w:rsid w:val="004C7489"/>
    <w:rsid w:val="004C7B0D"/>
    <w:rsid w:val="004D1A59"/>
    <w:rsid w:val="004D623B"/>
    <w:rsid w:val="004D6D4E"/>
    <w:rsid w:val="004E0FDD"/>
    <w:rsid w:val="004E16F4"/>
    <w:rsid w:val="004E2D9C"/>
    <w:rsid w:val="004E2FEF"/>
    <w:rsid w:val="004E3AE3"/>
    <w:rsid w:val="004F212E"/>
    <w:rsid w:val="004F2C73"/>
    <w:rsid w:val="004F33DC"/>
    <w:rsid w:val="004F33EB"/>
    <w:rsid w:val="004F5C06"/>
    <w:rsid w:val="00501259"/>
    <w:rsid w:val="0050441D"/>
    <w:rsid w:val="00506DFB"/>
    <w:rsid w:val="00510B75"/>
    <w:rsid w:val="00512684"/>
    <w:rsid w:val="005131A5"/>
    <w:rsid w:val="00516866"/>
    <w:rsid w:val="0052060F"/>
    <w:rsid w:val="00521F78"/>
    <w:rsid w:val="00523E59"/>
    <w:rsid w:val="00523F09"/>
    <w:rsid w:val="005259C7"/>
    <w:rsid w:val="00525FE5"/>
    <w:rsid w:val="0052625E"/>
    <w:rsid w:val="00526C1B"/>
    <w:rsid w:val="00527C51"/>
    <w:rsid w:val="00530FAB"/>
    <w:rsid w:val="00533215"/>
    <w:rsid w:val="00533BBC"/>
    <w:rsid w:val="00535A02"/>
    <w:rsid w:val="00535AAB"/>
    <w:rsid w:val="005364E7"/>
    <w:rsid w:val="005367F1"/>
    <w:rsid w:val="005371A8"/>
    <w:rsid w:val="0053735B"/>
    <w:rsid w:val="00537AF6"/>
    <w:rsid w:val="00537B85"/>
    <w:rsid w:val="00544BE3"/>
    <w:rsid w:val="005457FF"/>
    <w:rsid w:val="00546AF0"/>
    <w:rsid w:val="00555E05"/>
    <w:rsid w:val="005567FB"/>
    <w:rsid w:val="00556A2C"/>
    <w:rsid w:val="0056113F"/>
    <w:rsid w:val="00562AC8"/>
    <w:rsid w:val="00562F77"/>
    <w:rsid w:val="00571538"/>
    <w:rsid w:val="005741F3"/>
    <w:rsid w:val="005807AC"/>
    <w:rsid w:val="00584533"/>
    <w:rsid w:val="005846B1"/>
    <w:rsid w:val="00585015"/>
    <w:rsid w:val="00585B5F"/>
    <w:rsid w:val="00585EAF"/>
    <w:rsid w:val="005861C4"/>
    <w:rsid w:val="005914D8"/>
    <w:rsid w:val="005916FC"/>
    <w:rsid w:val="00591807"/>
    <w:rsid w:val="005923D9"/>
    <w:rsid w:val="005944EA"/>
    <w:rsid w:val="00594A33"/>
    <w:rsid w:val="005958FF"/>
    <w:rsid w:val="0059639E"/>
    <w:rsid w:val="005A0515"/>
    <w:rsid w:val="005A18BC"/>
    <w:rsid w:val="005A61A3"/>
    <w:rsid w:val="005A6410"/>
    <w:rsid w:val="005B0464"/>
    <w:rsid w:val="005B37A9"/>
    <w:rsid w:val="005B5BC8"/>
    <w:rsid w:val="005B61BE"/>
    <w:rsid w:val="005B6C11"/>
    <w:rsid w:val="005B73D0"/>
    <w:rsid w:val="005C20C4"/>
    <w:rsid w:val="005C2313"/>
    <w:rsid w:val="005C4609"/>
    <w:rsid w:val="005C4F2A"/>
    <w:rsid w:val="005C6B25"/>
    <w:rsid w:val="005C7159"/>
    <w:rsid w:val="005D0CCD"/>
    <w:rsid w:val="005D17B3"/>
    <w:rsid w:val="005D452D"/>
    <w:rsid w:val="005D45EC"/>
    <w:rsid w:val="005D7F6A"/>
    <w:rsid w:val="005E4A1B"/>
    <w:rsid w:val="005F1399"/>
    <w:rsid w:val="006028D7"/>
    <w:rsid w:val="00603A76"/>
    <w:rsid w:val="00604732"/>
    <w:rsid w:val="00605215"/>
    <w:rsid w:val="00605286"/>
    <w:rsid w:val="0060661B"/>
    <w:rsid w:val="0061007C"/>
    <w:rsid w:val="00610FE7"/>
    <w:rsid w:val="00611617"/>
    <w:rsid w:val="00612154"/>
    <w:rsid w:val="0061512B"/>
    <w:rsid w:val="00615EF3"/>
    <w:rsid w:val="00622BF3"/>
    <w:rsid w:val="00622DF2"/>
    <w:rsid w:val="00622F5E"/>
    <w:rsid w:val="0062384B"/>
    <w:rsid w:val="00623F09"/>
    <w:rsid w:val="00624925"/>
    <w:rsid w:val="00624F7C"/>
    <w:rsid w:val="0062587E"/>
    <w:rsid w:val="00627FDC"/>
    <w:rsid w:val="00630DF1"/>
    <w:rsid w:val="00630EA0"/>
    <w:rsid w:val="006328C0"/>
    <w:rsid w:val="00632DA7"/>
    <w:rsid w:val="00632EAB"/>
    <w:rsid w:val="006362D2"/>
    <w:rsid w:val="006363D8"/>
    <w:rsid w:val="00636E45"/>
    <w:rsid w:val="00642ECD"/>
    <w:rsid w:val="00644675"/>
    <w:rsid w:val="006469CA"/>
    <w:rsid w:val="0064738A"/>
    <w:rsid w:val="00647E95"/>
    <w:rsid w:val="00650EDD"/>
    <w:rsid w:val="00651C66"/>
    <w:rsid w:val="00661410"/>
    <w:rsid w:val="0066245F"/>
    <w:rsid w:val="006633FE"/>
    <w:rsid w:val="00663977"/>
    <w:rsid w:val="006653F6"/>
    <w:rsid w:val="0066547D"/>
    <w:rsid w:val="00665761"/>
    <w:rsid w:val="0066739A"/>
    <w:rsid w:val="006724B6"/>
    <w:rsid w:val="0067254C"/>
    <w:rsid w:val="006735A0"/>
    <w:rsid w:val="00673BC4"/>
    <w:rsid w:val="00675EAD"/>
    <w:rsid w:val="00682E4A"/>
    <w:rsid w:val="00684967"/>
    <w:rsid w:val="0068661B"/>
    <w:rsid w:val="006906A6"/>
    <w:rsid w:val="006948C1"/>
    <w:rsid w:val="0069613D"/>
    <w:rsid w:val="006966E1"/>
    <w:rsid w:val="0069788B"/>
    <w:rsid w:val="006A0745"/>
    <w:rsid w:val="006A208E"/>
    <w:rsid w:val="006A445B"/>
    <w:rsid w:val="006B12F4"/>
    <w:rsid w:val="006B29B9"/>
    <w:rsid w:val="006C214C"/>
    <w:rsid w:val="006C71BA"/>
    <w:rsid w:val="006C7FAB"/>
    <w:rsid w:val="006D016F"/>
    <w:rsid w:val="006D093A"/>
    <w:rsid w:val="006D12CB"/>
    <w:rsid w:val="006D79F1"/>
    <w:rsid w:val="006E086C"/>
    <w:rsid w:val="006E3C91"/>
    <w:rsid w:val="006E4AF9"/>
    <w:rsid w:val="006E55BF"/>
    <w:rsid w:val="006E5963"/>
    <w:rsid w:val="006E5E8E"/>
    <w:rsid w:val="006E7061"/>
    <w:rsid w:val="006F27BC"/>
    <w:rsid w:val="006F40FE"/>
    <w:rsid w:val="006F7C2D"/>
    <w:rsid w:val="00702CA0"/>
    <w:rsid w:val="00703EF0"/>
    <w:rsid w:val="007044AB"/>
    <w:rsid w:val="00704FFE"/>
    <w:rsid w:val="00706BB8"/>
    <w:rsid w:val="007078D0"/>
    <w:rsid w:val="00710C56"/>
    <w:rsid w:val="0071192F"/>
    <w:rsid w:val="0071429B"/>
    <w:rsid w:val="00714E82"/>
    <w:rsid w:val="00716D74"/>
    <w:rsid w:val="00717A9D"/>
    <w:rsid w:val="0072189D"/>
    <w:rsid w:val="007228A7"/>
    <w:rsid w:val="007263B8"/>
    <w:rsid w:val="0072705E"/>
    <w:rsid w:val="00727E3E"/>
    <w:rsid w:val="00731821"/>
    <w:rsid w:val="00732FDF"/>
    <w:rsid w:val="007339A5"/>
    <w:rsid w:val="00734D56"/>
    <w:rsid w:val="0073601B"/>
    <w:rsid w:val="00736335"/>
    <w:rsid w:val="0073798A"/>
    <w:rsid w:val="00740ADF"/>
    <w:rsid w:val="00740C53"/>
    <w:rsid w:val="00743B28"/>
    <w:rsid w:val="00744123"/>
    <w:rsid w:val="00746624"/>
    <w:rsid w:val="00750922"/>
    <w:rsid w:val="00751A50"/>
    <w:rsid w:val="00753CC8"/>
    <w:rsid w:val="007573BF"/>
    <w:rsid w:val="00764456"/>
    <w:rsid w:val="00766EDC"/>
    <w:rsid w:val="007674DA"/>
    <w:rsid w:val="007707B3"/>
    <w:rsid w:val="00771728"/>
    <w:rsid w:val="00771F91"/>
    <w:rsid w:val="0077269D"/>
    <w:rsid w:val="00773F82"/>
    <w:rsid w:val="007759D9"/>
    <w:rsid w:val="00780111"/>
    <w:rsid w:val="00781D79"/>
    <w:rsid w:val="00781EBC"/>
    <w:rsid w:val="00781F8B"/>
    <w:rsid w:val="00782561"/>
    <w:rsid w:val="00782FC4"/>
    <w:rsid w:val="007839AE"/>
    <w:rsid w:val="0078474F"/>
    <w:rsid w:val="00784768"/>
    <w:rsid w:val="007849DF"/>
    <w:rsid w:val="007862DF"/>
    <w:rsid w:val="0078782B"/>
    <w:rsid w:val="00792FC2"/>
    <w:rsid w:val="00793149"/>
    <w:rsid w:val="00796BFC"/>
    <w:rsid w:val="007A0303"/>
    <w:rsid w:val="007A03C2"/>
    <w:rsid w:val="007A0F56"/>
    <w:rsid w:val="007A12DC"/>
    <w:rsid w:val="007A28F6"/>
    <w:rsid w:val="007A664E"/>
    <w:rsid w:val="007A6759"/>
    <w:rsid w:val="007A7C71"/>
    <w:rsid w:val="007A7EAD"/>
    <w:rsid w:val="007B669F"/>
    <w:rsid w:val="007B7660"/>
    <w:rsid w:val="007C0B31"/>
    <w:rsid w:val="007C1B9C"/>
    <w:rsid w:val="007C26A9"/>
    <w:rsid w:val="007C305F"/>
    <w:rsid w:val="007C6E81"/>
    <w:rsid w:val="007C7E57"/>
    <w:rsid w:val="007D01A8"/>
    <w:rsid w:val="007D452E"/>
    <w:rsid w:val="007E0C89"/>
    <w:rsid w:val="007E2958"/>
    <w:rsid w:val="007E7F2B"/>
    <w:rsid w:val="007F30D1"/>
    <w:rsid w:val="007F4AD0"/>
    <w:rsid w:val="007F6486"/>
    <w:rsid w:val="00800897"/>
    <w:rsid w:val="008011C4"/>
    <w:rsid w:val="00802D15"/>
    <w:rsid w:val="00807518"/>
    <w:rsid w:val="00807C52"/>
    <w:rsid w:val="008111ED"/>
    <w:rsid w:val="00811475"/>
    <w:rsid w:val="0081391D"/>
    <w:rsid w:val="00815D91"/>
    <w:rsid w:val="00817BAD"/>
    <w:rsid w:val="00821F5E"/>
    <w:rsid w:val="00825118"/>
    <w:rsid w:val="0082558E"/>
    <w:rsid w:val="008265E6"/>
    <w:rsid w:val="00826A14"/>
    <w:rsid w:val="00827302"/>
    <w:rsid w:val="00831634"/>
    <w:rsid w:val="00832ABD"/>
    <w:rsid w:val="00836D1D"/>
    <w:rsid w:val="008375C9"/>
    <w:rsid w:val="008409DC"/>
    <w:rsid w:val="00840BBB"/>
    <w:rsid w:val="00842221"/>
    <w:rsid w:val="008428D7"/>
    <w:rsid w:val="008506C4"/>
    <w:rsid w:val="00851C98"/>
    <w:rsid w:val="00851EEE"/>
    <w:rsid w:val="008531D1"/>
    <w:rsid w:val="00856F1E"/>
    <w:rsid w:val="00862FE2"/>
    <w:rsid w:val="00862FE3"/>
    <w:rsid w:val="008645AA"/>
    <w:rsid w:val="00864833"/>
    <w:rsid w:val="00865AC7"/>
    <w:rsid w:val="00867ACF"/>
    <w:rsid w:val="008706B6"/>
    <w:rsid w:val="00872353"/>
    <w:rsid w:val="00872D8B"/>
    <w:rsid w:val="008759B2"/>
    <w:rsid w:val="0087723E"/>
    <w:rsid w:val="00880ED4"/>
    <w:rsid w:val="00881A1C"/>
    <w:rsid w:val="00881ECD"/>
    <w:rsid w:val="00884C8D"/>
    <w:rsid w:val="00886D04"/>
    <w:rsid w:val="00892C04"/>
    <w:rsid w:val="0089520B"/>
    <w:rsid w:val="008A14FB"/>
    <w:rsid w:val="008A2D19"/>
    <w:rsid w:val="008A3101"/>
    <w:rsid w:val="008A424F"/>
    <w:rsid w:val="008A5282"/>
    <w:rsid w:val="008A624F"/>
    <w:rsid w:val="008B0E2F"/>
    <w:rsid w:val="008B15AA"/>
    <w:rsid w:val="008B15E4"/>
    <w:rsid w:val="008B3B69"/>
    <w:rsid w:val="008B3B74"/>
    <w:rsid w:val="008B66A1"/>
    <w:rsid w:val="008B6C71"/>
    <w:rsid w:val="008C0C40"/>
    <w:rsid w:val="008C3EE5"/>
    <w:rsid w:val="008C66A5"/>
    <w:rsid w:val="008C7839"/>
    <w:rsid w:val="008C7C0A"/>
    <w:rsid w:val="008C7F78"/>
    <w:rsid w:val="008D23BE"/>
    <w:rsid w:val="008D2487"/>
    <w:rsid w:val="008D2690"/>
    <w:rsid w:val="008D29BF"/>
    <w:rsid w:val="008D2E05"/>
    <w:rsid w:val="008D2FDD"/>
    <w:rsid w:val="008D5758"/>
    <w:rsid w:val="008E0F39"/>
    <w:rsid w:val="008E1B53"/>
    <w:rsid w:val="008E2E0C"/>
    <w:rsid w:val="008E3133"/>
    <w:rsid w:val="008E58AC"/>
    <w:rsid w:val="008F1A87"/>
    <w:rsid w:val="008F3CE6"/>
    <w:rsid w:val="008F4FC0"/>
    <w:rsid w:val="008F584C"/>
    <w:rsid w:val="008F7AE8"/>
    <w:rsid w:val="00900809"/>
    <w:rsid w:val="00900F6A"/>
    <w:rsid w:val="00901772"/>
    <w:rsid w:val="00901BF6"/>
    <w:rsid w:val="00901F62"/>
    <w:rsid w:val="00906580"/>
    <w:rsid w:val="009075D0"/>
    <w:rsid w:val="00914E80"/>
    <w:rsid w:val="009157A5"/>
    <w:rsid w:val="00915E15"/>
    <w:rsid w:val="00921B3A"/>
    <w:rsid w:val="00922CF7"/>
    <w:rsid w:val="00923D2E"/>
    <w:rsid w:val="00926784"/>
    <w:rsid w:val="00927A8C"/>
    <w:rsid w:val="009313AC"/>
    <w:rsid w:val="0093709B"/>
    <w:rsid w:val="00940128"/>
    <w:rsid w:val="009419EC"/>
    <w:rsid w:val="009429F8"/>
    <w:rsid w:val="00943747"/>
    <w:rsid w:val="00943C82"/>
    <w:rsid w:val="00955F37"/>
    <w:rsid w:val="00960689"/>
    <w:rsid w:val="00962194"/>
    <w:rsid w:val="0096367E"/>
    <w:rsid w:val="00965728"/>
    <w:rsid w:val="00965E86"/>
    <w:rsid w:val="009667E1"/>
    <w:rsid w:val="009714A8"/>
    <w:rsid w:val="00975073"/>
    <w:rsid w:val="00976C68"/>
    <w:rsid w:val="00977F85"/>
    <w:rsid w:val="00981C64"/>
    <w:rsid w:val="0098278F"/>
    <w:rsid w:val="0098310B"/>
    <w:rsid w:val="00984AF4"/>
    <w:rsid w:val="00984DEF"/>
    <w:rsid w:val="0098607A"/>
    <w:rsid w:val="00991EA0"/>
    <w:rsid w:val="00994A2C"/>
    <w:rsid w:val="00996746"/>
    <w:rsid w:val="00996DFD"/>
    <w:rsid w:val="00997BF9"/>
    <w:rsid w:val="00997E3F"/>
    <w:rsid w:val="009A2B93"/>
    <w:rsid w:val="009A3F42"/>
    <w:rsid w:val="009A5D65"/>
    <w:rsid w:val="009A72B4"/>
    <w:rsid w:val="009A771B"/>
    <w:rsid w:val="009B41CD"/>
    <w:rsid w:val="009B4990"/>
    <w:rsid w:val="009B67D1"/>
    <w:rsid w:val="009B6F3A"/>
    <w:rsid w:val="009C12C5"/>
    <w:rsid w:val="009C338E"/>
    <w:rsid w:val="009C6769"/>
    <w:rsid w:val="009C67C7"/>
    <w:rsid w:val="009C7696"/>
    <w:rsid w:val="009C7A68"/>
    <w:rsid w:val="009D061D"/>
    <w:rsid w:val="009D1E19"/>
    <w:rsid w:val="009D4B2C"/>
    <w:rsid w:val="009D5F5F"/>
    <w:rsid w:val="009D6BA1"/>
    <w:rsid w:val="009D7A4E"/>
    <w:rsid w:val="009E0D67"/>
    <w:rsid w:val="009E1EE2"/>
    <w:rsid w:val="009E26A2"/>
    <w:rsid w:val="009E321C"/>
    <w:rsid w:val="009E6921"/>
    <w:rsid w:val="009F1C91"/>
    <w:rsid w:val="009F2D93"/>
    <w:rsid w:val="009F3EB6"/>
    <w:rsid w:val="009F4800"/>
    <w:rsid w:val="009F4DAF"/>
    <w:rsid w:val="009F6264"/>
    <w:rsid w:val="00A01225"/>
    <w:rsid w:val="00A012C4"/>
    <w:rsid w:val="00A03908"/>
    <w:rsid w:val="00A05535"/>
    <w:rsid w:val="00A0592A"/>
    <w:rsid w:val="00A101C3"/>
    <w:rsid w:val="00A12C49"/>
    <w:rsid w:val="00A1542A"/>
    <w:rsid w:val="00A16CA0"/>
    <w:rsid w:val="00A201C1"/>
    <w:rsid w:val="00A22220"/>
    <w:rsid w:val="00A23898"/>
    <w:rsid w:val="00A23AF4"/>
    <w:rsid w:val="00A24D89"/>
    <w:rsid w:val="00A25235"/>
    <w:rsid w:val="00A26A5D"/>
    <w:rsid w:val="00A26D58"/>
    <w:rsid w:val="00A2741B"/>
    <w:rsid w:val="00A2785C"/>
    <w:rsid w:val="00A30C85"/>
    <w:rsid w:val="00A3108C"/>
    <w:rsid w:val="00A3251A"/>
    <w:rsid w:val="00A3464D"/>
    <w:rsid w:val="00A34B4E"/>
    <w:rsid w:val="00A37853"/>
    <w:rsid w:val="00A40898"/>
    <w:rsid w:val="00A503CF"/>
    <w:rsid w:val="00A5070B"/>
    <w:rsid w:val="00A5342C"/>
    <w:rsid w:val="00A55549"/>
    <w:rsid w:val="00A57937"/>
    <w:rsid w:val="00A64CC3"/>
    <w:rsid w:val="00A64D2B"/>
    <w:rsid w:val="00A67517"/>
    <w:rsid w:val="00A6768D"/>
    <w:rsid w:val="00A70B20"/>
    <w:rsid w:val="00A72BEE"/>
    <w:rsid w:val="00A75716"/>
    <w:rsid w:val="00A76700"/>
    <w:rsid w:val="00A81C39"/>
    <w:rsid w:val="00A8223C"/>
    <w:rsid w:val="00A8384C"/>
    <w:rsid w:val="00A84EEF"/>
    <w:rsid w:val="00A85745"/>
    <w:rsid w:val="00A85C48"/>
    <w:rsid w:val="00A876EC"/>
    <w:rsid w:val="00A878E9"/>
    <w:rsid w:val="00A91FAC"/>
    <w:rsid w:val="00A953F5"/>
    <w:rsid w:val="00A96A09"/>
    <w:rsid w:val="00AA1FD0"/>
    <w:rsid w:val="00AA352A"/>
    <w:rsid w:val="00AA5248"/>
    <w:rsid w:val="00AA64F9"/>
    <w:rsid w:val="00AA65ED"/>
    <w:rsid w:val="00AA7AD0"/>
    <w:rsid w:val="00AB1939"/>
    <w:rsid w:val="00AB2EBC"/>
    <w:rsid w:val="00AB3C16"/>
    <w:rsid w:val="00AB4CB8"/>
    <w:rsid w:val="00AB6883"/>
    <w:rsid w:val="00AB757F"/>
    <w:rsid w:val="00AB7639"/>
    <w:rsid w:val="00AC3079"/>
    <w:rsid w:val="00AC3750"/>
    <w:rsid w:val="00AC5625"/>
    <w:rsid w:val="00AD0111"/>
    <w:rsid w:val="00AD0830"/>
    <w:rsid w:val="00AD1A01"/>
    <w:rsid w:val="00AD224C"/>
    <w:rsid w:val="00AE2A82"/>
    <w:rsid w:val="00AE345F"/>
    <w:rsid w:val="00AE3540"/>
    <w:rsid w:val="00AE3961"/>
    <w:rsid w:val="00AE4342"/>
    <w:rsid w:val="00AE52CD"/>
    <w:rsid w:val="00AE5FB0"/>
    <w:rsid w:val="00AF211A"/>
    <w:rsid w:val="00AF3141"/>
    <w:rsid w:val="00AF3DBB"/>
    <w:rsid w:val="00AF6348"/>
    <w:rsid w:val="00B0617F"/>
    <w:rsid w:val="00B11292"/>
    <w:rsid w:val="00B15E59"/>
    <w:rsid w:val="00B16DFA"/>
    <w:rsid w:val="00B20FFB"/>
    <w:rsid w:val="00B220EB"/>
    <w:rsid w:val="00B23137"/>
    <w:rsid w:val="00B2379B"/>
    <w:rsid w:val="00B23AC5"/>
    <w:rsid w:val="00B23E81"/>
    <w:rsid w:val="00B24E64"/>
    <w:rsid w:val="00B306B1"/>
    <w:rsid w:val="00B3166E"/>
    <w:rsid w:val="00B31ACE"/>
    <w:rsid w:val="00B32132"/>
    <w:rsid w:val="00B32479"/>
    <w:rsid w:val="00B3389E"/>
    <w:rsid w:val="00B37176"/>
    <w:rsid w:val="00B40E11"/>
    <w:rsid w:val="00B42627"/>
    <w:rsid w:val="00B53688"/>
    <w:rsid w:val="00B53A36"/>
    <w:rsid w:val="00B5451C"/>
    <w:rsid w:val="00B54978"/>
    <w:rsid w:val="00B55EBD"/>
    <w:rsid w:val="00B62915"/>
    <w:rsid w:val="00B62D3C"/>
    <w:rsid w:val="00B67769"/>
    <w:rsid w:val="00B67F5D"/>
    <w:rsid w:val="00B725AA"/>
    <w:rsid w:val="00B7427B"/>
    <w:rsid w:val="00B76580"/>
    <w:rsid w:val="00B81192"/>
    <w:rsid w:val="00B8648C"/>
    <w:rsid w:val="00B87CD3"/>
    <w:rsid w:val="00B92B7F"/>
    <w:rsid w:val="00B94982"/>
    <w:rsid w:val="00B951E1"/>
    <w:rsid w:val="00B963F6"/>
    <w:rsid w:val="00BA578A"/>
    <w:rsid w:val="00BA6B75"/>
    <w:rsid w:val="00BA77F6"/>
    <w:rsid w:val="00BB22D8"/>
    <w:rsid w:val="00BB249A"/>
    <w:rsid w:val="00BB6567"/>
    <w:rsid w:val="00BB7412"/>
    <w:rsid w:val="00BC0D6A"/>
    <w:rsid w:val="00BC52CE"/>
    <w:rsid w:val="00BC5656"/>
    <w:rsid w:val="00BC6A43"/>
    <w:rsid w:val="00BC6A7C"/>
    <w:rsid w:val="00BC7357"/>
    <w:rsid w:val="00BC7BD3"/>
    <w:rsid w:val="00BD0809"/>
    <w:rsid w:val="00BD366A"/>
    <w:rsid w:val="00BD37C1"/>
    <w:rsid w:val="00BD49EE"/>
    <w:rsid w:val="00BE6A3C"/>
    <w:rsid w:val="00BF0D67"/>
    <w:rsid w:val="00BF16BE"/>
    <w:rsid w:val="00BF2D04"/>
    <w:rsid w:val="00BF61B0"/>
    <w:rsid w:val="00C022A1"/>
    <w:rsid w:val="00C03614"/>
    <w:rsid w:val="00C048FC"/>
    <w:rsid w:val="00C04C53"/>
    <w:rsid w:val="00C05337"/>
    <w:rsid w:val="00C053B6"/>
    <w:rsid w:val="00C14B5D"/>
    <w:rsid w:val="00C170EC"/>
    <w:rsid w:val="00C2010A"/>
    <w:rsid w:val="00C21569"/>
    <w:rsid w:val="00C230C6"/>
    <w:rsid w:val="00C30153"/>
    <w:rsid w:val="00C31336"/>
    <w:rsid w:val="00C31AA0"/>
    <w:rsid w:val="00C32CF3"/>
    <w:rsid w:val="00C34DF9"/>
    <w:rsid w:val="00C3575B"/>
    <w:rsid w:val="00C36F3E"/>
    <w:rsid w:val="00C41C27"/>
    <w:rsid w:val="00C41CCB"/>
    <w:rsid w:val="00C4225E"/>
    <w:rsid w:val="00C429A3"/>
    <w:rsid w:val="00C4359D"/>
    <w:rsid w:val="00C46429"/>
    <w:rsid w:val="00C46C83"/>
    <w:rsid w:val="00C514B8"/>
    <w:rsid w:val="00C51CA7"/>
    <w:rsid w:val="00C53786"/>
    <w:rsid w:val="00C5627F"/>
    <w:rsid w:val="00C56661"/>
    <w:rsid w:val="00C575EE"/>
    <w:rsid w:val="00C6112C"/>
    <w:rsid w:val="00C61D7D"/>
    <w:rsid w:val="00C62CFA"/>
    <w:rsid w:val="00C6538C"/>
    <w:rsid w:val="00C660DA"/>
    <w:rsid w:val="00C674A3"/>
    <w:rsid w:val="00C67C49"/>
    <w:rsid w:val="00C705E0"/>
    <w:rsid w:val="00C71E8B"/>
    <w:rsid w:val="00C72B63"/>
    <w:rsid w:val="00C73992"/>
    <w:rsid w:val="00C747BF"/>
    <w:rsid w:val="00C74BF8"/>
    <w:rsid w:val="00C75D1F"/>
    <w:rsid w:val="00C75E8C"/>
    <w:rsid w:val="00C76D01"/>
    <w:rsid w:val="00C7734F"/>
    <w:rsid w:val="00C77569"/>
    <w:rsid w:val="00C809D9"/>
    <w:rsid w:val="00C83123"/>
    <w:rsid w:val="00C840D6"/>
    <w:rsid w:val="00C85DE2"/>
    <w:rsid w:val="00C91EA5"/>
    <w:rsid w:val="00C91F88"/>
    <w:rsid w:val="00C93EB2"/>
    <w:rsid w:val="00C94752"/>
    <w:rsid w:val="00CA02B0"/>
    <w:rsid w:val="00CA04DA"/>
    <w:rsid w:val="00CA0AAB"/>
    <w:rsid w:val="00CA151E"/>
    <w:rsid w:val="00CA2A60"/>
    <w:rsid w:val="00CA2AE3"/>
    <w:rsid w:val="00CA4F48"/>
    <w:rsid w:val="00CB008A"/>
    <w:rsid w:val="00CB01B2"/>
    <w:rsid w:val="00CB2B56"/>
    <w:rsid w:val="00CB4081"/>
    <w:rsid w:val="00CB4C9F"/>
    <w:rsid w:val="00CB4FD0"/>
    <w:rsid w:val="00CB5565"/>
    <w:rsid w:val="00CB5BB6"/>
    <w:rsid w:val="00CB60F1"/>
    <w:rsid w:val="00CC05A3"/>
    <w:rsid w:val="00CC143F"/>
    <w:rsid w:val="00CC181D"/>
    <w:rsid w:val="00CC3880"/>
    <w:rsid w:val="00CC403F"/>
    <w:rsid w:val="00CC4151"/>
    <w:rsid w:val="00CC5E8A"/>
    <w:rsid w:val="00CC70C3"/>
    <w:rsid w:val="00CC7DB9"/>
    <w:rsid w:val="00CC7F21"/>
    <w:rsid w:val="00CD1AC0"/>
    <w:rsid w:val="00CD1EDB"/>
    <w:rsid w:val="00CD486F"/>
    <w:rsid w:val="00CD5948"/>
    <w:rsid w:val="00CD5CAF"/>
    <w:rsid w:val="00CD604E"/>
    <w:rsid w:val="00CD73D0"/>
    <w:rsid w:val="00CE1888"/>
    <w:rsid w:val="00CE18A9"/>
    <w:rsid w:val="00CE1D41"/>
    <w:rsid w:val="00CE3260"/>
    <w:rsid w:val="00CF1268"/>
    <w:rsid w:val="00CF12B4"/>
    <w:rsid w:val="00CF453C"/>
    <w:rsid w:val="00CF68C1"/>
    <w:rsid w:val="00CF7D09"/>
    <w:rsid w:val="00CF7F28"/>
    <w:rsid w:val="00D01B40"/>
    <w:rsid w:val="00D0224F"/>
    <w:rsid w:val="00D03432"/>
    <w:rsid w:val="00D05147"/>
    <w:rsid w:val="00D06B7B"/>
    <w:rsid w:val="00D12555"/>
    <w:rsid w:val="00D143AE"/>
    <w:rsid w:val="00D16698"/>
    <w:rsid w:val="00D200F4"/>
    <w:rsid w:val="00D2014C"/>
    <w:rsid w:val="00D21F0E"/>
    <w:rsid w:val="00D2213B"/>
    <w:rsid w:val="00D2234D"/>
    <w:rsid w:val="00D2692C"/>
    <w:rsid w:val="00D27C6F"/>
    <w:rsid w:val="00D300E0"/>
    <w:rsid w:val="00D31D9F"/>
    <w:rsid w:val="00D31DBA"/>
    <w:rsid w:val="00D32A38"/>
    <w:rsid w:val="00D32E30"/>
    <w:rsid w:val="00D33F75"/>
    <w:rsid w:val="00D359E3"/>
    <w:rsid w:val="00D35C9B"/>
    <w:rsid w:val="00D375A1"/>
    <w:rsid w:val="00D37F7F"/>
    <w:rsid w:val="00D42487"/>
    <w:rsid w:val="00D50121"/>
    <w:rsid w:val="00D51582"/>
    <w:rsid w:val="00D52224"/>
    <w:rsid w:val="00D525BC"/>
    <w:rsid w:val="00D530A3"/>
    <w:rsid w:val="00D5403D"/>
    <w:rsid w:val="00D54D86"/>
    <w:rsid w:val="00D60E87"/>
    <w:rsid w:val="00D61526"/>
    <w:rsid w:val="00D637F8"/>
    <w:rsid w:val="00D641E3"/>
    <w:rsid w:val="00D660E0"/>
    <w:rsid w:val="00D670D0"/>
    <w:rsid w:val="00D675F2"/>
    <w:rsid w:val="00D72135"/>
    <w:rsid w:val="00D72562"/>
    <w:rsid w:val="00D7282E"/>
    <w:rsid w:val="00D728E1"/>
    <w:rsid w:val="00D73E0E"/>
    <w:rsid w:val="00D76457"/>
    <w:rsid w:val="00D7662B"/>
    <w:rsid w:val="00D7778E"/>
    <w:rsid w:val="00D77803"/>
    <w:rsid w:val="00D778B0"/>
    <w:rsid w:val="00D80FE0"/>
    <w:rsid w:val="00D8409A"/>
    <w:rsid w:val="00D84875"/>
    <w:rsid w:val="00D871DC"/>
    <w:rsid w:val="00D87AC2"/>
    <w:rsid w:val="00D91032"/>
    <w:rsid w:val="00D9391E"/>
    <w:rsid w:val="00DA14C8"/>
    <w:rsid w:val="00DA290D"/>
    <w:rsid w:val="00DA4CBF"/>
    <w:rsid w:val="00DA522D"/>
    <w:rsid w:val="00DA735B"/>
    <w:rsid w:val="00DB08C5"/>
    <w:rsid w:val="00DB1286"/>
    <w:rsid w:val="00DC05C1"/>
    <w:rsid w:val="00DC0AFE"/>
    <w:rsid w:val="00DC1D95"/>
    <w:rsid w:val="00DC213D"/>
    <w:rsid w:val="00DD2920"/>
    <w:rsid w:val="00DD50C1"/>
    <w:rsid w:val="00DD6046"/>
    <w:rsid w:val="00DD686D"/>
    <w:rsid w:val="00DD76E9"/>
    <w:rsid w:val="00DD7DD6"/>
    <w:rsid w:val="00DE07E2"/>
    <w:rsid w:val="00DE1536"/>
    <w:rsid w:val="00DE17BF"/>
    <w:rsid w:val="00DE2CB4"/>
    <w:rsid w:val="00DE5051"/>
    <w:rsid w:val="00DE5C1D"/>
    <w:rsid w:val="00DF02C7"/>
    <w:rsid w:val="00DF1B03"/>
    <w:rsid w:val="00DF2910"/>
    <w:rsid w:val="00DF4DF2"/>
    <w:rsid w:val="00E00DB0"/>
    <w:rsid w:val="00E114DC"/>
    <w:rsid w:val="00E11CA9"/>
    <w:rsid w:val="00E1651A"/>
    <w:rsid w:val="00E20679"/>
    <w:rsid w:val="00E22730"/>
    <w:rsid w:val="00E2516D"/>
    <w:rsid w:val="00E25C06"/>
    <w:rsid w:val="00E27011"/>
    <w:rsid w:val="00E27B65"/>
    <w:rsid w:val="00E320FD"/>
    <w:rsid w:val="00E32D7C"/>
    <w:rsid w:val="00E35A16"/>
    <w:rsid w:val="00E41030"/>
    <w:rsid w:val="00E41392"/>
    <w:rsid w:val="00E44A2C"/>
    <w:rsid w:val="00E604AE"/>
    <w:rsid w:val="00E61565"/>
    <w:rsid w:val="00E62347"/>
    <w:rsid w:val="00E6262B"/>
    <w:rsid w:val="00E64332"/>
    <w:rsid w:val="00E653ED"/>
    <w:rsid w:val="00E6687B"/>
    <w:rsid w:val="00E66972"/>
    <w:rsid w:val="00E67721"/>
    <w:rsid w:val="00E70A2A"/>
    <w:rsid w:val="00E70C5A"/>
    <w:rsid w:val="00E76A4E"/>
    <w:rsid w:val="00E774F0"/>
    <w:rsid w:val="00E83168"/>
    <w:rsid w:val="00E83A29"/>
    <w:rsid w:val="00E86E5D"/>
    <w:rsid w:val="00E908D4"/>
    <w:rsid w:val="00E90A2D"/>
    <w:rsid w:val="00E9150A"/>
    <w:rsid w:val="00E940D8"/>
    <w:rsid w:val="00E94301"/>
    <w:rsid w:val="00E94EC6"/>
    <w:rsid w:val="00EA3B96"/>
    <w:rsid w:val="00EA61A0"/>
    <w:rsid w:val="00EA634A"/>
    <w:rsid w:val="00EA7F9C"/>
    <w:rsid w:val="00EB0341"/>
    <w:rsid w:val="00EB2652"/>
    <w:rsid w:val="00EB3725"/>
    <w:rsid w:val="00EB4F8B"/>
    <w:rsid w:val="00EB66A5"/>
    <w:rsid w:val="00EB79E3"/>
    <w:rsid w:val="00EC1579"/>
    <w:rsid w:val="00EC33B2"/>
    <w:rsid w:val="00EC482A"/>
    <w:rsid w:val="00EC7D62"/>
    <w:rsid w:val="00EC7DEA"/>
    <w:rsid w:val="00ED17A0"/>
    <w:rsid w:val="00ED217E"/>
    <w:rsid w:val="00ED68B5"/>
    <w:rsid w:val="00EE24EB"/>
    <w:rsid w:val="00EF03BF"/>
    <w:rsid w:val="00EF16B9"/>
    <w:rsid w:val="00EF1846"/>
    <w:rsid w:val="00EF381A"/>
    <w:rsid w:val="00EF42C2"/>
    <w:rsid w:val="00EF7C78"/>
    <w:rsid w:val="00F002E5"/>
    <w:rsid w:val="00F00CB1"/>
    <w:rsid w:val="00F017AB"/>
    <w:rsid w:val="00F02A99"/>
    <w:rsid w:val="00F03D8F"/>
    <w:rsid w:val="00F073B2"/>
    <w:rsid w:val="00F10070"/>
    <w:rsid w:val="00F12CA8"/>
    <w:rsid w:val="00F16623"/>
    <w:rsid w:val="00F27AB4"/>
    <w:rsid w:val="00F30403"/>
    <w:rsid w:val="00F309F6"/>
    <w:rsid w:val="00F32212"/>
    <w:rsid w:val="00F32D98"/>
    <w:rsid w:val="00F352D1"/>
    <w:rsid w:val="00F3630A"/>
    <w:rsid w:val="00F41B3E"/>
    <w:rsid w:val="00F42C5D"/>
    <w:rsid w:val="00F43058"/>
    <w:rsid w:val="00F43973"/>
    <w:rsid w:val="00F45849"/>
    <w:rsid w:val="00F45D3F"/>
    <w:rsid w:val="00F51393"/>
    <w:rsid w:val="00F605FC"/>
    <w:rsid w:val="00F62680"/>
    <w:rsid w:val="00F665AF"/>
    <w:rsid w:val="00F669B4"/>
    <w:rsid w:val="00F6785D"/>
    <w:rsid w:val="00F70588"/>
    <w:rsid w:val="00F7115A"/>
    <w:rsid w:val="00F715F4"/>
    <w:rsid w:val="00F71CBD"/>
    <w:rsid w:val="00F7202A"/>
    <w:rsid w:val="00F733B1"/>
    <w:rsid w:val="00F73D4C"/>
    <w:rsid w:val="00F82BF4"/>
    <w:rsid w:val="00F84489"/>
    <w:rsid w:val="00F861D2"/>
    <w:rsid w:val="00F90E08"/>
    <w:rsid w:val="00F91C6F"/>
    <w:rsid w:val="00F92041"/>
    <w:rsid w:val="00F9628A"/>
    <w:rsid w:val="00F9782D"/>
    <w:rsid w:val="00F97D02"/>
    <w:rsid w:val="00FA01D9"/>
    <w:rsid w:val="00FA01E8"/>
    <w:rsid w:val="00FA1FD6"/>
    <w:rsid w:val="00FA20A9"/>
    <w:rsid w:val="00FA2CA5"/>
    <w:rsid w:val="00FA4399"/>
    <w:rsid w:val="00FA622F"/>
    <w:rsid w:val="00FA62D4"/>
    <w:rsid w:val="00FB3010"/>
    <w:rsid w:val="00FB3229"/>
    <w:rsid w:val="00FB331D"/>
    <w:rsid w:val="00FB735F"/>
    <w:rsid w:val="00FC0608"/>
    <w:rsid w:val="00FC13E6"/>
    <w:rsid w:val="00FC2F05"/>
    <w:rsid w:val="00FC38B5"/>
    <w:rsid w:val="00FC3D1F"/>
    <w:rsid w:val="00FC5780"/>
    <w:rsid w:val="00FC70FB"/>
    <w:rsid w:val="00FD1340"/>
    <w:rsid w:val="00FD23EA"/>
    <w:rsid w:val="00FD30D5"/>
    <w:rsid w:val="00FD3323"/>
    <w:rsid w:val="00FD41A7"/>
    <w:rsid w:val="00FD464C"/>
    <w:rsid w:val="00FD7265"/>
    <w:rsid w:val="00FD7F5F"/>
    <w:rsid w:val="00FE245D"/>
    <w:rsid w:val="00FE2ECE"/>
    <w:rsid w:val="00FE3E56"/>
    <w:rsid w:val="00FE426E"/>
    <w:rsid w:val="00FE4BC2"/>
    <w:rsid w:val="00FE55B6"/>
    <w:rsid w:val="00FE72EA"/>
    <w:rsid w:val="00FE7EC0"/>
    <w:rsid w:val="00FF1101"/>
    <w:rsid w:val="00FF1258"/>
    <w:rsid w:val="00FF4849"/>
    <w:rsid w:val="00FF64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CA4D92"/>
  <w15:chartTrackingRefBased/>
  <w15:docId w15:val="{8ECE05CA-2629-485C-AB4C-B43959356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annotation text" w:uiPriority="99"/>
    <w:lsdException w:name="header" w:uiPriority="99"/>
    <w:lsdException w:name="footer" w:uiPriority="99"/>
    <w:lsdException w:name="caption" w:semiHidden="1" w:uiPriority="35" w:unhideWhenUsed="1" w:qFormat="1"/>
    <w:lsdException w:name="annotation reference" w:uiPriority="99"/>
    <w:lsdException w:name="Title" w:uiPriority="10" w:qFormat="1"/>
    <w:lsdException w:name="Subtitle" w:uiPriority="11" w:qFormat="1"/>
    <w:lsdException w:name="Hyperlink" w:uiPriority="99"/>
    <w:lsdException w:name="FollowedHyperlink" w:uiPriority="99"/>
    <w:lsdException w:name="Strong" w:uiPriority="22" w:qFormat="1"/>
    <w:lsdException w:name="Emphasis" w:uiPriority="20" w:qFormat="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4D86"/>
    <w:rPr>
      <w:rFonts w:ascii="Open Sans" w:hAnsi="Open Sans"/>
    </w:rPr>
  </w:style>
  <w:style w:type="paragraph" w:styleId="Heading1">
    <w:name w:val="heading 1"/>
    <w:basedOn w:val="Normal"/>
    <w:next w:val="Normal"/>
    <w:link w:val="Heading1Char"/>
    <w:uiPriority w:val="9"/>
    <w:qFormat/>
    <w:rsid w:val="00A76700"/>
    <w:pPr>
      <w:keepNext/>
      <w:keepLines/>
      <w:spacing w:before="240" w:after="0"/>
      <w:outlineLvl w:val="0"/>
    </w:pPr>
    <w:rPr>
      <w:rFonts w:ascii="Open Sans SemiBold" w:eastAsiaTheme="majorEastAsia" w:hAnsi="Open Sans SemiBold" w:cstheme="majorBidi"/>
      <w:color w:val="262626" w:themeColor="text1" w:themeTint="D9"/>
      <w:sz w:val="32"/>
      <w:szCs w:val="32"/>
    </w:rPr>
  </w:style>
  <w:style w:type="paragraph" w:styleId="Heading2">
    <w:name w:val="heading 2"/>
    <w:basedOn w:val="Normal"/>
    <w:next w:val="Normal"/>
    <w:link w:val="Heading2Char"/>
    <w:uiPriority w:val="9"/>
    <w:unhideWhenUsed/>
    <w:qFormat/>
    <w:rsid w:val="000361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0361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361C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0361C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0361C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361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61C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361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700"/>
    <w:rPr>
      <w:rFonts w:ascii="Open Sans SemiBold" w:eastAsiaTheme="majorEastAsia" w:hAnsi="Open Sans SemiBold" w:cstheme="majorBidi"/>
      <w:color w:val="262626" w:themeColor="text1" w:themeTint="D9"/>
      <w:sz w:val="32"/>
      <w:szCs w:val="32"/>
    </w:rPr>
  </w:style>
  <w:style w:type="character" w:customStyle="1" w:styleId="Heading2Char">
    <w:name w:val="Heading 2 Char"/>
    <w:basedOn w:val="DefaultParagraphFont"/>
    <w:link w:val="Heading2"/>
    <w:uiPriority w:val="9"/>
    <w:rsid w:val="000361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0361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361C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0361C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0361C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0361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61C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61CA"/>
    <w:rPr>
      <w:rFonts w:asciiTheme="majorHAnsi" w:eastAsiaTheme="majorEastAsia" w:hAnsiTheme="majorHAnsi" w:cstheme="majorBidi"/>
      <w:i/>
      <w:iCs/>
      <w:color w:val="262626" w:themeColor="text1" w:themeTint="D9"/>
      <w:sz w:val="21"/>
      <w:szCs w:val="21"/>
    </w:rPr>
  </w:style>
  <w:style w:type="character" w:styleId="Hyperlink">
    <w:name w:val="Hyperlink"/>
    <w:uiPriority w:val="99"/>
    <w:rsid w:val="00B94982"/>
    <w:rPr>
      <w:color w:val="0000FF"/>
      <w:u w:val="single"/>
    </w:rPr>
  </w:style>
  <w:style w:type="character" w:styleId="PlaceholderText">
    <w:name w:val="Placeholder Text"/>
    <w:basedOn w:val="DefaultParagraphFont"/>
    <w:uiPriority w:val="99"/>
    <w:semiHidden/>
    <w:rsid w:val="002F4EB7"/>
    <w:rPr>
      <w:color w:val="808080"/>
    </w:rPr>
  </w:style>
  <w:style w:type="paragraph" w:styleId="Title">
    <w:name w:val="Title"/>
    <w:basedOn w:val="Normal"/>
    <w:next w:val="Normal"/>
    <w:link w:val="TitleChar"/>
    <w:uiPriority w:val="10"/>
    <w:qFormat/>
    <w:rsid w:val="00A76700"/>
    <w:pPr>
      <w:spacing w:after="0" w:line="240" w:lineRule="auto"/>
      <w:contextualSpacing/>
    </w:pPr>
    <w:rPr>
      <w:rFonts w:ascii="Open Sans SemiBold" w:eastAsiaTheme="majorEastAsia" w:hAnsi="Open Sans SemiBold" w:cstheme="majorBidi"/>
      <w:spacing w:val="-10"/>
      <w:sz w:val="56"/>
      <w:szCs w:val="56"/>
    </w:rPr>
  </w:style>
  <w:style w:type="character" w:customStyle="1" w:styleId="TitleChar">
    <w:name w:val="Title Char"/>
    <w:basedOn w:val="DefaultParagraphFont"/>
    <w:link w:val="Title"/>
    <w:uiPriority w:val="10"/>
    <w:rsid w:val="00A76700"/>
    <w:rPr>
      <w:rFonts w:ascii="Open Sans SemiBold" w:eastAsiaTheme="majorEastAsia" w:hAnsi="Open Sans SemiBold" w:cstheme="majorBidi"/>
      <w:spacing w:val="-10"/>
      <w:sz w:val="56"/>
      <w:szCs w:val="56"/>
    </w:rPr>
  </w:style>
  <w:style w:type="paragraph" w:styleId="Caption">
    <w:name w:val="caption"/>
    <w:basedOn w:val="Normal"/>
    <w:next w:val="Normal"/>
    <w:uiPriority w:val="35"/>
    <w:unhideWhenUsed/>
    <w:qFormat/>
    <w:rsid w:val="000361C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361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361CA"/>
    <w:rPr>
      <w:color w:val="5A5A5A" w:themeColor="text1" w:themeTint="A5"/>
      <w:spacing w:val="15"/>
    </w:rPr>
  </w:style>
  <w:style w:type="character" w:styleId="Strong">
    <w:name w:val="Strong"/>
    <w:basedOn w:val="DefaultParagraphFont"/>
    <w:uiPriority w:val="22"/>
    <w:qFormat/>
    <w:rsid w:val="000361CA"/>
    <w:rPr>
      <w:b/>
      <w:bCs/>
      <w:color w:val="auto"/>
    </w:rPr>
  </w:style>
  <w:style w:type="character" w:styleId="Emphasis">
    <w:name w:val="Emphasis"/>
    <w:basedOn w:val="DefaultParagraphFont"/>
    <w:uiPriority w:val="20"/>
    <w:qFormat/>
    <w:rsid w:val="000361CA"/>
    <w:rPr>
      <w:i/>
      <w:iCs/>
      <w:color w:val="auto"/>
    </w:rPr>
  </w:style>
  <w:style w:type="paragraph" w:styleId="NoSpacing">
    <w:name w:val="No Spacing"/>
    <w:uiPriority w:val="1"/>
    <w:qFormat/>
    <w:rsid w:val="000361CA"/>
    <w:pPr>
      <w:spacing w:after="0" w:line="240" w:lineRule="auto"/>
    </w:pPr>
  </w:style>
  <w:style w:type="paragraph" w:styleId="Quote">
    <w:name w:val="Quote"/>
    <w:basedOn w:val="Normal"/>
    <w:next w:val="Normal"/>
    <w:link w:val="QuoteChar"/>
    <w:uiPriority w:val="29"/>
    <w:qFormat/>
    <w:rsid w:val="000361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361CA"/>
    <w:rPr>
      <w:i/>
      <w:iCs/>
      <w:color w:val="404040" w:themeColor="text1" w:themeTint="BF"/>
    </w:rPr>
  </w:style>
  <w:style w:type="paragraph" w:styleId="IntenseQuote">
    <w:name w:val="Intense Quote"/>
    <w:basedOn w:val="Normal"/>
    <w:next w:val="Normal"/>
    <w:link w:val="IntenseQuoteChar"/>
    <w:uiPriority w:val="30"/>
    <w:qFormat/>
    <w:rsid w:val="000361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361CA"/>
    <w:rPr>
      <w:i/>
      <w:iCs/>
      <w:color w:val="404040" w:themeColor="text1" w:themeTint="BF"/>
    </w:rPr>
  </w:style>
  <w:style w:type="character" w:styleId="SubtleEmphasis">
    <w:name w:val="Subtle Emphasis"/>
    <w:basedOn w:val="DefaultParagraphFont"/>
    <w:uiPriority w:val="19"/>
    <w:qFormat/>
    <w:rsid w:val="000361CA"/>
    <w:rPr>
      <w:i/>
      <w:iCs/>
      <w:color w:val="404040" w:themeColor="text1" w:themeTint="BF"/>
    </w:rPr>
  </w:style>
  <w:style w:type="character" w:styleId="IntenseEmphasis">
    <w:name w:val="Intense Emphasis"/>
    <w:basedOn w:val="DefaultParagraphFont"/>
    <w:uiPriority w:val="21"/>
    <w:qFormat/>
    <w:rsid w:val="000361CA"/>
    <w:rPr>
      <w:b/>
      <w:bCs/>
      <w:i/>
      <w:iCs/>
      <w:color w:val="auto"/>
    </w:rPr>
  </w:style>
  <w:style w:type="character" w:styleId="SubtleReference">
    <w:name w:val="Subtle Reference"/>
    <w:basedOn w:val="DefaultParagraphFont"/>
    <w:uiPriority w:val="31"/>
    <w:qFormat/>
    <w:rsid w:val="000361CA"/>
    <w:rPr>
      <w:smallCaps/>
      <w:color w:val="404040" w:themeColor="text1" w:themeTint="BF"/>
    </w:rPr>
  </w:style>
  <w:style w:type="character" w:styleId="IntenseReference">
    <w:name w:val="Intense Reference"/>
    <w:basedOn w:val="DefaultParagraphFont"/>
    <w:uiPriority w:val="32"/>
    <w:qFormat/>
    <w:rsid w:val="000361CA"/>
    <w:rPr>
      <w:b/>
      <w:bCs/>
      <w:smallCaps/>
      <w:color w:val="404040" w:themeColor="text1" w:themeTint="BF"/>
      <w:spacing w:val="5"/>
    </w:rPr>
  </w:style>
  <w:style w:type="character" w:styleId="BookTitle">
    <w:name w:val="Book Title"/>
    <w:basedOn w:val="DefaultParagraphFont"/>
    <w:uiPriority w:val="33"/>
    <w:qFormat/>
    <w:rsid w:val="000361CA"/>
    <w:rPr>
      <w:b/>
      <w:bCs/>
      <w:i/>
      <w:iCs/>
      <w:spacing w:val="5"/>
    </w:rPr>
  </w:style>
  <w:style w:type="paragraph" w:styleId="TOCHeading">
    <w:name w:val="TOC Heading"/>
    <w:basedOn w:val="Heading1"/>
    <w:next w:val="Normal"/>
    <w:uiPriority w:val="39"/>
    <w:semiHidden/>
    <w:unhideWhenUsed/>
    <w:qFormat/>
    <w:rsid w:val="000361CA"/>
    <w:pPr>
      <w:outlineLvl w:val="9"/>
    </w:pPr>
  </w:style>
  <w:style w:type="paragraph" w:styleId="ListParagraph">
    <w:name w:val="List Paragraph"/>
    <w:basedOn w:val="Normal"/>
    <w:uiPriority w:val="34"/>
    <w:qFormat/>
    <w:rsid w:val="00E90A2D"/>
    <w:pPr>
      <w:ind w:left="720"/>
      <w:contextualSpacing/>
    </w:pPr>
  </w:style>
  <w:style w:type="paragraph" w:styleId="BalloonText">
    <w:name w:val="Balloon Text"/>
    <w:basedOn w:val="Normal"/>
    <w:link w:val="BalloonTextChar"/>
    <w:uiPriority w:val="99"/>
    <w:rsid w:val="00EB37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B3725"/>
    <w:rPr>
      <w:rFonts w:ascii="Segoe UI" w:hAnsi="Segoe UI" w:cs="Segoe UI"/>
      <w:sz w:val="18"/>
      <w:szCs w:val="18"/>
    </w:rPr>
  </w:style>
  <w:style w:type="character" w:styleId="CommentReference">
    <w:name w:val="annotation reference"/>
    <w:basedOn w:val="DefaultParagraphFont"/>
    <w:uiPriority w:val="99"/>
    <w:rsid w:val="003E05D5"/>
    <w:rPr>
      <w:sz w:val="16"/>
      <w:szCs w:val="16"/>
    </w:rPr>
  </w:style>
  <w:style w:type="paragraph" w:styleId="CommentText">
    <w:name w:val="annotation text"/>
    <w:basedOn w:val="Normal"/>
    <w:link w:val="CommentTextChar"/>
    <w:uiPriority w:val="99"/>
    <w:rsid w:val="003E05D5"/>
    <w:pPr>
      <w:spacing w:line="240" w:lineRule="auto"/>
    </w:pPr>
    <w:rPr>
      <w:sz w:val="20"/>
      <w:szCs w:val="20"/>
    </w:rPr>
  </w:style>
  <w:style w:type="character" w:customStyle="1" w:styleId="CommentTextChar">
    <w:name w:val="Comment Text Char"/>
    <w:basedOn w:val="DefaultParagraphFont"/>
    <w:link w:val="CommentText"/>
    <w:uiPriority w:val="99"/>
    <w:rsid w:val="003E05D5"/>
    <w:rPr>
      <w:sz w:val="20"/>
      <w:szCs w:val="20"/>
    </w:rPr>
  </w:style>
  <w:style w:type="paragraph" w:styleId="CommentSubject">
    <w:name w:val="annotation subject"/>
    <w:basedOn w:val="CommentText"/>
    <w:next w:val="CommentText"/>
    <w:link w:val="CommentSubjectChar"/>
    <w:uiPriority w:val="99"/>
    <w:rsid w:val="003E05D5"/>
    <w:rPr>
      <w:b/>
      <w:bCs/>
    </w:rPr>
  </w:style>
  <w:style w:type="character" w:customStyle="1" w:styleId="CommentSubjectChar">
    <w:name w:val="Comment Subject Char"/>
    <w:basedOn w:val="CommentTextChar"/>
    <w:link w:val="CommentSubject"/>
    <w:uiPriority w:val="99"/>
    <w:rsid w:val="003E05D5"/>
    <w:rPr>
      <w:b/>
      <w:bCs/>
      <w:sz w:val="20"/>
      <w:szCs w:val="20"/>
    </w:rPr>
  </w:style>
  <w:style w:type="paragraph" w:styleId="Header">
    <w:name w:val="header"/>
    <w:basedOn w:val="Normal"/>
    <w:link w:val="HeaderChar"/>
    <w:uiPriority w:val="99"/>
    <w:rsid w:val="00781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D79"/>
  </w:style>
  <w:style w:type="paragraph" w:styleId="Footer">
    <w:name w:val="footer"/>
    <w:basedOn w:val="Normal"/>
    <w:link w:val="FooterChar"/>
    <w:uiPriority w:val="99"/>
    <w:rsid w:val="00781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D79"/>
  </w:style>
  <w:style w:type="character" w:styleId="LineNumber">
    <w:name w:val="line number"/>
    <w:basedOn w:val="DefaultParagraphFont"/>
    <w:rsid w:val="00D54D86"/>
    <w:rPr>
      <w:color w:val="7F7F7F" w:themeColor="text1" w:themeTint="80"/>
    </w:rPr>
  </w:style>
  <w:style w:type="paragraph" w:styleId="Revision">
    <w:name w:val="Revision"/>
    <w:hidden/>
    <w:uiPriority w:val="99"/>
    <w:semiHidden/>
    <w:rsid w:val="00C21569"/>
    <w:pPr>
      <w:spacing w:after="0" w:line="240" w:lineRule="auto"/>
    </w:pPr>
    <w:rPr>
      <w:rFonts w:ascii="Open Sans" w:hAnsi="Open Sans"/>
    </w:rPr>
  </w:style>
  <w:style w:type="table" w:styleId="TableGrid">
    <w:name w:val="Table Grid"/>
    <w:basedOn w:val="TableNormal"/>
    <w:uiPriority w:val="39"/>
    <w:rsid w:val="00B23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C338E"/>
  </w:style>
  <w:style w:type="character" w:customStyle="1" w:styleId="UnresolvedMention1">
    <w:name w:val="Unresolved Mention1"/>
    <w:basedOn w:val="DefaultParagraphFont"/>
    <w:uiPriority w:val="99"/>
    <w:semiHidden/>
    <w:unhideWhenUsed/>
    <w:rsid w:val="00AD0111"/>
    <w:rPr>
      <w:color w:val="605E5C"/>
      <w:shd w:val="clear" w:color="auto" w:fill="E1DFDD"/>
    </w:rPr>
  </w:style>
  <w:style w:type="character" w:styleId="FollowedHyperlink">
    <w:name w:val="FollowedHyperlink"/>
    <w:basedOn w:val="DefaultParagraphFont"/>
    <w:uiPriority w:val="99"/>
    <w:rsid w:val="00851C98"/>
    <w:rPr>
      <w:color w:val="954F72" w:themeColor="followedHyperlink"/>
      <w:u w:val="single"/>
    </w:rPr>
  </w:style>
  <w:style w:type="character" w:customStyle="1" w:styleId="highlight">
    <w:name w:val="highlight"/>
    <w:basedOn w:val="DefaultParagraphFont"/>
    <w:rsid w:val="001073DA"/>
  </w:style>
  <w:style w:type="character" w:styleId="UnresolvedMention">
    <w:name w:val="Unresolved Mention"/>
    <w:basedOn w:val="DefaultParagraphFont"/>
    <w:uiPriority w:val="99"/>
    <w:semiHidden/>
    <w:unhideWhenUsed/>
    <w:rsid w:val="0018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025187">
      <w:bodyDiv w:val="1"/>
      <w:marLeft w:val="0"/>
      <w:marRight w:val="0"/>
      <w:marTop w:val="0"/>
      <w:marBottom w:val="0"/>
      <w:divBdr>
        <w:top w:val="none" w:sz="0" w:space="0" w:color="auto"/>
        <w:left w:val="none" w:sz="0" w:space="0" w:color="auto"/>
        <w:bottom w:val="none" w:sz="0" w:space="0" w:color="auto"/>
        <w:right w:val="none" w:sz="0" w:space="0" w:color="auto"/>
      </w:divBdr>
    </w:div>
    <w:div w:id="330838571">
      <w:bodyDiv w:val="1"/>
      <w:marLeft w:val="0"/>
      <w:marRight w:val="0"/>
      <w:marTop w:val="0"/>
      <w:marBottom w:val="0"/>
      <w:divBdr>
        <w:top w:val="none" w:sz="0" w:space="0" w:color="auto"/>
        <w:left w:val="none" w:sz="0" w:space="0" w:color="auto"/>
        <w:bottom w:val="none" w:sz="0" w:space="0" w:color="auto"/>
        <w:right w:val="none" w:sz="0" w:space="0" w:color="auto"/>
      </w:divBdr>
    </w:div>
    <w:div w:id="383718010">
      <w:bodyDiv w:val="1"/>
      <w:marLeft w:val="0"/>
      <w:marRight w:val="0"/>
      <w:marTop w:val="0"/>
      <w:marBottom w:val="0"/>
      <w:divBdr>
        <w:top w:val="none" w:sz="0" w:space="0" w:color="auto"/>
        <w:left w:val="none" w:sz="0" w:space="0" w:color="auto"/>
        <w:bottom w:val="none" w:sz="0" w:space="0" w:color="auto"/>
        <w:right w:val="none" w:sz="0" w:space="0" w:color="auto"/>
      </w:divBdr>
    </w:div>
    <w:div w:id="406266405">
      <w:bodyDiv w:val="1"/>
      <w:marLeft w:val="0"/>
      <w:marRight w:val="0"/>
      <w:marTop w:val="0"/>
      <w:marBottom w:val="0"/>
      <w:divBdr>
        <w:top w:val="none" w:sz="0" w:space="0" w:color="auto"/>
        <w:left w:val="none" w:sz="0" w:space="0" w:color="auto"/>
        <w:bottom w:val="none" w:sz="0" w:space="0" w:color="auto"/>
        <w:right w:val="none" w:sz="0" w:space="0" w:color="auto"/>
      </w:divBdr>
    </w:div>
    <w:div w:id="665982379">
      <w:bodyDiv w:val="1"/>
      <w:marLeft w:val="0"/>
      <w:marRight w:val="0"/>
      <w:marTop w:val="0"/>
      <w:marBottom w:val="0"/>
      <w:divBdr>
        <w:top w:val="none" w:sz="0" w:space="0" w:color="auto"/>
        <w:left w:val="none" w:sz="0" w:space="0" w:color="auto"/>
        <w:bottom w:val="none" w:sz="0" w:space="0" w:color="auto"/>
        <w:right w:val="none" w:sz="0" w:space="0" w:color="auto"/>
      </w:divBdr>
    </w:div>
    <w:div w:id="674573349">
      <w:bodyDiv w:val="1"/>
      <w:marLeft w:val="0"/>
      <w:marRight w:val="0"/>
      <w:marTop w:val="0"/>
      <w:marBottom w:val="0"/>
      <w:divBdr>
        <w:top w:val="none" w:sz="0" w:space="0" w:color="auto"/>
        <w:left w:val="none" w:sz="0" w:space="0" w:color="auto"/>
        <w:bottom w:val="none" w:sz="0" w:space="0" w:color="auto"/>
        <w:right w:val="none" w:sz="0" w:space="0" w:color="auto"/>
      </w:divBdr>
    </w:div>
    <w:div w:id="681014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839">
          <w:marLeft w:val="0"/>
          <w:marRight w:val="0"/>
          <w:marTop w:val="0"/>
          <w:marBottom w:val="0"/>
          <w:divBdr>
            <w:top w:val="none" w:sz="0" w:space="0" w:color="auto"/>
            <w:left w:val="none" w:sz="0" w:space="0" w:color="auto"/>
            <w:bottom w:val="none" w:sz="0" w:space="0" w:color="auto"/>
            <w:right w:val="none" w:sz="0" w:space="0" w:color="auto"/>
          </w:divBdr>
        </w:div>
        <w:div w:id="1845391886">
          <w:marLeft w:val="0"/>
          <w:marRight w:val="0"/>
          <w:marTop w:val="0"/>
          <w:marBottom w:val="0"/>
          <w:divBdr>
            <w:top w:val="none" w:sz="0" w:space="0" w:color="auto"/>
            <w:left w:val="none" w:sz="0" w:space="0" w:color="auto"/>
            <w:bottom w:val="none" w:sz="0" w:space="0" w:color="auto"/>
            <w:right w:val="none" w:sz="0" w:space="0" w:color="auto"/>
          </w:divBdr>
        </w:div>
      </w:divsChild>
    </w:div>
    <w:div w:id="694354679">
      <w:bodyDiv w:val="1"/>
      <w:marLeft w:val="0"/>
      <w:marRight w:val="0"/>
      <w:marTop w:val="0"/>
      <w:marBottom w:val="0"/>
      <w:divBdr>
        <w:top w:val="none" w:sz="0" w:space="0" w:color="auto"/>
        <w:left w:val="none" w:sz="0" w:space="0" w:color="auto"/>
        <w:bottom w:val="none" w:sz="0" w:space="0" w:color="auto"/>
        <w:right w:val="none" w:sz="0" w:space="0" w:color="auto"/>
      </w:divBdr>
    </w:div>
    <w:div w:id="695695568">
      <w:bodyDiv w:val="1"/>
      <w:marLeft w:val="0"/>
      <w:marRight w:val="0"/>
      <w:marTop w:val="0"/>
      <w:marBottom w:val="0"/>
      <w:divBdr>
        <w:top w:val="none" w:sz="0" w:space="0" w:color="auto"/>
        <w:left w:val="none" w:sz="0" w:space="0" w:color="auto"/>
        <w:bottom w:val="none" w:sz="0" w:space="0" w:color="auto"/>
        <w:right w:val="none" w:sz="0" w:space="0" w:color="auto"/>
      </w:divBdr>
    </w:div>
    <w:div w:id="1117524852">
      <w:bodyDiv w:val="1"/>
      <w:marLeft w:val="0"/>
      <w:marRight w:val="0"/>
      <w:marTop w:val="0"/>
      <w:marBottom w:val="0"/>
      <w:divBdr>
        <w:top w:val="none" w:sz="0" w:space="0" w:color="auto"/>
        <w:left w:val="none" w:sz="0" w:space="0" w:color="auto"/>
        <w:bottom w:val="none" w:sz="0" w:space="0" w:color="auto"/>
        <w:right w:val="none" w:sz="0" w:space="0" w:color="auto"/>
      </w:divBdr>
    </w:div>
    <w:div w:id="1173767214">
      <w:bodyDiv w:val="1"/>
      <w:marLeft w:val="0"/>
      <w:marRight w:val="0"/>
      <w:marTop w:val="0"/>
      <w:marBottom w:val="0"/>
      <w:divBdr>
        <w:top w:val="none" w:sz="0" w:space="0" w:color="auto"/>
        <w:left w:val="none" w:sz="0" w:space="0" w:color="auto"/>
        <w:bottom w:val="none" w:sz="0" w:space="0" w:color="auto"/>
        <w:right w:val="none" w:sz="0" w:space="0" w:color="auto"/>
      </w:divBdr>
    </w:div>
    <w:div w:id="1212309021">
      <w:bodyDiv w:val="1"/>
      <w:marLeft w:val="0"/>
      <w:marRight w:val="0"/>
      <w:marTop w:val="0"/>
      <w:marBottom w:val="0"/>
      <w:divBdr>
        <w:top w:val="none" w:sz="0" w:space="0" w:color="auto"/>
        <w:left w:val="none" w:sz="0" w:space="0" w:color="auto"/>
        <w:bottom w:val="none" w:sz="0" w:space="0" w:color="auto"/>
        <w:right w:val="none" w:sz="0" w:space="0" w:color="auto"/>
      </w:divBdr>
    </w:div>
    <w:div w:id="1473214686">
      <w:bodyDiv w:val="1"/>
      <w:marLeft w:val="0"/>
      <w:marRight w:val="0"/>
      <w:marTop w:val="0"/>
      <w:marBottom w:val="0"/>
      <w:divBdr>
        <w:top w:val="none" w:sz="0" w:space="0" w:color="auto"/>
        <w:left w:val="none" w:sz="0" w:space="0" w:color="auto"/>
        <w:bottom w:val="none" w:sz="0" w:space="0" w:color="auto"/>
        <w:right w:val="none" w:sz="0" w:space="0" w:color="auto"/>
      </w:divBdr>
    </w:div>
    <w:div w:id="1563786983">
      <w:bodyDiv w:val="1"/>
      <w:marLeft w:val="0"/>
      <w:marRight w:val="0"/>
      <w:marTop w:val="0"/>
      <w:marBottom w:val="0"/>
      <w:divBdr>
        <w:top w:val="none" w:sz="0" w:space="0" w:color="auto"/>
        <w:left w:val="none" w:sz="0" w:space="0" w:color="auto"/>
        <w:bottom w:val="none" w:sz="0" w:space="0" w:color="auto"/>
        <w:right w:val="none" w:sz="0" w:space="0" w:color="auto"/>
      </w:divBdr>
    </w:div>
    <w:div w:id="1601646633">
      <w:bodyDiv w:val="1"/>
      <w:marLeft w:val="0"/>
      <w:marRight w:val="0"/>
      <w:marTop w:val="0"/>
      <w:marBottom w:val="0"/>
      <w:divBdr>
        <w:top w:val="none" w:sz="0" w:space="0" w:color="auto"/>
        <w:left w:val="none" w:sz="0" w:space="0" w:color="auto"/>
        <w:bottom w:val="none" w:sz="0" w:space="0" w:color="auto"/>
        <w:right w:val="none" w:sz="0" w:space="0" w:color="auto"/>
      </w:divBdr>
    </w:div>
    <w:div w:id="1713378939">
      <w:bodyDiv w:val="1"/>
      <w:marLeft w:val="0"/>
      <w:marRight w:val="0"/>
      <w:marTop w:val="0"/>
      <w:marBottom w:val="0"/>
      <w:divBdr>
        <w:top w:val="none" w:sz="0" w:space="0" w:color="auto"/>
        <w:left w:val="none" w:sz="0" w:space="0" w:color="auto"/>
        <w:bottom w:val="none" w:sz="0" w:space="0" w:color="auto"/>
        <w:right w:val="none" w:sz="0" w:space="0" w:color="auto"/>
      </w:divBdr>
    </w:div>
    <w:div w:id="1715499364">
      <w:bodyDiv w:val="1"/>
      <w:marLeft w:val="0"/>
      <w:marRight w:val="0"/>
      <w:marTop w:val="0"/>
      <w:marBottom w:val="0"/>
      <w:divBdr>
        <w:top w:val="none" w:sz="0" w:space="0" w:color="auto"/>
        <w:left w:val="none" w:sz="0" w:space="0" w:color="auto"/>
        <w:bottom w:val="none" w:sz="0" w:space="0" w:color="auto"/>
        <w:right w:val="none" w:sz="0" w:space="0" w:color="auto"/>
      </w:divBdr>
    </w:div>
    <w:div w:id="1721587611">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93123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sciencedirect.com/science/article/pii/S0896627300805255" TargetMode="External"/><Relationship Id="rId1" Type="http://schemas.openxmlformats.org/officeDocument/2006/relationships/hyperlink" Target="https://www.sciencedirect.com/science/article/abs/pii/0304394087906173"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du-varadhan-2020-squarem:-an-r-package-for-off-the-shelf-acceleration-of-em,-mm-and-other-em-like-monotone-algorithms</b:Tag>
    <b:SourceType>JournalArticle</b:SourceType>
    <b:Title>SQUAREM: An R package for off-the-shelf acceleration of EM, MM and other EM-like monotone algorithms</b:Title>
    <b:Year>2020</b:Year>
    <b:Author>
      <b:Author>
        <b:NameList>
          <b:Person>
            <b:First>Yu</b:First>
            <b:Last>Du</b:Last>
          </b:Person>
          <b:Person>
            <b:First>Ravi</b:First>
            <b:Last>Varadhan</b:Last>
          </b:Person>
        </b:NameList>
      </b:Author>
    </b:Author>
    <b:JournalName>Journal of Statistical Software</b:JournalName>
    <b:Pages>1-41</b:Pages>
    <b:Volume>92</b:Volume>
    <b:Issue>1</b:Issue>
    <b:StandardNumber>1810.11163</b:StandardNumber>
    <b:Publisher>American Statistical Association</b:Publisher>
    <b:Month>2</b:Month>
    <b:Day>23</b:Day>
    <b:RefOrder>1</b:RefOrder>
  </b:Source>
  <b:Source>
    <b:Tag>ananthasayanam-mohan-2016-a-heuristic-reference-recursive-recipe-for-adaptively-tuning-the-kalman-filter-statistics-part-1:-formulation-and-simulation-studies</b:Tag>
    <b:SourceType>JournalArticle</b:SourceType>
    <b:Title>A heuristic reference recursive recipe for adaptively tuning the Kalman filter statistics part-1: formulation and simulation studies</b:Title>
    <b:Year>2016</b:Year>
    <b:Author>
      <b:Author>
        <b:NameList>
          <b:Person>
            <b:First>M. R.</b:First>
            <b:Last>Ananthasayanam</b:Last>
          </b:Person>
          <b:Person>
            <b:First>M. Shyam</b:First>
            <b:Last>Mohan</b:Last>
          </b:Person>
          <b:Person>
            <b:First>Naren</b:First>
            <b:Last>Naik</b:Last>
          </b:Person>
          <b:Person>
            <b:First>R. M.O.</b:First>
            <b:Last>Gemson</b:Last>
          </b:Person>
        </b:NameList>
      </b:Author>
    </b:Author>
    <b:JournalName>Sadhana - Academy Proceedings in Engineering Sciences</b:JournalName>
    <b:Pages>1473-1490</b:Pages>
    <b:Volume>41</b:Volume>
    <b:Issue>12</b:Issue>
    <b:StandardNumber>10.1007/s12046-016-0562-z</b:StandardNumber>
    <b:Publisher>Springer India</b:Publisher>
    <b:Month>12</b:Month>
    <b:Day>1</b:Day>
    <b:RefOrder>2</b:RefOrder>
  </b:Source>
</b:Sources>
</file>

<file path=customXml/itemProps1.xml><?xml version="1.0" encoding="utf-8"?>
<ds:datastoreItem xmlns:ds="http://schemas.openxmlformats.org/officeDocument/2006/customXml" ds:itemID="{DFB22C16-F02D-4049-8B30-29C197A19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21</Pages>
  <Words>26064</Words>
  <Characters>148568</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Tracking Fast and Slow</vt:lpstr>
    </vt:vector>
  </TitlesOfParts>
  <Company>SMPP</Company>
  <LinksUpToDate>false</LinksUpToDate>
  <CharactersWithSpaces>174284</CharactersWithSpaces>
  <SharedDoc>false</SharedDoc>
  <HLinks>
    <vt:vector size="66" baseType="variant">
      <vt:variant>
        <vt:i4>4390923</vt:i4>
      </vt:variant>
      <vt:variant>
        <vt:i4>107</vt:i4>
      </vt:variant>
      <vt:variant>
        <vt:i4>0</vt:i4>
      </vt:variant>
      <vt:variant>
        <vt:i4>5</vt:i4>
      </vt:variant>
      <vt:variant>
        <vt:lpwstr/>
      </vt:variant>
      <vt:variant>
        <vt:lpwstr>_ENREF_2</vt:lpwstr>
      </vt:variant>
      <vt:variant>
        <vt:i4>4456459</vt:i4>
      </vt:variant>
      <vt:variant>
        <vt:i4>83</vt:i4>
      </vt:variant>
      <vt:variant>
        <vt:i4>0</vt:i4>
      </vt:variant>
      <vt:variant>
        <vt:i4>5</vt:i4>
      </vt:variant>
      <vt:variant>
        <vt:lpwstr/>
      </vt:variant>
      <vt:variant>
        <vt:lpwstr>_ENREF_5</vt:lpwstr>
      </vt:variant>
      <vt:variant>
        <vt:i4>4194315</vt:i4>
      </vt:variant>
      <vt:variant>
        <vt:i4>80</vt:i4>
      </vt:variant>
      <vt:variant>
        <vt:i4>0</vt:i4>
      </vt:variant>
      <vt:variant>
        <vt:i4>5</vt:i4>
      </vt:variant>
      <vt:variant>
        <vt:lpwstr/>
      </vt:variant>
      <vt:variant>
        <vt:lpwstr>_ENREF_1</vt:lpwstr>
      </vt:variant>
      <vt:variant>
        <vt:i4>4521995</vt:i4>
      </vt:variant>
      <vt:variant>
        <vt:i4>68</vt:i4>
      </vt:variant>
      <vt:variant>
        <vt:i4>0</vt:i4>
      </vt:variant>
      <vt:variant>
        <vt:i4>5</vt:i4>
      </vt:variant>
      <vt:variant>
        <vt:lpwstr/>
      </vt:variant>
      <vt:variant>
        <vt:lpwstr>_ENREF_4</vt:lpwstr>
      </vt:variant>
      <vt:variant>
        <vt:i4>4718603</vt:i4>
      </vt:variant>
      <vt:variant>
        <vt:i4>56</vt:i4>
      </vt:variant>
      <vt:variant>
        <vt:i4>0</vt:i4>
      </vt:variant>
      <vt:variant>
        <vt:i4>5</vt:i4>
      </vt:variant>
      <vt:variant>
        <vt:lpwstr/>
      </vt:variant>
      <vt:variant>
        <vt:lpwstr>_ENREF_9</vt:lpwstr>
      </vt:variant>
      <vt:variant>
        <vt:i4>4194315</vt:i4>
      </vt:variant>
      <vt:variant>
        <vt:i4>50</vt:i4>
      </vt:variant>
      <vt:variant>
        <vt:i4>0</vt:i4>
      </vt:variant>
      <vt:variant>
        <vt:i4>5</vt:i4>
      </vt:variant>
      <vt:variant>
        <vt:lpwstr/>
      </vt:variant>
      <vt:variant>
        <vt:lpwstr>_ENREF_10</vt:lpwstr>
      </vt:variant>
      <vt:variant>
        <vt:i4>4587531</vt:i4>
      </vt:variant>
      <vt:variant>
        <vt:i4>47</vt:i4>
      </vt:variant>
      <vt:variant>
        <vt:i4>0</vt:i4>
      </vt:variant>
      <vt:variant>
        <vt:i4>5</vt:i4>
      </vt:variant>
      <vt:variant>
        <vt:lpwstr/>
      </vt:variant>
      <vt:variant>
        <vt:lpwstr>_ENREF_7</vt:lpwstr>
      </vt:variant>
      <vt:variant>
        <vt:i4>4784139</vt:i4>
      </vt:variant>
      <vt:variant>
        <vt:i4>32</vt:i4>
      </vt:variant>
      <vt:variant>
        <vt:i4>0</vt:i4>
      </vt:variant>
      <vt:variant>
        <vt:i4>5</vt:i4>
      </vt:variant>
      <vt:variant>
        <vt:lpwstr/>
      </vt:variant>
      <vt:variant>
        <vt:lpwstr>_ENREF_8</vt:lpwstr>
      </vt:variant>
      <vt:variant>
        <vt:i4>4325387</vt:i4>
      </vt:variant>
      <vt:variant>
        <vt:i4>26</vt:i4>
      </vt:variant>
      <vt:variant>
        <vt:i4>0</vt:i4>
      </vt:variant>
      <vt:variant>
        <vt:i4>5</vt:i4>
      </vt:variant>
      <vt:variant>
        <vt:lpwstr/>
      </vt:variant>
      <vt:variant>
        <vt:lpwstr>_ENREF_3</vt:lpwstr>
      </vt:variant>
      <vt:variant>
        <vt:i4>4784139</vt:i4>
      </vt:variant>
      <vt:variant>
        <vt:i4>11</vt:i4>
      </vt:variant>
      <vt:variant>
        <vt:i4>0</vt:i4>
      </vt:variant>
      <vt:variant>
        <vt:i4>5</vt:i4>
      </vt:variant>
      <vt:variant>
        <vt:lpwstr/>
      </vt:variant>
      <vt:variant>
        <vt:lpwstr>_ENREF_8</vt:lpwstr>
      </vt:variant>
      <vt:variant>
        <vt:i4>4653067</vt:i4>
      </vt:variant>
      <vt:variant>
        <vt:i4>2</vt:i4>
      </vt:variant>
      <vt:variant>
        <vt:i4>0</vt:i4>
      </vt:variant>
      <vt:variant>
        <vt:i4>5</vt:i4>
      </vt:variant>
      <vt:variant>
        <vt:lpwstr/>
      </vt:variant>
      <vt:variant>
        <vt:lpwstr>_ENREF_6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Fast and Slow</dc:title>
  <dc:subject/>
  <dc:creator>Ian</dc:creator>
  <cp:keywords/>
  <dc:description/>
  <cp:lastModifiedBy>Ganchao Wei</cp:lastModifiedBy>
  <cp:revision>13</cp:revision>
  <cp:lastPrinted>2020-12-15T15:17:00Z</cp:lastPrinted>
  <dcterms:created xsi:type="dcterms:W3CDTF">2020-12-15T20:19:00Z</dcterms:created>
  <dcterms:modified xsi:type="dcterms:W3CDTF">2020-12-21T13:51:00Z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39df8a19-5ab5-36f3-a240-5ccf12fff7c3</vt:lpwstr>
  </property>
  <property fmtid="{D5CDD505-2E9C-101B-9397-08002B2CF9AE}" pid="24" name="Mendeley Citation Style_1">
    <vt:lpwstr>http://www.zotero.org/styles/apa</vt:lpwstr>
  </property>
</Properties>
</file>