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pPr>
      <w:r w:rsidRPr="000C7168">
        <w:rPr>
          <w:vertAlign w:val="superscript"/>
        </w:rPr>
        <w:t>*</w:t>
      </w:r>
      <w:r>
        <w:t>Corresponding Author: ganchao.wei@uconn.edu</w:t>
      </w:r>
    </w:p>
    <w:p w14:paraId="7CADBA6C" w14:textId="77777777" w:rsidR="00F67F93" w:rsidRDefault="00F67F93"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3FD2B52" w:rsidR="001073DA" w:rsidRDefault="00297F45" w:rsidP="000C7168">
      <w:pPr>
        <w:jc w:val="both"/>
      </w:pPr>
      <w:r>
        <w:rPr>
          <w:lang w:eastAsia="zh-CN"/>
        </w:rPr>
        <w:t xml:space="preserve">Detecting and characterizing synaptic connections and how they change over time is a major experimental challenge, especially in behaving animals. </w:t>
      </w:r>
      <w:r w:rsidR="00850742">
        <w:rPr>
          <w:lang w:eastAsia="zh-CN"/>
        </w:rPr>
        <w:t xml:space="preserve">Although many studies of synaptic transmission focus on intracellular recordings, in some cases, monosynaptic connections can be identified in </w:t>
      </w:r>
      <w:r w:rsidR="00585015" w:rsidRPr="00585015">
        <w:t>extracellular spik</w:t>
      </w:r>
      <w:r w:rsidR="00850742">
        <w:t xml:space="preserve">e recordings </w:t>
      </w:r>
      <w:r w:rsidR="00851C9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w:t>
      </w:r>
      <w:r w:rsidR="00421089">
        <w:t xml:space="preserve">When a synaptic connection </w:t>
      </w:r>
      <w:commentRangeStart w:id="0"/>
      <w:commentRangeStart w:id="1"/>
      <w:proofErr w:type="gramStart"/>
      <w:r w:rsidR="00421089">
        <w:t>occur</w:t>
      </w:r>
      <w:commentRangeEnd w:id="0"/>
      <w:proofErr w:type="gramEnd"/>
      <w:r w:rsidR="003035C7">
        <w:rPr>
          <w:rStyle w:val="CommentReference"/>
        </w:rPr>
        <w:commentReference w:id="0"/>
      </w:r>
      <w:commentRangeEnd w:id="1"/>
      <w:r w:rsidR="00D7619D">
        <w:rPr>
          <w:rStyle w:val="CommentReference"/>
        </w:rPr>
        <w:commentReference w:id="1"/>
      </w:r>
      <w:r w:rsidR="00421089">
        <w:t xml:space="preserve">s, the probability of the postsynaptic neuron spiking will briefly increase or decrease after presynaptic spikes, for an excitatory or inhibitory synapse, respectively. </w:t>
      </w:r>
      <w:r w:rsidR="00850742">
        <w:t xml:space="preserve">Here, a synaptic connection can sometimes be detected in the </w:t>
      </w:r>
      <w:r w:rsidR="00D9052A">
        <w:t xml:space="preserve">empirical </w:t>
      </w:r>
      <w:r w:rsidR="00850742">
        <w:t>cross-correlation</w:t>
      </w:r>
      <w:r w:rsidR="00D9052A">
        <w:t xml:space="preserve"> or cross-correlogram between pre- and postsynaptic </w:t>
      </w:r>
      <w:bookmarkStart w:id="2" w:name="_GoBack"/>
      <w:bookmarkEnd w:id="2"/>
      <w:r w:rsidR="00D9052A">
        <w:t>spiking</w:t>
      </w:r>
      <w:r w:rsidR="00850742">
        <w:t xml:space="preserve"> </w:t>
      </w:r>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095124">
        <w:t xml:space="preserve">A transient, </w:t>
      </w:r>
      <w:r w:rsidR="00D9052A">
        <w:t>short latency</w:t>
      </w:r>
      <w:r w:rsidR="00940128">
        <w:t xml:space="preserve"> peak or trough in the cross-correlogram</w:t>
      </w:r>
      <w:r w:rsidR="00095124">
        <w:t xml:space="preserve"> can suggest the presence of a synapse</w:t>
      </w:r>
      <w:r w:rsidR="00421089">
        <w:t>. However,</w:t>
      </w:r>
      <w:r w:rsidR="00D9052A">
        <w:t xml:space="preserve"> </w:t>
      </w:r>
      <w:r w:rsidR="00421089">
        <w:t xml:space="preserve">the accuracy </w:t>
      </w:r>
      <w:r w:rsidR="00095124">
        <w:t xml:space="preserve">with which synapses can be detected </w:t>
      </w:r>
      <w:r w:rsidR="00421089">
        <w:t xml:space="preserve">is limited, especially </w:t>
      </w:r>
      <w:r w:rsidR="00095124">
        <w:t xml:space="preserve">with short recordings from </w:t>
      </w:r>
      <w:r w:rsidR="00421089">
        <w:t>weak</w:t>
      </w:r>
      <w:r w:rsidR="00095124">
        <w:t>ly</w:t>
      </w:r>
      <w:r w:rsidR="00421089">
        <w:t xml:space="preserve"> connect</w:t>
      </w:r>
      <w:r w:rsidR="00095124">
        <w:t>ed,</w:t>
      </w:r>
      <w:r w:rsidR="00421089">
        <w:t xml:space="preserve"> sparsely firing neurons. Recently, model-based methods have been shown to improve detection accuracy </w:t>
      </w:r>
      <w:r w:rsidR="00CB60F1">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850742" w:rsidRPr="00850742">
        <w:rPr>
          <w:noProof/>
        </w:rPr>
        <w:t>(Kobayashi et al., 2019; Ren et al., 2020)</w:t>
      </w:r>
      <w:r w:rsidR="00CB60F1">
        <w:fldChar w:fldCharType="end"/>
      </w:r>
      <w:r w:rsidR="00CB60F1">
        <w:t>.</w:t>
      </w:r>
    </w:p>
    <w:p w14:paraId="490A7BC5" w14:textId="111625DD" w:rsidR="00106741" w:rsidRDefault="00CB60F1" w:rsidP="00AC3D12">
      <w:pPr>
        <w:jc w:val="both"/>
      </w:pPr>
      <w:r>
        <w:lastRenderedPageBreak/>
        <w:t>In cases where synapses can be reliably identified from spikes, these recordings can</w:t>
      </w:r>
      <w:r w:rsidR="0014081E">
        <w:t xml:space="preserve"> potentially</w:t>
      </w:r>
      <w:r>
        <w:t xml:space="preserve"> be used to examine changes in synaptic strength over time.</w:t>
      </w:r>
      <w:r w:rsidR="008D5758">
        <w:t xml:space="preserve"> Changes in synaptic strength occur over multiple timescales and due to different biophysical mechanisms</w:t>
      </w:r>
      <w:r w:rsidR="00F67F93">
        <w:t xml:space="preserve"> </w:t>
      </w:r>
      <w:r w:rsidR="008D5758">
        <w:fldChar w:fldCharType="begin" w:fldLock="1"/>
      </w:r>
      <w:r w:rsidR="00A578F6">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271E9D">
        <w:t xml:space="preserve"> short-term synaptic plasticity</w:t>
      </w:r>
      <w:r w:rsidR="0014081E">
        <w:t xml:space="preserve"> (</w:t>
      </w:r>
      <w:r w:rsidR="00271E9D">
        <w:t>STSP)</w:t>
      </w:r>
      <w:r w:rsidR="0014081E">
        <w:t xml:space="preserve"> occurs</w:t>
      </w:r>
      <w:r w:rsidR="00FE4BC2">
        <w:t>,</w:t>
      </w:r>
      <w:r w:rsidR="0014081E">
        <w:t xml:space="preserve"> where</w:t>
      </w:r>
      <w:r w:rsidR="00FE4BC2">
        <w:t xml:space="preserve"> the synaptic strength</w:t>
      </w:r>
      <w:r w:rsidR="0014081E">
        <w:t xml:space="preserve"> may</w:t>
      </w:r>
      <w:r w:rsidR="00FE4BC2">
        <w:t xml:space="preserve"> </w:t>
      </w:r>
      <w:r w:rsidR="0014081E">
        <w:t>decrease due to vesicle depletion</w:t>
      </w:r>
      <w:r w:rsidR="00271E9D">
        <w:t xml:space="preserve"> (depression)</w:t>
      </w:r>
      <w:r w:rsidR="00FE4BC2">
        <w:t xml:space="preserve"> or increase </w:t>
      </w:r>
      <w:r w:rsidR="0014081E">
        <w:t>due</w:t>
      </w:r>
      <w:r w:rsidR="00FE4BC2">
        <w:t xml:space="preserve"> </w:t>
      </w:r>
      <w:r w:rsidR="0014081E">
        <w:t xml:space="preserve">to the influx of </w:t>
      </w:r>
      <w:r w:rsidR="00FE4BC2">
        <w:t xml:space="preserve">calcium </w:t>
      </w:r>
      <w:r w:rsidR="00271E9D">
        <w:t>(facilitation)</w:t>
      </w:r>
      <w:r w:rsidR="00FE4BC2">
        <w:t>.</w:t>
      </w:r>
      <w:r w:rsidR="00CF12B4">
        <w:t xml:space="preserve"> In contrast,</w:t>
      </w:r>
      <w:r w:rsidR="00271E9D">
        <w:t xml:space="preserve"> </w:t>
      </w:r>
      <w:r w:rsidR="0014081E">
        <w:t xml:space="preserve">on timescales of minutes to hours </w:t>
      </w:r>
      <w:r w:rsidR="00E47CFD">
        <w:t>long-term synaptic plasticity</w:t>
      </w:r>
      <w:r w:rsidR="0014081E">
        <w:t xml:space="preserve"> (</w:t>
      </w:r>
      <w:r w:rsidR="00E47CFD">
        <w:t>LTSP)</w:t>
      </w:r>
      <w:r w:rsidR="0014081E">
        <w:t xml:space="preserve"> occurs, where the synaptic strength</w:t>
      </w:r>
      <w:r w:rsidR="00E47CFD">
        <w:t xml:space="preserve"> increases (long-term potentiation, LTP) or decreases (long-term depression, LTD) </w:t>
      </w:r>
      <w:r w:rsidR="0014081E">
        <w:t>due to changes in r</w:t>
      </w:r>
      <w:r w:rsidR="00E47CFD">
        <w:t>eceptor density or structur</w:t>
      </w:r>
      <w:r w:rsidR="0014081E">
        <w:t>e</w:t>
      </w:r>
      <w:r w:rsidR="00E47CFD">
        <w:t>.</w:t>
      </w:r>
      <w:r w:rsidR="0014081E">
        <w:t xml:space="preserve"> </w:t>
      </w:r>
      <w:r w:rsidR="00106741">
        <w:t>It is important to note that the effects of STSP can appear on longer timescales due to fluctuations in the presynaptic rate</w:t>
      </w:r>
      <w:r w:rsidR="00CD5008">
        <w:t xml:space="preserve"> </w:t>
      </w:r>
      <w:r w:rsidR="00CD5008">
        <w:fldChar w:fldCharType="begin" w:fldLock="1"/>
      </w:r>
      <w:r w:rsidR="00CD5008">
        <w:instrText>ADDIN CSL_CITATION {"citationItems":[{"id":"ITEM-1","itemData":{"DOI":"10.1523/JNEUROSCI.4050-10.2010","abstract":"Short-term plasticity (STP) represents a key neuronal mechanism of information processing. In excitatory hippocampal synapses, STP serves as a high-pass filter optimized for the transmission of information-carrying place-field discharges. This STP filter enables synapses to perform a highly nonlinear, switch-like operation permitting the passage and amplification of signals with place-field-like characteristics. Because of the complexity of interactions among STP processes, the synaptic mechanisms underlying this filtering paradigm remain poorly understood. Here, we describe a simple mechanistic model of STP, derived in large part from basic principles of synaptic function, that reproduces this highly nonlinear synaptic behavior. The model, formulated in terms of release probability, considers the interactions between calcium-dependent forms of presynaptic enhancement and their impact on vesicle pool dynamics, which is described using a two-pool model of vesicle recruitment. By considering the interdependency between release probability and various forms of STP, the model attempts to provide a realistic coupling among major presynaptic processes. The model parameters are first determined using synaptic dynamics during constant-frequency stimulation. The model then accurately reproduces all major characteristics of the synaptic filtering paradigm during natural stimulus patterns without free parameters. An elimination approach is then used to identify the contribution of each STP component to synaptic dynamics. Based on this analysis, the model predicts strong calcium dependence of synaptic filtering properties, which is verified experimentally in rat hippocampal slices. This simple model may thus offer a useful framework to further investigate the role of STP in neural computations.","author":[{"dropping-particle":"","family":"Kandaswamy","given":"Umasankar","non-dropping-particle":"","parse-names":false,"suffix":""},{"dropping-particle":"","family":"Deng","given":"Pan-Yue","non-dropping-particle":"","parse-names":false,"suffix":""},{"dropping-particle":"","family":"Stevens","given":"Charles F","non-dropping-particle":"","parse-names":false,"suffix":""},{"dropping-particle":"","family":"Klyachko","given":"Vitaly A","non-dropping-particle":"","parse-names":false,"suffix":""}],"id":"ITEM-1","issued":{"date-parts":[["2010"]]},"title":"The Role of Presynaptic Dynamics in Processing of Natural Spike Trains in Hippocampal Synapses","type":"article-journal"},"uris":["http://www.mendeley.com/documents/?uuid=9d59ba05-72f5-3265-a6a1-280b0cc09eb1"]},{"id":"ITEM-2","itemData":{"DOI":"10.1371/journal.pbio.0040207","ISSN":"1545-7885","abstract":"Short-term synaptic plasticity (STP) is an important mechanism for modifying neural circuits during computation. Although STP is much studied, its role in the processing of complex natural spike patterns is unknown. Here we analyze the responses of excitatory and inhibitory hippocampal synapses to natural spike trains at near-physiological temperatures. Our results show that excitatory and inhibitory synapses express complementary sets of STP components that selectively change synaptic strength during epochs of high-frequency discharge associated with hippocampal place fields. In both types of synapses, synaptic strength rapidly alternates between a near-constant level during low activity and another near-constant, but elevated (for excitatory synapses) or reduced (for inhibitory synapses) level during high-frequency epochs. These history-dependent changes in synaptic strength are largely independent of the particular temporal pattern within the discharges, and occur concomitantly in the two types of synapses. When excitatory and feed-forward inhibitory synapses are co-activated within the hippocampal feed-forward circuit unit, the net effect of their complementary STP is an additional increase in the gain of excitatory synapses during high-frequency discharges via selective disinhibition. Thus, excitatory and feed-forward inhibitory hippocampal synapses in vitro act synergistically as an adaptive filter that operates in a switch-like manner and is selective for highfrequency epochs. © 2006 Klyachko and Stevens.","author":[{"dropping-particle":"","family":"Klyachko","given":"Vitaly A","non-dropping-particle":"","parse-names":false,"suffix":""},{"dropping-particle":"","family":"Stevens","given":"Charles F","non-dropping-particle":"","parse-names":false,"suffix":""}],"container-title":"PLoS Biology","editor":[{"dropping-particle":"","family":"Segev","given":"Idan","non-dropping-particle":"","parse-names":false,"suffix":""}],"id":"ITEM-2","issue":"7","issued":{"date-parts":[["2006","6","20"]]},"page":"e207","publisher":"Public Library of Science","title":"Excitatory and Feed-Forward Inhibitory Hippocampal Synapses Work Synergistically as an Adaptive Filter of Natural Spike Trains","type":"article-journal","volume":"4"},"uris":["http://www.mendeley.com/documents/?uuid=bf78d21e-a900-35e4-94d0-303bc2f4f826"]}],"mendeley":{"formattedCitation":"(Kandaswamy et al., 2010; Klyachko &amp; Stevens, 2006)","plainTextFormattedCitation":"(Kandaswamy et al., 2010; Klyachko &amp; Stevens, 2006)","previouslyFormattedCitation":"(Kandaswamy et al., 2010)"},"properties":{"noteIndex":0},"schema":"https://github.com/citation-style-language/schema/raw/master/csl-citation.json"}</w:instrText>
      </w:r>
      <w:r w:rsidR="00CD5008">
        <w:fldChar w:fldCharType="separate"/>
      </w:r>
      <w:r w:rsidR="00CD5008" w:rsidRPr="00CD5008">
        <w:rPr>
          <w:noProof/>
        </w:rPr>
        <w:t>(Kandaswamy et al., 2010; Klyachko &amp; Stevens, 2006)</w:t>
      </w:r>
      <w:r w:rsidR="00CD5008">
        <w:fldChar w:fldCharType="end"/>
      </w:r>
      <w:r w:rsidR="00106741">
        <w:t>. For instance, in synapses with short-term depression, high presynaptic rates lead to a chronically depleted state, and the synapses may appear stronger when the rate decreases. S</w:t>
      </w:r>
      <w:r w:rsidR="00C32D04">
        <w:t xml:space="preserve">hort- and long-term changes in synaptic strength can be roughly studied by examining the cross-correlations corresponding to different presynaptic patterns, such as inter-spike intervals (ISI) </w:t>
      </w:r>
      <w:r w:rsidR="00C32D04">
        <w:fldChar w:fldCharType="begin" w:fldLock="1"/>
      </w:r>
      <w:r w:rsidR="00A578F6">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rsidR="00C32D04">
        <w:fldChar w:fldCharType="separate"/>
      </w:r>
      <w:r w:rsidR="00C32D04" w:rsidRPr="003E3821">
        <w:rPr>
          <w:noProof/>
        </w:rPr>
        <w:t>(Carandini et al., 2007; Csicsvari et al., 1998; Fujisawa et al., 2008; Mantel &amp; Lemon, 1987; Swadlow &amp; Gusev, 2001; Usrey et al., 2000)</w:t>
      </w:r>
      <w:r w:rsidR="00C32D04">
        <w:fldChar w:fldCharType="end"/>
      </w:r>
      <w:r w:rsidR="00C32D04">
        <w:t xml:space="preserve"> or different recording </w:t>
      </w:r>
      <w:r w:rsidR="00D136BC">
        <w:t>periods</w:t>
      </w:r>
      <w:r w:rsidR="00C32D04">
        <w:t xml:space="preserve">. </w:t>
      </w:r>
      <w:r w:rsidR="00AC3D12">
        <w:t xml:space="preserve">However, </w:t>
      </w:r>
      <w:r w:rsidR="00106741">
        <w:t>c</w:t>
      </w:r>
      <w:r w:rsidR="00AC3D12">
        <w:t>ross-correlograms for any given partition will be affected by both short- and long-term effects</w:t>
      </w:r>
      <w:r w:rsidR="00106741">
        <w:t xml:space="preserve"> and how to best split the cross-correlograms is often unclear</w:t>
      </w:r>
      <w:r w:rsidR="00AC3D12">
        <w:t>.</w:t>
      </w:r>
      <w:r w:rsidR="00AC3D12" w:rsidRPr="00AC3D12">
        <w:t xml:space="preserve"> </w:t>
      </w:r>
    </w:p>
    <w:p w14:paraId="71F91F02" w14:textId="691397E6" w:rsidR="0018525B" w:rsidRDefault="00106741" w:rsidP="00B57564">
      <w:pPr>
        <w:jc w:val="both"/>
      </w:pPr>
      <w:r>
        <w:t>H</w:t>
      </w:r>
      <w:r w:rsidR="00AC3D12">
        <w:t>ere we model both timescales simultaneously and decompose the synaptic weight into a short- and long-term effect using a model-based approach</w:t>
      </w:r>
      <w:r>
        <w:t xml:space="preserve"> (an extension of a Generalized Linear Model, GLM). </w:t>
      </w:r>
      <w:r w:rsidR="00B57564">
        <w:t xml:space="preserve">The STSP term allows depression/facilitation to be modeled as a function of the recent presynaptic inter-spike intervals (ISIs) </w:t>
      </w:r>
      <w:r w:rsidR="00B57564">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B57564">
        <w:fldChar w:fldCharType="separate"/>
      </w:r>
      <w:r w:rsidR="00B57564" w:rsidRPr="00B57564">
        <w:rPr>
          <w:noProof/>
        </w:rPr>
        <w:t>(Ghanbari et al., 2017)</w:t>
      </w:r>
      <w:r w:rsidR="00B57564">
        <w:fldChar w:fldCharType="end"/>
      </w:r>
      <w:r w:rsidR="00B57564">
        <w:t xml:space="preserve">, and we track nonspecific changes in LTSP using point-process adaptive smoothing </w:t>
      </w:r>
      <w:r w:rsidR="00B57564">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B57564">
        <w:fldChar w:fldCharType="separate"/>
      </w:r>
      <w:r w:rsidR="00B57564" w:rsidRPr="003E3821">
        <w:rPr>
          <w:noProof/>
        </w:rPr>
        <w:t>(Eden et al., 2004)</w:t>
      </w:r>
      <w:r w:rsidR="00B57564">
        <w:fldChar w:fldCharType="end"/>
      </w:r>
      <w:r w:rsidR="00B57564">
        <w:t>. We also model fluctuations in the baseline postsynaptic rate that could potentially influence the inference of synaptic strength. S</w:t>
      </w:r>
      <w:r w:rsidR="000C7168">
        <w:t xml:space="preserve">everal </w:t>
      </w:r>
      <w:r w:rsidR="00B57564">
        <w:t xml:space="preserve">previous studies </w:t>
      </w:r>
      <w:r w:rsidR="000C7168">
        <w:t>have proposed models for estimating</w:t>
      </w:r>
      <w:r w:rsidR="00E94301">
        <w:t xml:space="preserve"> either</w:t>
      </w:r>
      <w:r w:rsidR="000C7168">
        <w:t xml:space="preserve"> long-term</w:t>
      </w:r>
      <w:r w:rsidR="00F67F93">
        <w:t xml:space="preserve"> </w:t>
      </w:r>
      <w:r w:rsidR="000B134B">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http://www.mendeley.com/documents/?uuid=efc26548-3d61-41b2-a272-3df8a4c35572"]},{"id":"ITEM-3","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Modeling","id":"ITEM-3","issued":{"date-parts":[["2018"]]},"page":"289-312","publisher":"Elsevier","title":"Identification of Short-Term and Long-Term Functional Synaptic Plasticity From Spiking Activities","type":"chapter"},"uris":["http://www.mendeley.com/documents/?uuid=558715ba-9d35-4b94-8753-7e3156f87012","http://www.mendeley.com/documents/?uuid=e5db11a5-aa7c-44ca-9106-34cb3bb0a9e9"]}],"mendeley":{"formattedCitation":"(Linderman et al., 2014; Song et al., 2018; Stevenson &amp; Kording, 2011)","plainTextFormattedCitation":"(Linderman et al., 2014; Song et al., 2018; Stevenson &amp; Kording, 2011)","previouslyFormattedCitation":"(Linderman et al., 2014; Song et al., 2018; Stevenson &amp; Kording, 2011)"},"properties":{"noteIndex":0},"schema":"https://github.com/citation-style-language/schema/raw/master/csl-citation.json"}</w:instrText>
      </w:r>
      <w:r w:rsidR="000B134B">
        <w:fldChar w:fldCharType="separate"/>
      </w:r>
      <w:r w:rsidR="00A578F6" w:rsidRPr="00A578F6">
        <w:rPr>
          <w:noProof/>
        </w:rPr>
        <w:t>(Linderman et al., 2014; Song et al., 2018; Stevenson &amp; Kording, 2011)</w:t>
      </w:r>
      <w:r w:rsidR="000B134B">
        <w:fldChar w:fldCharType="end"/>
      </w:r>
      <w:r w:rsidR="000C7168">
        <w:t xml:space="preserve"> </w:t>
      </w:r>
      <w:r w:rsidR="00E94301">
        <w:t xml:space="preserve">or </w:t>
      </w:r>
      <w:r w:rsidR="000C7168">
        <w:t>short-term</w:t>
      </w:r>
      <w:r w:rsidR="00F67F93">
        <w:t xml:space="preserve"> </w:t>
      </w:r>
      <w:r w:rsidR="000B134B">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w:t>
      </w:r>
      <w:r w:rsidR="00D136BC">
        <w:t xml:space="preserve"> from pre- and postsynaptic spiking</w:t>
      </w:r>
      <w:r w:rsidR="00B40E11">
        <w:t>.</w:t>
      </w:r>
      <w:r w:rsidR="00B57564">
        <w:t xml:space="preserve"> Our work builds on these approaches and </w:t>
      </w:r>
      <w:r w:rsidR="005367F1">
        <w:t>provides a flexible framework for tracking</w:t>
      </w:r>
      <w:r w:rsidR="00D136BC">
        <w:t xml:space="preserve"> both</w:t>
      </w:r>
      <w:r w:rsidR="005367F1">
        <w:t xml:space="preserve"> short- and long-term variation in spike transmission</w:t>
      </w:r>
      <w:r w:rsidR="00D136BC">
        <w:t>. We present results from several simulation</w:t>
      </w:r>
      <w:ins w:id="3" w:author="Ganchao Wei" w:date="2021-02-01T16:59:00Z">
        <w:r w:rsidR="00D7619D">
          <w:t>s</w:t>
        </w:r>
      </w:ins>
      <w:r w:rsidR="00D136BC">
        <w:t xml:space="preserve"> </w:t>
      </w:r>
      <w:r w:rsidR="005367F1">
        <w:t>and</w:t>
      </w:r>
      <w:r w:rsidR="00D136BC">
        <w:t xml:space="preserve"> demonstrate why estimating</w:t>
      </w:r>
      <w:r w:rsidR="005367F1">
        <w:t xml:space="preserve"> both long-term and short-term effects simultaneously</w:t>
      </w:r>
      <w:r w:rsidR="00D136BC">
        <w:t xml:space="preserve"> is necessary for accurate inference</w:t>
      </w:r>
      <w:r w:rsidR="005367F1">
        <w:t>.</w:t>
      </w:r>
    </w:p>
    <w:p w14:paraId="6351E744" w14:textId="58220906" w:rsidR="00D9052A" w:rsidRDefault="00D9052A" w:rsidP="000C7168">
      <w:pPr>
        <w:jc w:val="both"/>
      </w:pPr>
    </w:p>
    <w:p w14:paraId="18946CDA" w14:textId="3387A26E" w:rsidR="0012409E" w:rsidRPr="0012409E" w:rsidRDefault="00C4225E" w:rsidP="000C7168">
      <w:pPr>
        <w:pStyle w:val="Heading1"/>
        <w:jc w:val="both"/>
      </w:pPr>
      <w:r>
        <w:t xml:space="preserve">2 </w:t>
      </w:r>
      <w:r w:rsidR="0012409E">
        <w:t>Methods</w:t>
      </w:r>
    </w:p>
    <w:p w14:paraId="1120A40A" w14:textId="268DB61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F67F93">
        <w:t xml:space="preserve"> </w:t>
      </w:r>
      <w:r w:rsidR="00A25235">
        <w:fldChar w:fldCharType="begin" w:fldLock="1"/>
      </w:r>
      <w:r w:rsidR="00A578F6">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http://www.mendeley.com/documents/?uuid=739023cd-cf85-48cb-9033-54ee694ad3f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r w:rsidR="00F67F93">
        <w:t xml:space="preserve"> </w:t>
      </w:r>
      <w:r w:rsidR="00A25235">
        <w:t>have modeled static coupling between neurons</w:t>
      </w:r>
      <w:r w:rsidR="00790E60">
        <w:t xml:space="preserve"> </w:t>
      </w:r>
      <w:r w:rsidR="00790E60">
        <w:fldChar w:fldCharType="begin" w:fldLock="1"/>
      </w:r>
      <w:r w:rsidR="00A578F6">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r w:rsidR="00790E60">
        <w:fldChar w:fldCharType="separate"/>
      </w:r>
      <w:r w:rsidR="00A578F6" w:rsidRPr="00A578F6">
        <w:rPr>
          <w:noProof/>
        </w:rPr>
        <w:t>(Harris et al., 2003; Okatan et al., 2005; Pillow et al., 2008; Truccolo et al., 2005)</w:t>
      </w:r>
      <w:r w:rsidR="00790E60">
        <w:fldChar w:fldCharType="end"/>
      </w:r>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w:t>
      </w:r>
      <w:r>
        <w:lastRenderedPageBreak/>
        <w:t xml:space="preserve">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w:t>
      </w:r>
      <w:commentRangeStart w:id="4"/>
      <w:commentRangeStart w:id="5"/>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commentRangeEnd w:id="4"/>
      <w:r w:rsidR="00305562">
        <w:rPr>
          <w:rStyle w:val="CommentReference"/>
        </w:rPr>
        <w:commentReference w:id="4"/>
      </w:r>
      <w:commentRangeEnd w:id="5"/>
      <w:r w:rsidR="00D7619D">
        <w:rPr>
          <w:rStyle w:val="CommentReference"/>
        </w:rPr>
        <w:commentReference w:id="5"/>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D7619D"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等线"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4EDA99DB"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w:t>
      </w:r>
      <w:r w:rsidR="00FD3C2A">
        <w:t>together determine the synaptic weight</w:t>
      </w:r>
      <w:r w:rsidR="00923D2E">
        <w:t xml:space="preserve">.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w:t>
      </w:r>
      <w:commentRangeStart w:id="6"/>
      <w:commentRangeStart w:id="7"/>
      <w:r w:rsidR="00923D2E">
        <w:t xml:space="preserve">spike timing </w:t>
      </w:r>
      <w:commentRangeEnd w:id="6"/>
      <w:r w:rsidR="00305562">
        <w:rPr>
          <w:rStyle w:val="CommentReference"/>
        </w:rPr>
        <w:commentReference w:id="6"/>
      </w:r>
      <w:commentRangeEnd w:id="7"/>
      <w:r w:rsidR="00D7619D">
        <w:rPr>
          <w:rStyle w:val="CommentReference"/>
        </w:rPr>
        <w:commentReference w:id="7"/>
      </w:r>
      <w:r w:rsidR="00923D2E">
        <w:t xml:space="preserve">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C322B4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850742" w:rsidRPr="00850742">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lastRenderedPageBreak/>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D7619D"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8"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8"/>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0C184A6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D7619D"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2414692" w:rsidR="00525FE5" w:rsidRDefault="0012409E" w:rsidP="000C7168">
      <w:pPr>
        <w:jc w:val="both"/>
      </w:pPr>
      <w:r>
        <w:lastRenderedPageBreak/>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等线"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38605758"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D7619D"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lastRenderedPageBreak/>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26086261"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r w:rsidR="00D53BFA">
        <w:t>S</w:t>
      </w:r>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w:commentRangeStart w:id="9"/>
            <w:commentRangeStart w:id="10"/>
            <w:commentRangeEnd w:id="9"/>
            <m:r>
              <m:rPr>
                <m:sty m:val="p"/>
              </m:rPr>
              <w:rPr>
                <w:rStyle w:val="CommentReference"/>
              </w:rPr>
              <w:commentReference w:id="9"/>
            </m:r>
            <w:commentRangeEnd w:id="10"/>
            <m:r>
              <m:rPr>
                <m:sty m:val="p"/>
              </m:rPr>
              <w:rPr>
                <w:rStyle w:val="CommentReference"/>
              </w:rPr>
              <w:commentReference w:id="10"/>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r w:rsidR="00D53BFA">
        <w:t>S</w:t>
      </w:r>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36828961"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r w:rsidR="00CD5008">
        <w:t>parameters,</w:t>
      </w:r>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r w:rsidR="008E3AEC">
        <w:t xml:space="preserve">s ranging from </w:t>
      </w:r>
      <w:r w:rsidR="00FD3C2A">
        <w:t>4</w:t>
      </w:r>
      <w:r w:rsidR="008E3AEC">
        <w:t>ms to</w:t>
      </w:r>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0043EB13"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A578F6">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等线"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等线"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等线"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等线"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0905A796"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Kording</w:t>
      </w:r>
      <w:r w:rsidR="00F67F93">
        <w:t xml:space="preserve"> </w:t>
      </w:r>
      <w:r w:rsidR="006D79F1">
        <w:fldChar w:fldCharType="begin" w:fldLock="1"/>
      </w:r>
      <w:r w:rsidR="00A578F6">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data","type":"paper-conference","volume":"24"},"uris":["http://www.mendeley.com/documents/?uuid=efc26548-3d61-41b2-a272-3df8a4c35572","http://www.mendeley.com/documents/?uuid=ee987b49-b7a1-46a3-a9f6-fb4abf53275a"]}],"mendeley":{"formattedCitation":"(Stevenson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A578F6" w:rsidRPr="00A578F6">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D7619D"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r w:rsidR="00D53BFA">
        <w:t>S</w:t>
      </w:r>
      <w:r>
        <w:t xml:space="preserve">P modification function within [0, 600ms] in 1ms bins. </w:t>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lastRenderedPageBreak/>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69C04054"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t>
      </w:r>
      <w:commentRangeStart w:id="11"/>
      <w:commentRangeStart w:id="12"/>
      <w:r w:rsidR="00FE3E56">
        <w:t>while also having short-term synaptic depression on fast timescales (Fig 1)</w:t>
      </w:r>
      <w:commentRangeEnd w:id="11"/>
      <w:r w:rsidR="00BB11E8">
        <w:rPr>
          <w:rStyle w:val="CommentReference"/>
        </w:rPr>
        <w:commentReference w:id="11"/>
      </w:r>
      <w:commentRangeEnd w:id="12"/>
      <w:r w:rsidR="00395035">
        <w:rPr>
          <w:rStyle w:val="CommentReference"/>
        </w:rPr>
        <w:commentReference w:id="12"/>
      </w:r>
      <w:r w:rsidR="00FE3E56">
        <w:t xml:space="preserve">. Presynaptic spike timing is generated using a </w:t>
      </w:r>
      <w:r w:rsidR="003D6CD8">
        <w:t xml:space="preserve">homogeneous </w:t>
      </w:r>
      <w:r w:rsidR="00FE3E56">
        <w:t xml:space="preserve">Poisson </w:t>
      </w:r>
      <w:r w:rsidR="003D6CD8">
        <w:t>process</w:t>
      </w:r>
      <w:r w:rsidR="00FE3E56">
        <w:t xml:space="preserve">, while postsynaptic spike times are generated by </w:t>
      </w:r>
      <w:commentRangeStart w:id="13"/>
      <w:commentRangeStart w:id="14"/>
      <w:commentRangeStart w:id="15"/>
      <w:r w:rsidR="00FE3E56">
        <w:t>our full model</w:t>
      </w:r>
      <w:commentRangeEnd w:id="13"/>
      <w:r w:rsidR="0015424E">
        <w:rPr>
          <w:rStyle w:val="CommentReference"/>
        </w:rPr>
        <w:commentReference w:id="13"/>
      </w:r>
      <w:commentRangeEnd w:id="14"/>
      <w:ins w:id="16" w:author="Ganchao Wei" w:date="2021-02-01T18:42:00Z">
        <w:r w:rsidR="00395035">
          <w:t xml:space="preserve"> (Equation 2.3)</w:t>
        </w:r>
      </w:ins>
      <w:r w:rsidR="007E314E">
        <w:rPr>
          <w:rStyle w:val="CommentReference"/>
        </w:rPr>
        <w:commentReference w:id="14"/>
      </w:r>
      <w:commentRangeEnd w:id="15"/>
      <w:r w:rsidR="00395035">
        <w:rPr>
          <w:rStyle w:val="CommentReference"/>
        </w:rPr>
        <w:commentReference w:id="15"/>
      </w:r>
      <w:r w:rsidR="00FE3E56">
        <w:t xml:space="preserve">.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18">
          <w:tblGrid>
            <w:gridCol w:w="9936"/>
          </w:tblGrid>
        </w:tblGridChange>
      </w:tblGrid>
      <w:tr w:rsidR="009313AC" w14:paraId="419FC55E" w14:textId="77777777" w:rsidTr="00C90AD5">
        <w:tc>
          <w:tcPr>
            <w:tcW w:w="9926" w:type="dxa"/>
            <w:tcPrChange w:id="19" w:author="Ganchao Wei" w:date="2021-02-01T19:46:00Z">
              <w:tcPr>
                <w:tcW w:w="9926" w:type="dxa"/>
              </w:tcPr>
            </w:tcPrChange>
          </w:tcPr>
          <w:p w14:paraId="6D2F10AE" w14:textId="054054A3" w:rsidR="009313AC" w:rsidRDefault="00B3166E" w:rsidP="000C7168">
            <w:pPr>
              <w:jc w:val="both"/>
            </w:pPr>
            <w:del w:id="20" w:author="Ganchao Wei" w:date="2021-02-01T19:41:00Z">
              <w:r w:rsidDel="00C90AD5">
                <w:rPr>
                  <w:noProof/>
                </w:rPr>
                <w:lastRenderedPageBreak/>
                <w:drawing>
                  <wp:inline distT="0" distB="0" distL="0" distR="0" wp14:anchorId="65DAC900" wp14:editId="530A8568">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del>
            <w:ins w:id="21" w:author="Ganchao Wei" w:date="2021-02-01T19:41:00Z">
              <w:r w:rsidR="00C90AD5">
                <w:rPr>
                  <w:noProof/>
                </w:rPr>
                <w:drawing>
                  <wp:inline distT="0" distB="0" distL="0" distR="0" wp14:anchorId="75A12432" wp14:editId="7A4E325F">
                    <wp:extent cx="6191250" cy="211362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4595" cy="2118185"/>
                            </a:xfrm>
                            <a:prstGeom prst="rect">
                              <a:avLst/>
                            </a:prstGeom>
                            <a:noFill/>
                            <a:ln>
                              <a:noFill/>
                            </a:ln>
                          </pic:spPr>
                        </pic:pic>
                      </a:graphicData>
                    </a:graphic>
                  </wp:inline>
                </w:drawing>
              </w:r>
            </w:ins>
          </w:p>
        </w:tc>
      </w:tr>
      <w:tr w:rsidR="009313AC" w14:paraId="69133EAF" w14:textId="77777777" w:rsidTr="00C90AD5">
        <w:tc>
          <w:tcPr>
            <w:tcW w:w="9926" w:type="dxa"/>
            <w:tcPrChange w:id="22" w:author="Ganchao Wei" w:date="2021-02-01T19:46:00Z">
              <w:tcPr>
                <w:tcW w:w="9926" w:type="dxa"/>
              </w:tcPr>
            </w:tcPrChange>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r w:rsidR="002F545A">
        <w:t>-</w:t>
      </w:r>
      <w:r>
        <w:t>spike interval</w:t>
      </w:r>
      <w:r w:rsidR="005C6B25">
        <w:t xml:space="preserve"> (ISI)</w:t>
      </w:r>
      <w:r>
        <w:t xml:space="preserve"> preceding that spike. In the absence of presynaptic spikes, we </w:t>
      </w:r>
      <w:r>
        <w:lastRenderedPageBreak/>
        <w:t>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24">
          <w:tblGrid>
            <w:gridCol w:w="9936"/>
          </w:tblGrid>
        </w:tblGridChange>
      </w:tblGrid>
      <w:tr w:rsidR="006E7061" w14:paraId="0B660698" w14:textId="77777777" w:rsidTr="00C90AD5">
        <w:tc>
          <w:tcPr>
            <w:tcW w:w="9926" w:type="dxa"/>
            <w:tcPrChange w:id="25" w:author="Ganchao Wei" w:date="2021-02-01T19:46:00Z">
              <w:tcPr>
                <w:tcW w:w="9926" w:type="dxa"/>
              </w:tcPr>
            </w:tcPrChange>
          </w:tcPr>
          <w:p w14:paraId="3CF48383" w14:textId="11CC1857" w:rsidR="006E7061" w:rsidRDefault="00E47CFD" w:rsidP="000C7168">
            <w:pPr>
              <w:jc w:val="both"/>
            </w:pPr>
            <w:del w:id="26" w:author="Ganchao Wei" w:date="2021-02-01T19:41:00Z">
              <w:r w:rsidDel="00C90AD5">
                <w:rPr>
                  <w:noProof/>
                </w:rPr>
                <w:drawing>
                  <wp:inline distT="0" distB="0" distL="0" distR="0" wp14:anchorId="2ED7AD44" wp14:editId="0E09EF2A">
                    <wp:extent cx="6204857" cy="3840506"/>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8563" cy="3842800"/>
                            </a:xfrm>
                            <a:prstGeom prst="rect">
                              <a:avLst/>
                            </a:prstGeom>
                            <a:noFill/>
                            <a:ln>
                              <a:noFill/>
                            </a:ln>
                          </pic:spPr>
                        </pic:pic>
                      </a:graphicData>
                    </a:graphic>
                  </wp:inline>
                </w:drawing>
              </w:r>
            </w:del>
            <w:ins w:id="27" w:author="Ganchao Wei" w:date="2021-02-01T19:41:00Z">
              <w:r w:rsidR="00C90AD5">
                <w:rPr>
                  <w:noProof/>
                </w:rPr>
                <w:drawing>
                  <wp:inline distT="0" distB="0" distL="0" distR="0" wp14:anchorId="30C748C8" wp14:editId="2A9C55E3">
                    <wp:extent cx="6191250" cy="38320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4682" cy="3834208"/>
                            </a:xfrm>
                            <a:prstGeom prst="rect">
                              <a:avLst/>
                            </a:prstGeom>
                            <a:noFill/>
                            <a:ln>
                              <a:noFill/>
                            </a:ln>
                          </pic:spPr>
                        </pic:pic>
                      </a:graphicData>
                    </a:graphic>
                  </wp:inline>
                </w:drawing>
              </w:r>
            </w:ins>
          </w:p>
        </w:tc>
      </w:tr>
      <w:tr w:rsidR="006E7061" w14:paraId="7B30E083" w14:textId="77777777" w:rsidTr="00C90AD5">
        <w:tc>
          <w:tcPr>
            <w:tcW w:w="9926" w:type="dxa"/>
            <w:tcPrChange w:id="28" w:author="Ganchao Wei" w:date="2021-02-01T19:46:00Z">
              <w:tcPr>
                <w:tcW w:w="9926" w:type="dxa"/>
              </w:tcPr>
            </w:tcPrChange>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commentRangeStart w:id="29"/>
            <w:commentRangeStart w:id="30"/>
            <w:r w:rsidR="00D75B39" w:rsidRPr="00F7088B">
              <w:rPr>
                <w:b/>
                <w:bCs/>
              </w:rPr>
              <w:t>(</w:t>
            </w:r>
            <w:r w:rsidR="00D75B39">
              <w:rPr>
                <w:b/>
                <w:bCs/>
              </w:rPr>
              <w:t>A</w:t>
            </w:r>
            <w:r w:rsidR="00D75B39" w:rsidRPr="00F7088B">
              <w:rPr>
                <w:b/>
                <w:bCs/>
              </w:rPr>
              <w:t>)</w:t>
            </w:r>
            <w:r w:rsidR="00D75B39">
              <w:t xml:space="preserve"> </w:t>
            </w:r>
            <w:commentRangeEnd w:id="29"/>
            <w:r w:rsidR="007E314E">
              <w:rPr>
                <w:rStyle w:val="CommentReference"/>
              </w:rPr>
              <w:commentReference w:id="29"/>
            </w:r>
            <w:commentRangeEnd w:id="30"/>
            <w:r w:rsidR="00DE6171">
              <w:rPr>
                <w:rStyle w:val="CommentReference"/>
              </w:rPr>
              <w:commentReference w:id="30"/>
            </w:r>
            <w:r w:rsidR="00D75B39">
              <w:t>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31" w:name="_Hlk55204305"/>
            <w:r w:rsidR="00D75B39">
              <w:t>when the</w:t>
            </w:r>
            <w:r>
              <w:t xml:space="preserve"> cross-correlogram </w:t>
            </w:r>
            <w:r w:rsidR="00D75B39">
              <w:t xml:space="preserve">is partitioned by </w:t>
            </w:r>
            <w:r>
              <w:t>recording time.</w:t>
            </w:r>
            <w:bookmarkEnd w:id="31"/>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3">
          <w:tblGrid>
            <w:gridCol w:w="9936"/>
          </w:tblGrid>
        </w:tblGridChange>
      </w:tblGrid>
      <w:tr w:rsidR="00C230C6" w14:paraId="14D392A7" w14:textId="77777777" w:rsidTr="00C90AD5">
        <w:tc>
          <w:tcPr>
            <w:tcW w:w="9926" w:type="dxa"/>
            <w:tcPrChange w:id="34" w:author="Ganchao Wei" w:date="2021-02-01T19:46:00Z">
              <w:tcPr>
                <w:tcW w:w="9926" w:type="dxa"/>
              </w:tcPr>
            </w:tcPrChange>
          </w:tcPr>
          <w:p w14:paraId="50959074" w14:textId="4FAEB63C" w:rsidR="00C230C6" w:rsidRDefault="007849DF" w:rsidP="000C7168">
            <w:pPr>
              <w:jc w:val="both"/>
            </w:pPr>
            <w:del w:id="35" w:author="Ganchao Wei" w:date="2021-02-01T19:42:00Z">
              <w:r w:rsidDel="00C90AD5">
                <w:rPr>
                  <w:noProof/>
                </w:rPr>
                <w:drawing>
                  <wp:inline distT="0" distB="0" distL="0" distR="0" wp14:anchorId="43E690DE" wp14:editId="295FF820">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del>
            <w:ins w:id="36" w:author="Ganchao Wei" w:date="2021-02-01T19:42:00Z">
              <w:r w:rsidR="00C90AD5">
                <w:rPr>
                  <w:noProof/>
                </w:rPr>
                <w:drawing>
                  <wp:inline distT="0" distB="0" distL="0" distR="0" wp14:anchorId="757A3DF9" wp14:editId="682E9807">
                    <wp:extent cx="6197600" cy="3892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775" cy="3895493"/>
                            </a:xfrm>
                            <a:prstGeom prst="rect">
                              <a:avLst/>
                            </a:prstGeom>
                            <a:noFill/>
                            <a:ln>
                              <a:noFill/>
                            </a:ln>
                          </pic:spPr>
                        </pic:pic>
                      </a:graphicData>
                    </a:graphic>
                  </wp:inline>
                </w:drawing>
              </w:r>
            </w:ins>
          </w:p>
        </w:tc>
      </w:tr>
      <w:tr w:rsidR="00C230C6" w14:paraId="0C059438" w14:textId="77777777" w:rsidTr="00C90AD5">
        <w:tc>
          <w:tcPr>
            <w:tcW w:w="9926" w:type="dxa"/>
            <w:tcPrChange w:id="37" w:author="Ganchao Wei" w:date="2021-02-01T19:46:00Z">
              <w:tcPr>
                <w:tcW w:w="9926" w:type="dxa"/>
              </w:tcPr>
            </w:tcPrChange>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r w:rsidR="00BE5165">
              <w:t>~</w:t>
            </w:r>
            <w:r w:rsidR="00F90F81">
              <w:t>15Hz, and dashed lines denote standard error.</w:t>
            </w:r>
            <w:r>
              <w:t xml:space="preserve"> </w:t>
            </w:r>
          </w:p>
        </w:tc>
      </w:tr>
    </w:tbl>
    <w:p w14:paraId="3E2A45BC" w14:textId="455108CE" w:rsidR="008E58AC" w:rsidRDefault="008E58AC" w:rsidP="000C7168">
      <w:pPr>
        <w:jc w:val="both"/>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9">
          <w:tblGrid>
            <w:gridCol w:w="9936"/>
          </w:tblGrid>
        </w:tblGridChange>
      </w:tblGrid>
      <w:tr w:rsidR="009D7A4E" w14:paraId="4727A893" w14:textId="77777777" w:rsidTr="00C90AD5">
        <w:tc>
          <w:tcPr>
            <w:tcW w:w="9926" w:type="dxa"/>
            <w:tcPrChange w:id="40" w:author="Ganchao Wei" w:date="2021-02-01T19:46:00Z">
              <w:tcPr>
                <w:tcW w:w="9926" w:type="dxa"/>
              </w:tcPr>
            </w:tcPrChange>
          </w:tcPr>
          <w:p w14:paraId="6AAB429E" w14:textId="20B84E2F" w:rsidR="009D7A4E" w:rsidRDefault="007849DF" w:rsidP="00922CF7">
            <w:pPr>
              <w:jc w:val="both"/>
            </w:pPr>
            <w:del w:id="41" w:author="Ganchao Wei" w:date="2021-02-01T19:42:00Z">
              <w:r w:rsidDel="00C90AD5">
                <w:rPr>
                  <w:noProof/>
                </w:rPr>
                <w:drawing>
                  <wp:inline distT="0" distB="0" distL="0" distR="0" wp14:anchorId="2969EB76" wp14:editId="225F6B5A">
                    <wp:extent cx="6210300" cy="359368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3186" cy="3595359"/>
                            </a:xfrm>
                            <a:prstGeom prst="rect">
                              <a:avLst/>
                            </a:prstGeom>
                            <a:noFill/>
                            <a:ln>
                              <a:noFill/>
                            </a:ln>
                          </pic:spPr>
                        </pic:pic>
                      </a:graphicData>
                    </a:graphic>
                  </wp:inline>
                </w:drawing>
              </w:r>
            </w:del>
            <w:ins w:id="42" w:author="Ganchao Wei" w:date="2021-02-01T19:42:00Z">
              <w:r w:rsidR="00C90AD5">
                <w:rPr>
                  <w:noProof/>
                </w:rPr>
                <w:drawing>
                  <wp:inline distT="0" distB="0" distL="0" distR="0" wp14:anchorId="399A51EE" wp14:editId="092169DB">
                    <wp:extent cx="6197600" cy="3583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351" cy="3586223"/>
                            </a:xfrm>
                            <a:prstGeom prst="rect">
                              <a:avLst/>
                            </a:prstGeom>
                            <a:noFill/>
                            <a:ln>
                              <a:noFill/>
                            </a:ln>
                          </pic:spPr>
                        </pic:pic>
                      </a:graphicData>
                    </a:graphic>
                  </wp:inline>
                </w:drawing>
              </w:r>
            </w:ins>
          </w:p>
        </w:tc>
      </w:tr>
      <w:tr w:rsidR="009D7A4E" w14:paraId="222D375E" w14:textId="77777777" w:rsidTr="00C90AD5">
        <w:tc>
          <w:tcPr>
            <w:tcW w:w="9926" w:type="dxa"/>
            <w:tcPrChange w:id="43" w:author="Ganchao Wei" w:date="2021-02-01T19:46:00Z">
              <w:tcPr>
                <w:tcW w:w="9926" w:type="dxa"/>
              </w:tcPr>
            </w:tcPrChange>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t>.</w:t>
      </w:r>
    </w:p>
    <w:p w14:paraId="4C034493" w14:textId="246B506B" w:rsidR="006E7061" w:rsidRDefault="00922CF7" w:rsidP="00922CF7">
      <w:pPr>
        <w:jc w:val="both"/>
      </w:pPr>
      <w:r>
        <w:lastRenderedPageBreak/>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 w:author="Ganchao Wei" w:date="2021-02-01T19: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5">
          <w:tblGrid>
            <w:gridCol w:w="9936"/>
          </w:tblGrid>
        </w:tblGridChange>
      </w:tblGrid>
      <w:tr w:rsidR="00D61526" w14:paraId="1710AF08" w14:textId="77777777" w:rsidTr="00C90AD5">
        <w:tc>
          <w:tcPr>
            <w:tcW w:w="9926" w:type="dxa"/>
            <w:tcPrChange w:id="46" w:author="Ganchao Wei" w:date="2021-02-01T19:47:00Z">
              <w:tcPr>
                <w:tcW w:w="9926" w:type="dxa"/>
              </w:tcPr>
            </w:tcPrChange>
          </w:tcPr>
          <w:p w14:paraId="0DE4A167" w14:textId="4A9A68E6" w:rsidR="00D61526" w:rsidRDefault="00E47CFD" w:rsidP="000C7168">
            <w:pPr>
              <w:jc w:val="both"/>
            </w:pPr>
            <w:del w:id="47" w:author="Ganchao Wei" w:date="2021-02-01T19:42:00Z">
              <w:r w:rsidDel="00C90AD5">
                <w:rPr>
                  <w:noProof/>
                </w:rPr>
                <w:drawing>
                  <wp:inline distT="0" distB="0" distL="0" distR="0" wp14:anchorId="3D3E9899" wp14:editId="4DC4CE3E">
                    <wp:extent cx="6215743" cy="30421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4072" cy="3046223"/>
                            </a:xfrm>
                            <a:prstGeom prst="rect">
                              <a:avLst/>
                            </a:prstGeom>
                            <a:noFill/>
                            <a:ln>
                              <a:noFill/>
                            </a:ln>
                          </pic:spPr>
                        </pic:pic>
                      </a:graphicData>
                    </a:graphic>
                  </wp:inline>
                </w:drawing>
              </w:r>
            </w:del>
            <w:ins w:id="48" w:author="Ganchao Wei" w:date="2021-02-01T19:42:00Z">
              <w:r w:rsidR="00C90AD5">
                <w:rPr>
                  <w:noProof/>
                </w:rPr>
                <w:drawing>
                  <wp:inline distT="0" distB="0" distL="0" distR="0" wp14:anchorId="0A562646" wp14:editId="596E1C4D">
                    <wp:extent cx="6210300" cy="30394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5076" cy="3041819"/>
                            </a:xfrm>
                            <a:prstGeom prst="rect">
                              <a:avLst/>
                            </a:prstGeom>
                            <a:noFill/>
                            <a:ln>
                              <a:noFill/>
                            </a:ln>
                          </pic:spPr>
                        </pic:pic>
                      </a:graphicData>
                    </a:graphic>
                  </wp:inline>
                </w:drawing>
              </w:r>
            </w:ins>
          </w:p>
        </w:tc>
      </w:tr>
      <w:tr w:rsidR="00D61526" w14:paraId="0058B698" w14:textId="77777777" w:rsidTr="00C90AD5">
        <w:tc>
          <w:tcPr>
            <w:tcW w:w="9926" w:type="dxa"/>
            <w:tcPrChange w:id="49" w:author="Ganchao Wei" w:date="2021-02-01T19:47:00Z">
              <w:tcPr>
                <w:tcW w:w="9926" w:type="dxa"/>
              </w:tcPr>
            </w:tcPrChange>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0" w:author="Ganchao Wei" w:date="2021-02-01T19: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51">
          <w:tblGrid>
            <w:gridCol w:w="9936"/>
          </w:tblGrid>
        </w:tblGridChange>
      </w:tblGrid>
      <w:tr w:rsidR="003B435E" w14:paraId="4FBE9E9C" w14:textId="77777777" w:rsidTr="00C90AD5">
        <w:tc>
          <w:tcPr>
            <w:tcW w:w="9926" w:type="dxa"/>
            <w:tcPrChange w:id="52" w:author="Ganchao Wei" w:date="2021-02-01T19:47:00Z">
              <w:tcPr>
                <w:tcW w:w="9926" w:type="dxa"/>
              </w:tcPr>
            </w:tcPrChange>
          </w:tcPr>
          <w:p w14:paraId="51414345" w14:textId="75B2A00F" w:rsidR="003B435E" w:rsidRDefault="00CB5565" w:rsidP="000C7168">
            <w:pPr>
              <w:jc w:val="both"/>
            </w:pPr>
            <w:del w:id="53" w:author="Ganchao Wei" w:date="2021-02-01T19:43:00Z">
              <w:r w:rsidDel="00C90AD5">
                <w:rPr>
                  <w:noProof/>
                </w:rPr>
                <w:drawing>
                  <wp:inline distT="0" distB="0" distL="0" distR="0" wp14:anchorId="3FF6BC67" wp14:editId="36A9E788">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del>
            <w:ins w:id="54" w:author="Ganchao Wei" w:date="2021-02-01T19:43:00Z">
              <w:r w:rsidR="00C90AD5">
                <w:rPr>
                  <w:noProof/>
                </w:rPr>
                <w:drawing>
                  <wp:inline distT="0" distB="0" distL="0" distR="0" wp14:anchorId="5846C857" wp14:editId="757CAB89">
                    <wp:extent cx="6210300" cy="3577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5363" cy="3580249"/>
                            </a:xfrm>
                            <a:prstGeom prst="rect">
                              <a:avLst/>
                            </a:prstGeom>
                            <a:noFill/>
                            <a:ln>
                              <a:noFill/>
                            </a:ln>
                          </pic:spPr>
                        </pic:pic>
                      </a:graphicData>
                    </a:graphic>
                  </wp:inline>
                </w:drawing>
              </w:r>
            </w:ins>
          </w:p>
        </w:tc>
      </w:tr>
      <w:tr w:rsidR="003B435E" w14:paraId="1032DEE7" w14:textId="77777777" w:rsidTr="00C90AD5">
        <w:tc>
          <w:tcPr>
            <w:tcW w:w="9926" w:type="dxa"/>
            <w:tcPrChange w:id="55" w:author="Ganchao Wei" w:date="2021-02-01T19:47:00Z">
              <w:tcPr>
                <w:tcW w:w="9926" w:type="dxa"/>
              </w:tcPr>
            </w:tcPrChange>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lastRenderedPageBreak/>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t xml:space="preserve">In </w:t>
      </w:r>
      <w:commentRangeStart w:id="56"/>
      <w:commentRangeStart w:id="57"/>
      <w:r>
        <w:t>these</w:t>
      </w:r>
      <w:commentRangeEnd w:id="56"/>
      <w:r w:rsidR="00955414">
        <w:rPr>
          <w:rStyle w:val="CommentReference"/>
        </w:rPr>
        <w:commentReference w:id="56"/>
      </w:r>
      <w:commentRangeEnd w:id="57"/>
      <w:r w:rsidR="00DE6171">
        <w:rPr>
          <w:rStyle w:val="CommentReference"/>
        </w:rPr>
        <w:commentReference w:id="57"/>
      </w:r>
      <w:r>
        <w:t xml:space="preserve"> scenarios, partitions of the cross-correlogram may serve as a useful check on how well the model describes spike transmission in specific time-periods or as a function of ISI. The model that omits ST</w:t>
      </w:r>
      <w:r w:rsidR="00D53BFA">
        <w:t>S</w:t>
      </w:r>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584018">
        <w:tc>
          <w:tcPr>
            <w:tcW w:w="9926" w:type="dxa"/>
          </w:tcPr>
          <w:p w14:paraId="3CFDA1B4" w14:textId="60CC7757" w:rsidR="00960689" w:rsidRDefault="007C41F5" w:rsidP="000C7168">
            <w:pPr>
              <w:jc w:val="both"/>
            </w:pPr>
            <w:r>
              <w:rPr>
                <w:noProof/>
              </w:rPr>
              <w:drawing>
                <wp:inline distT="0" distB="0" distL="0" distR="0" wp14:anchorId="06CEC368" wp14:editId="2A6EA5B2">
                  <wp:extent cx="6204857" cy="30743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1647" cy="3077674"/>
                          </a:xfrm>
                          <a:prstGeom prst="rect">
                            <a:avLst/>
                          </a:prstGeom>
                          <a:noFill/>
                          <a:ln>
                            <a:noFill/>
                          </a:ln>
                        </pic:spPr>
                      </pic:pic>
                    </a:graphicData>
                  </a:graphic>
                </wp:inline>
              </w:drawing>
            </w:r>
          </w:p>
        </w:tc>
      </w:tr>
      <w:tr w:rsidR="00960689" w14:paraId="729EB4FD" w14:textId="77777777" w:rsidTr="00584018">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r w:rsidR="00E47CFD">
              <w:t>S</w:t>
            </w:r>
            <w:r w:rsidR="006D4D78">
              <w:t>P and ST</w:t>
            </w:r>
            <w:r w:rsidR="00D53BFA">
              <w:t>S</w:t>
            </w:r>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r w:rsidR="0023752D">
        <w:rPr>
          <w:lang w:eastAsia="zh-CN"/>
        </w:rPr>
        <w:t>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61EE2609"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r w:rsidR="00BE5165">
        <w:t>~15</w:t>
      </w:r>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8" w:author="Ganchao Wei" w:date="2021-02-01T19:47:00Z">
          <w:tblPr>
            <w:tblStyle w:val="TableGrid"/>
            <w:tblW w:w="0" w:type="auto"/>
            <w:tblLook w:val="04A0" w:firstRow="1" w:lastRow="0" w:firstColumn="1" w:lastColumn="0" w:noHBand="0" w:noVBand="1"/>
          </w:tblPr>
        </w:tblPrChange>
      </w:tblPr>
      <w:tblGrid>
        <w:gridCol w:w="9936"/>
        <w:tblGridChange w:id="59">
          <w:tblGrid>
            <w:gridCol w:w="9926"/>
          </w:tblGrid>
        </w:tblGridChange>
      </w:tblGrid>
      <w:tr w:rsidR="00C90AD5" w14:paraId="27B10410" w14:textId="77777777" w:rsidTr="00C90AD5">
        <w:trPr>
          <w:ins w:id="60" w:author="Ganchao Wei" w:date="2021-02-01T19:45:00Z"/>
        </w:trPr>
        <w:tc>
          <w:tcPr>
            <w:tcW w:w="9926" w:type="dxa"/>
            <w:tcPrChange w:id="61" w:author="Ganchao Wei" w:date="2021-02-01T19:47:00Z">
              <w:tcPr>
                <w:tcW w:w="9926" w:type="dxa"/>
              </w:tcPr>
            </w:tcPrChange>
          </w:tcPr>
          <w:p w14:paraId="7DB87016" w14:textId="77777777" w:rsidR="00C90AD5" w:rsidRDefault="00C90AD5" w:rsidP="0088105B">
            <w:pPr>
              <w:jc w:val="both"/>
              <w:rPr>
                <w:ins w:id="62" w:author="Ganchao Wei" w:date="2021-02-01T19:45:00Z"/>
              </w:rPr>
            </w:pPr>
            <w:ins w:id="63" w:author="Ganchao Wei" w:date="2021-02-01T19:45:00Z">
              <w:r>
                <w:rPr>
                  <w:noProof/>
                </w:rPr>
                <w:drawing>
                  <wp:inline distT="0" distB="0" distL="0" distR="0" wp14:anchorId="712C1DDD" wp14:editId="0106B83F">
                    <wp:extent cx="6203950" cy="3192566"/>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1810" cy="3196611"/>
                            </a:xfrm>
                            <a:prstGeom prst="rect">
                              <a:avLst/>
                            </a:prstGeom>
                            <a:noFill/>
                            <a:ln>
                              <a:noFill/>
                            </a:ln>
                          </pic:spPr>
                        </pic:pic>
                      </a:graphicData>
                    </a:graphic>
                  </wp:inline>
                </w:drawing>
              </w:r>
            </w:ins>
          </w:p>
        </w:tc>
      </w:tr>
      <w:tr w:rsidR="00C90AD5" w14:paraId="082AE8A8" w14:textId="77777777" w:rsidTr="00C90AD5">
        <w:trPr>
          <w:ins w:id="64" w:author="Ganchao Wei" w:date="2021-02-01T19:45:00Z"/>
        </w:trPr>
        <w:tc>
          <w:tcPr>
            <w:tcW w:w="9926" w:type="dxa"/>
            <w:tcPrChange w:id="65" w:author="Ganchao Wei" w:date="2021-02-01T19:47:00Z">
              <w:tcPr>
                <w:tcW w:w="9926" w:type="dxa"/>
              </w:tcPr>
            </w:tcPrChange>
          </w:tcPr>
          <w:p w14:paraId="4CF5AE42" w14:textId="77777777" w:rsidR="00C90AD5" w:rsidRPr="00960689" w:rsidRDefault="00C90AD5" w:rsidP="0088105B">
            <w:pPr>
              <w:jc w:val="both"/>
              <w:rPr>
                <w:ins w:id="66" w:author="Ganchao Wei" w:date="2021-02-01T19:45:00Z"/>
                <w:b/>
                <w:bCs/>
              </w:rPr>
            </w:pPr>
            <w:ins w:id="67" w:author="Ganchao Wei" w:date="2021-02-01T19:45:00Z">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Here we simulate an excitatory, depressing synapse with random walk fluctuations in both the long-term synaptic strength and the postsynaptic baseline rate. The heatmap shows the prediction log-likelihood under different values of </w:t>
              </w:r>
              <m:oMath>
                <m:r>
                  <m:rPr>
                    <m:sty m:val="bi"/>
                  </m:rPr>
                  <w:rPr>
                    <w:rFonts w:ascii="Cambria Math" w:hAnsi="Cambria Math"/>
                  </w:rPr>
                  <m:t>Q</m:t>
                </m:r>
              </m:oMath>
              <w:r>
                <w:t xml:space="preserve">. The red triangle and dashed lines denote the true, simulated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The orange dot represent</w:t>
              </w:r>
              <w:proofErr w:type="spellStart"/>
              <w:r>
                <w:t>s</w:t>
              </w:r>
              <w:proofErr w:type="spellEnd"/>
              <w:r>
                <w:t xml:space="preserve">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after optimizing the full model. For reference, we also show results when </w:t>
              </w:r>
              <m:oMath>
                <m:r>
                  <m:rPr>
                    <m:sty m:val="bi"/>
                  </m:rPr>
                  <w:rPr>
                    <w:rFonts w:ascii="Cambria Math" w:hAnsi="Cambria Math"/>
                  </w:rPr>
                  <m:t>Q</m:t>
                </m:r>
              </m:oMath>
              <w:r>
                <w:t xml:space="preserve"> is under-estimated (blue,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t xml:space="preserve">) and over-estimated (green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t xml:space="preserve">). A fast, one-dimensional approximation to the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also shown (blue triangle). </w:t>
              </w:r>
              <w:r w:rsidRPr="003E6976">
                <w:rPr>
                  <w:b/>
                  <w:bCs/>
                </w:rPr>
                <w:t>(B)</w:t>
              </w:r>
              <w:r>
                <w:t xml:space="preserve"> shows the corresponding estimates for the baseline and long-term </w:t>
              </w:r>
              <w:r>
                <w:lastRenderedPageBreak/>
                <w:t xml:space="preserve">synaptic strength under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Pr>
                  <w:b/>
                  <w:bCs/>
                </w:rPr>
                <w:t xml:space="preserve"> </w:t>
              </w:r>
              <w:r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(bottom),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(middle). Dashed lines denote standard error. When </w:t>
              </w:r>
              <m:oMath>
                <m:r>
                  <m:rPr>
                    <m:sty m:val="bi"/>
                  </m:rPr>
                  <w:rPr>
                    <w:rFonts w:ascii="Cambria Math" w:hAnsi="Cambria Math"/>
                  </w:rPr>
                  <m:t>Q</m:t>
                </m:r>
              </m:oMath>
              <w:r>
                <w:t xml:space="preserve"> is too small, the estimates are over-smoothed; when </w:t>
              </w:r>
              <m:oMath>
                <m:r>
                  <m:rPr>
                    <m:sty m:val="bi"/>
                  </m:rPr>
                  <w:rPr>
                    <w:rFonts w:ascii="Cambria Math" w:hAnsi="Cambria Math"/>
                  </w:rPr>
                  <m:t>Q</m:t>
                </m:r>
              </m:oMath>
              <w:r>
                <w:t xml:space="preserve"> is too large, the estimates are too noisy. We then run many simulations with different values of </w:t>
              </w:r>
              <m:oMath>
                <m:r>
                  <m:rPr>
                    <m:sty m:val="bi"/>
                  </m:rPr>
                  <w:rPr>
                    <w:rFonts w:ascii="Cambria Math" w:hAnsi="Cambria Math"/>
                  </w:rPr>
                  <m:t>Q</m:t>
                </m:r>
              </m:oMath>
              <w:r>
                <w:t xml:space="preserve">. </w:t>
              </w:r>
              <w:r w:rsidRPr="00A90727">
                <w:t>We find that</w:t>
              </w:r>
              <w:r>
                <w:t xml:space="preserve"> the MLE (2D) can accurately recover the simulated hyper-parameters over a wide range of values</w:t>
              </w:r>
              <w:r w:rsidRPr="00A90727">
                <w:t xml:space="preserve"> </w:t>
              </w:r>
              <w:r w:rsidRPr="00D06363">
                <w:rPr>
                  <w:b/>
                  <w:bCs/>
                </w:rPr>
                <w:t>(C)</w:t>
              </w:r>
              <w:r>
                <w:t>. Each combination has 5 replicates and a simulated recording time of 10 min.</w:t>
              </w:r>
            </w:ins>
          </w:p>
        </w:tc>
      </w:tr>
    </w:tbl>
    <w:p w14:paraId="5C939714" w14:textId="77777777" w:rsidR="00C90AD5" w:rsidRDefault="00C90AD5" w:rsidP="000C7168">
      <w:pPr>
        <w:jc w:val="both"/>
        <w:rPr>
          <w:lang w:eastAsia="zh-CN"/>
        </w:rPr>
      </w:pPr>
    </w:p>
    <w:tbl>
      <w:tblPr>
        <w:tblStyle w:val="TableGrid"/>
        <w:tblW w:w="0" w:type="auto"/>
        <w:tblLook w:val="04A0" w:firstRow="1" w:lastRow="0" w:firstColumn="1" w:lastColumn="0" w:noHBand="0" w:noVBand="1"/>
        <w:tblPrChange w:id="68" w:author="Ganchao Wei" w:date="2021-02-01T19:4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26"/>
        <w:tblGridChange w:id="69">
          <w:tblGrid>
            <w:gridCol w:w="9936"/>
          </w:tblGrid>
        </w:tblGridChange>
      </w:tblGrid>
      <w:tr w:rsidR="00960689" w:rsidDel="00C90AD5" w14:paraId="38293BA7" w14:textId="59E6286C" w:rsidTr="00C90AD5">
        <w:trPr>
          <w:del w:id="70" w:author="Ganchao Wei" w:date="2021-02-01T19:45:00Z"/>
        </w:trPr>
        <w:tc>
          <w:tcPr>
            <w:tcW w:w="9926" w:type="dxa"/>
            <w:tcPrChange w:id="71" w:author="Ganchao Wei" w:date="2021-02-01T19:43:00Z">
              <w:tcPr>
                <w:tcW w:w="9926" w:type="dxa"/>
              </w:tcPr>
            </w:tcPrChange>
          </w:tcPr>
          <w:p w14:paraId="52844A75" w14:textId="47887B11" w:rsidR="00960689" w:rsidDel="00C90AD5" w:rsidRDefault="00E47CFD" w:rsidP="000C7168">
            <w:pPr>
              <w:jc w:val="both"/>
              <w:rPr>
                <w:del w:id="72" w:author="Ganchao Wei" w:date="2021-02-01T19:45:00Z"/>
              </w:rPr>
            </w:pPr>
            <w:del w:id="73" w:author="Ganchao Wei" w:date="2021-02-01T19:43:00Z">
              <w:r w:rsidDel="00C90AD5">
                <w:rPr>
                  <w:noProof/>
                </w:rPr>
                <w:drawing>
                  <wp:inline distT="0" distB="0" distL="0" distR="0" wp14:anchorId="2702BB61" wp14:editId="12834376">
                    <wp:extent cx="6199414" cy="3190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7690" cy="3194491"/>
                            </a:xfrm>
                            <a:prstGeom prst="rect">
                              <a:avLst/>
                            </a:prstGeom>
                            <a:noFill/>
                            <a:ln>
                              <a:noFill/>
                            </a:ln>
                          </pic:spPr>
                        </pic:pic>
                      </a:graphicData>
                    </a:graphic>
                  </wp:inline>
                </w:drawing>
              </w:r>
            </w:del>
          </w:p>
        </w:tc>
      </w:tr>
      <w:tr w:rsidR="00960689" w:rsidDel="00C90AD5" w14:paraId="237032A7" w14:textId="64772AB1" w:rsidTr="00C90AD5">
        <w:trPr>
          <w:del w:id="74" w:author="Ganchao Wei" w:date="2021-02-01T19:45:00Z"/>
        </w:trPr>
        <w:tc>
          <w:tcPr>
            <w:tcW w:w="9926" w:type="dxa"/>
            <w:tcPrChange w:id="75" w:author="Ganchao Wei" w:date="2021-02-01T19:43:00Z">
              <w:tcPr>
                <w:tcW w:w="9926" w:type="dxa"/>
              </w:tcPr>
            </w:tcPrChange>
          </w:tcPr>
          <w:p w14:paraId="20E244A5" w14:textId="7388DC45" w:rsidR="00960689" w:rsidRPr="00960689" w:rsidDel="00C90AD5" w:rsidRDefault="00960689" w:rsidP="000C7168">
            <w:pPr>
              <w:jc w:val="both"/>
              <w:rPr>
                <w:del w:id="76" w:author="Ganchao Wei" w:date="2021-02-01T19:45:00Z"/>
                <w:b/>
                <w:bCs/>
              </w:rPr>
            </w:pPr>
            <w:del w:id="77" w:author="Ganchao Wei" w:date="2021-02-01T19:45:00Z">
              <w:r w:rsidDel="00C90AD5">
                <w:rPr>
                  <w:b/>
                  <w:bCs/>
                </w:rPr>
                <w:delText xml:space="preserve">Figure 8. </w:delText>
              </w:r>
              <w:r w:rsidRPr="002948F7" w:rsidDel="00C90AD5">
                <w:rPr>
                  <w:b/>
                  <w:bCs/>
                </w:rPr>
                <w:delText xml:space="preserve">Selection and influence of </w:delText>
              </w:r>
              <m:oMath>
                <m:r>
                  <m:rPr>
                    <m:sty m:val="bi"/>
                  </m:rPr>
                  <w:rPr>
                    <w:rFonts w:ascii="Cambria Math" w:hAnsi="Cambria Math"/>
                  </w:rPr>
                  <m:t>Q</m:t>
                </m:r>
              </m:oMath>
              <w:r w:rsidRPr="002948F7" w:rsidDel="00C90AD5">
                <w:rPr>
                  <w:b/>
                  <w:bCs/>
                </w:rPr>
                <w:delText xml:space="preserve"> in point process adaptive smoothing</w:delText>
              </w:r>
              <w:r w:rsidDel="00C90AD5">
                <w:rPr>
                  <w:b/>
                  <w:bCs/>
                </w:rPr>
                <w:delText xml:space="preserve">. </w:delText>
              </w:r>
              <w:r w:rsidRPr="003E6976" w:rsidDel="00C90AD5">
                <w:rPr>
                  <w:b/>
                  <w:bCs/>
                </w:rPr>
                <w:delText>(A)</w:delText>
              </w:r>
              <w:r w:rsidDel="00C90AD5">
                <w:delText xml:space="preserve"> </w:delText>
              </w:r>
              <w:r w:rsidR="00EC206D" w:rsidDel="00C90AD5">
                <w:delText xml:space="preserve">Here we simulate an excitatory, depressing synapse with random walk fluctuations in both the long-term synaptic strength and the postsynaptic baseline rate. </w:delText>
              </w:r>
              <w:r w:rsidDel="00C90AD5">
                <w:delText xml:space="preserve">The heatmap shows </w:delText>
              </w:r>
              <w:r w:rsidR="00EC206D" w:rsidDel="00C90AD5">
                <w:delText xml:space="preserve">the </w:delText>
              </w:r>
              <w:r w:rsidDel="00C90AD5">
                <w:delText>prediction log-likelihood under different</w:delText>
              </w:r>
              <w:r w:rsidR="00EC206D" w:rsidDel="00C90AD5">
                <w:delText xml:space="preserve"> values of</w:delText>
              </w:r>
              <w:r w:rsidDel="00C90AD5">
                <w:delText xml:space="preserve"> </w:delText>
              </w:r>
              <m:oMath>
                <m:r>
                  <m:rPr>
                    <m:sty m:val="bi"/>
                  </m:rPr>
                  <w:rPr>
                    <w:rFonts w:ascii="Cambria Math" w:hAnsi="Cambria Math"/>
                  </w:rPr>
                  <m:t>Q</m:t>
                </m:r>
              </m:oMath>
              <w:r w:rsidDel="00C90AD5">
                <w:delText xml:space="preserve">. The red triangle and dashed lines </w:delText>
              </w:r>
              <w:r w:rsidR="00EC206D" w:rsidDel="00C90AD5">
                <w:delText xml:space="preserve">denote the </w:delText>
              </w:r>
              <w:r w:rsidDel="00C90AD5">
                <w:delText>true</w:delText>
              </w:r>
              <w:r w:rsidR="00EC206D" w:rsidDel="00C90AD5">
                <w:delText>, simulated</w:delText>
              </w:r>
              <w:r w:rsidDel="00C90AD5">
                <w:delText xml:space="preserve"> </w:delTex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rsidDel="00C90AD5">
                <w:delText xml:space="preserve">. The orange dot represents the maximum prediction likelihood estimate (MLE)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rsidDel="00C90AD5">
                <w:delText xml:space="preserve"> after optimizing the full model</w:delText>
              </w:r>
              <w:r w:rsidDel="00C90AD5">
                <w:delText xml:space="preserve">. </w:delText>
              </w:r>
              <w:r w:rsidR="00A34C85" w:rsidDel="00C90AD5">
                <w:delText xml:space="preserve">For reference, we also show </w:delText>
              </w:r>
              <w:r w:rsidR="00622FE6" w:rsidDel="00C90AD5">
                <w:delText>results</w:delText>
              </w:r>
              <w:r w:rsidR="00A34C85" w:rsidDel="00C90AD5">
                <w:delText xml:space="preserve"> when </w:delText>
              </w:r>
              <m:oMath>
                <m:r>
                  <m:rPr>
                    <m:sty m:val="bi"/>
                  </m:rPr>
                  <w:rPr>
                    <w:rFonts w:ascii="Cambria Math" w:hAnsi="Cambria Math"/>
                  </w:rPr>
                  <m:t>Q</m:t>
                </m:r>
              </m:oMath>
              <w:r w:rsidR="00A34C85" w:rsidDel="00C90AD5">
                <w:delText xml:space="preserve"> is under-estimated (</w:delText>
              </w:r>
              <w:r w:rsidDel="00C90AD5">
                <w:delText>blu</w:delText>
              </w:r>
              <w:r w:rsidR="00A34C85" w:rsidDel="00C90AD5">
                <w:delText xml:space="preserve">e, </w:delTex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rsidDel="00C90AD5">
                <w:delText xml:space="preserve">) </w:delText>
              </w:r>
              <w:r w:rsidDel="00C90AD5">
                <w:delText xml:space="preserve">and </w:delText>
              </w:r>
              <w:r w:rsidR="00A34C85" w:rsidDel="00C90AD5">
                <w:delText>over-estimated (</w:delText>
              </w:r>
              <w:r w:rsidDel="00C90AD5">
                <w:delText xml:space="preserve">green </w:delTex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rsidDel="00C90AD5">
                <w:delText>).</w:delText>
              </w:r>
              <w:r w:rsidDel="00C90AD5">
                <w:delText xml:space="preserve"> </w:delText>
              </w:r>
              <w:r w:rsidR="00A34C85" w:rsidDel="00C90AD5">
                <w:delText xml:space="preserve">A fast, </w:delText>
              </w:r>
              <w:r w:rsidDel="00C90AD5">
                <w:delText>one-dimensional</w:delText>
              </w:r>
              <w:r w:rsidR="00025D9F" w:rsidDel="00C90AD5">
                <w:delText xml:space="preserve"> approximat</w:delText>
              </w:r>
              <w:r w:rsidR="00A34C85" w:rsidDel="00C90AD5">
                <w:delText>ion to the</w:delText>
              </w:r>
              <w:r w:rsidDel="00C90AD5">
                <w:delText xml:space="preserve"> MLE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rsidDel="00C90AD5">
                <w:delText xml:space="preserve"> is </w:delText>
              </w:r>
              <w:r w:rsidR="00A34C85" w:rsidDel="00C90AD5">
                <w:delText xml:space="preserve">also </w:delText>
              </w:r>
              <w:r w:rsidDel="00C90AD5">
                <w:delText xml:space="preserve">shown </w:delText>
              </w:r>
              <w:r w:rsidR="00A34C85" w:rsidDel="00C90AD5">
                <w:delText>(</w:delText>
              </w:r>
              <w:r w:rsidDel="00C90AD5">
                <w:delText>blue triangle</w:delText>
              </w:r>
              <w:r w:rsidR="00A34C85" w:rsidDel="00C90AD5">
                <w:delText>)</w:delText>
              </w:r>
              <w:r w:rsidDel="00C90AD5">
                <w:delText xml:space="preserve">. </w:delText>
              </w:r>
              <w:r w:rsidRPr="003E6976" w:rsidDel="00C90AD5">
                <w:rPr>
                  <w:b/>
                  <w:bCs/>
                </w:rPr>
                <w:delText>(B)</w:delText>
              </w:r>
              <w:r w:rsidDel="00C90AD5">
                <w:delText xml:space="preserve"> </w:delText>
              </w:r>
              <w:r w:rsidR="00A34C85" w:rsidDel="00C90AD5">
                <w:delText>shows the c</w:delText>
              </w:r>
              <w:r w:rsidDel="00C90AD5">
                <w:delText xml:space="preserve">orresponding </w:delText>
              </w:r>
              <w:r w:rsidR="00A34C85" w:rsidDel="00C90AD5">
                <w:delText xml:space="preserve">estimates for the </w:delText>
              </w:r>
              <w:r w:rsidDel="00C90AD5">
                <w:delText xml:space="preserve">baseline and </w:delText>
              </w:r>
              <w:r w:rsidR="00A34C85" w:rsidDel="00C90AD5">
                <w:delText xml:space="preserve">long-term synaptic strength </w:delText>
              </w:r>
              <w:r w:rsidR="007A03C2" w:rsidDel="00C90AD5">
                <w:delText>under</w:delText>
              </w:r>
              <w:r w:rsidDel="00C90AD5">
                <w:delText xml:space="preserve"> </w:delTex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sidDel="00C90AD5">
                <w:rPr>
                  <w:b/>
                  <w:bCs/>
                </w:rPr>
                <w:delText xml:space="preserve"> </w:delText>
              </w:r>
              <w:r w:rsidR="00A34C85" w:rsidRPr="00A90727" w:rsidDel="00C90AD5">
                <w:delText>(top)</w:delText>
              </w:r>
              <w:r w:rsidDel="00C90AD5">
                <w:delText xml:space="preserve">, </w:delTex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rsidDel="00C90AD5">
                <w:delText xml:space="preserve"> </w:delText>
              </w:r>
              <w:r w:rsidR="00A34C85" w:rsidDel="00C90AD5">
                <w:delText xml:space="preserve">(bottom), </w:delText>
              </w:r>
              <w:r w:rsidDel="00C90AD5">
                <w:delText xml:space="preserve">and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rsidDel="00C90AD5">
                <w:delText xml:space="preserve"> (middle)</w:delText>
              </w:r>
              <w:r w:rsidDel="00C90AD5">
                <w:delText xml:space="preserve">. </w:delText>
              </w:r>
              <w:r w:rsidR="00A34C85" w:rsidDel="00C90AD5">
                <w:delText xml:space="preserve">Dashed lines denote standard error. </w:delText>
              </w:r>
              <w:r w:rsidDel="00C90AD5">
                <w:delText xml:space="preserve">When </w:delText>
              </w:r>
              <m:oMath>
                <m:r>
                  <m:rPr>
                    <m:sty m:val="bi"/>
                  </m:rPr>
                  <w:rPr>
                    <w:rFonts w:ascii="Cambria Math" w:hAnsi="Cambria Math"/>
                  </w:rPr>
                  <m:t>Q</m:t>
                </m:r>
              </m:oMath>
              <w:r w:rsidDel="00C90AD5">
                <w:delText xml:space="preserve"> is too small, the estimat</w:delText>
              </w:r>
              <w:r w:rsidR="00A34C85" w:rsidDel="00C90AD5">
                <w:delText>es</w:delText>
              </w:r>
              <w:r w:rsidDel="00C90AD5">
                <w:delText xml:space="preserve"> are over-smoothed; when </w:delText>
              </w:r>
              <m:oMath>
                <m:r>
                  <m:rPr>
                    <m:sty m:val="bi"/>
                  </m:rPr>
                  <w:rPr>
                    <w:rFonts w:ascii="Cambria Math" w:hAnsi="Cambria Math"/>
                  </w:rPr>
                  <m:t>Q</m:t>
                </m:r>
              </m:oMath>
              <w:r w:rsidDel="00C90AD5">
                <w:delText xml:space="preserve"> is too large, the </w:delText>
              </w:r>
              <w:r w:rsidR="00622FE6" w:rsidDel="00C90AD5">
                <w:delText xml:space="preserve">estimates </w:delText>
              </w:r>
              <w:r w:rsidDel="00C90AD5">
                <w:delText xml:space="preserve">are too noisy. </w:delText>
              </w:r>
              <w:r w:rsidR="00A34C85" w:rsidDel="00C90AD5">
                <w:delText xml:space="preserve">We then run many simulations with different values of </w:delText>
              </w:r>
              <m:oMath>
                <m:r>
                  <m:rPr>
                    <m:sty m:val="bi"/>
                  </m:rPr>
                  <w:rPr>
                    <w:rFonts w:ascii="Cambria Math" w:hAnsi="Cambria Math"/>
                  </w:rPr>
                  <m:t>Q</m:t>
                </m:r>
              </m:oMath>
              <w:r w:rsidR="00A34C85" w:rsidDel="00C90AD5">
                <w:delText xml:space="preserve">. </w:delText>
              </w:r>
              <w:r w:rsidR="00A34C85" w:rsidRPr="00A90727" w:rsidDel="00C90AD5">
                <w:delText>We find that</w:delText>
              </w:r>
              <w:r w:rsidR="00A34C85" w:rsidDel="00C90AD5">
                <w:delText xml:space="preserve"> the MLE (2D) can accurately recover the simulated hyper-parameters over a wide range of values</w:delText>
              </w:r>
              <w:r w:rsidR="00A34C85" w:rsidRPr="00A90727" w:rsidDel="00C90AD5">
                <w:delText xml:space="preserve"> </w:delText>
              </w:r>
              <w:r w:rsidRPr="00D06363" w:rsidDel="00C90AD5">
                <w:rPr>
                  <w:b/>
                  <w:bCs/>
                </w:rPr>
                <w:delText>(C)</w:delText>
              </w:r>
              <w:r w:rsidDel="00C90AD5">
                <w:delText>. Each combination has 5 replicates</w:delText>
              </w:r>
              <w:r w:rsidR="00A34C85" w:rsidDel="00C90AD5">
                <w:delText xml:space="preserve"> and a</w:delText>
              </w:r>
              <w:r w:rsidDel="00C90AD5">
                <w:delText xml:space="preserve"> simulated recording time </w:delText>
              </w:r>
              <w:r w:rsidR="00A34C85" w:rsidDel="00C90AD5">
                <w:delText xml:space="preserve">of </w:delText>
              </w:r>
              <w:r w:rsidDel="00C90AD5">
                <w:delText>10 min.</w:delText>
              </w:r>
            </w:del>
          </w:p>
        </w:tc>
      </w:tr>
      <w:tr w:rsidR="00A12C49" w:rsidDel="00C90AD5" w14:paraId="27ADF10A" w14:textId="0E8913CE" w:rsidTr="00C90AD5">
        <w:trPr>
          <w:del w:id="78" w:author="Ganchao Wei" w:date="2021-02-01T19:45:00Z"/>
        </w:trPr>
        <w:tc>
          <w:tcPr>
            <w:tcW w:w="9926" w:type="dxa"/>
            <w:tcPrChange w:id="79" w:author="Ganchao Wei" w:date="2021-02-01T19:43:00Z">
              <w:tcPr>
                <w:tcW w:w="9926" w:type="dxa"/>
              </w:tcPr>
            </w:tcPrChange>
          </w:tcPr>
          <w:p w14:paraId="6A144BD4" w14:textId="0C03F2DF" w:rsidR="00A12C49" w:rsidDel="00C90AD5" w:rsidRDefault="00A12C49" w:rsidP="000C7168">
            <w:pPr>
              <w:jc w:val="both"/>
              <w:rPr>
                <w:del w:id="80" w:author="Ganchao Wei" w:date="2021-02-01T19:45:00Z"/>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79CC8DD2" w:rsidR="004D6811" w:rsidRDefault="004D6811">
      <w:pPr>
        <w:jc w:val="both"/>
      </w:pPr>
      <w:r>
        <w:t xml:space="preserve">Including additional covariates can often improve spike prediction accuracy in GLM-like models </w:t>
      </w:r>
      <w:r w:rsidR="00D924AC">
        <w:fldChar w:fldCharType="begin" w:fldLock="1"/>
      </w:r>
      <w:r w:rsidR="00A578F6">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A578F6" w:rsidRPr="00A578F6">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A578F6">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A578F6" w:rsidRPr="00A578F6">
        <w:rPr>
          <w:noProof/>
        </w:rPr>
        <w:t>(Harris et al., 2003; Okatan et al., 2005; Pillow et al., 2008)</w:t>
      </w:r>
      <w:r w:rsidR="0047450A">
        <w:fldChar w:fldCharType="end"/>
      </w:r>
      <w:r>
        <w:t>, local field potentials</w:t>
      </w:r>
      <w:r w:rsidR="00AF2AC3">
        <w:t xml:space="preserve"> </w:t>
      </w:r>
      <w:r w:rsidR="00AF2AC3">
        <w:fldChar w:fldCharType="begin" w:fldLock="1"/>
      </w:r>
      <w:r w:rsidR="00A578F6">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A578F6">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A578F6" w:rsidRPr="00A578F6">
        <w:rPr>
          <w:noProof/>
        </w:rPr>
        <w:t>(Pillow &amp; Simoncelli, 2003; Truccolo et al., 2005)</w:t>
      </w:r>
      <w:r w:rsidR="007F7A3D">
        <w:fldChar w:fldCharType="end"/>
      </w:r>
      <w:r w:rsidRPr="004D6811">
        <w:t xml:space="preserve">. </w:t>
      </w:r>
      <w:r w:rsidR="00CF6E61">
        <w:t xml:space="preserve">However, once these covariates are </w:t>
      </w:r>
      <w:proofErr w:type="gramStart"/>
      <w:r w:rsidR="00CF6E61">
        <w:t>taken into account</w:t>
      </w:r>
      <w:proofErr w:type="gramEnd"/>
      <w:r w:rsidR="00CF6E61">
        <w:t xml:space="preserve">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66B8BAE7"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A578F6">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A578F6">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CD5008">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A578F6" w:rsidRPr="00A578F6">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w:t>
      </w:r>
      <w:proofErr w:type="gramStart"/>
      <w:r>
        <w:t>be more or less</w:t>
      </w:r>
      <w:proofErr w:type="gramEnd"/>
      <w:r>
        <w:t xml:space="preserve"> variable than Poisson. </w:t>
      </w:r>
      <w:r w:rsidR="009566C8">
        <w:t xml:space="preserve">With stationary models, non-Poisson spiking is typically not a major source of estimation error </w:t>
      </w:r>
      <w:r>
        <w:fldChar w:fldCharType="begin" w:fldLock="1"/>
      </w:r>
      <w:r w:rsidR="00A578F6">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A578F6" w:rsidRPr="00A578F6">
        <w:rPr>
          <w:noProof/>
        </w:rPr>
        <w:t>(Stevenson, 2016)</w:t>
      </w:r>
      <w:r>
        <w:fldChar w:fldCharType="end"/>
      </w:r>
      <w:r w:rsidR="009566C8">
        <w:t xml:space="preserve">. However, the adaptive filtering updates may be sensitive to </w:t>
      </w:r>
      <w:r w:rsidR="009566C8">
        <w:lastRenderedPageBreak/>
        <w:t>misspecified noise, and it may be useful to extend the framework here with other noise models</w:t>
      </w:r>
      <w:r w:rsidR="007F7A3D">
        <w:t xml:space="preserve"> </w:t>
      </w:r>
      <w:r w:rsidR="007F7A3D">
        <w:fldChar w:fldCharType="begin" w:fldLock="1"/>
      </w:r>
      <w:r w:rsidR="00A578F6">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A578F6" w:rsidRPr="00A578F6">
        <w:rPr>
          <w:noProof/>
        </w:rPr>
        <w:t>(Gao et al., 2015; Pillow &amp; Scott, 2012)</w:t>
      </w:r>
      <w:r w:rsidR="007F7A3D">
        <w:fldChar w:fldCharType="end"/>
      </w:r>
      <w:r>
        <w:t>.</w:t>
      </w:r>
    </w:p>
    <w:p w14:paraId="7B9BFB6C" w14:textId="68930682"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A578F6">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75967707" w14:textId="0057C468" w:rsidR="006438BA" w:rsidRDefault="00A10593" w:rsidP="00A10593">
      <w:pPr>
        <w:jc w:val="both"/>
      </w:pPr>
      <w:r>
        <w:t xml:space="preserve">Previous </w:t>
      </w:r>
      <w:r w:rsidR="005076AB">
        <w:t xml:space="preserve">models have aimed to describe </w:t>
      </w:r>
      <w:r>
        <w:t xml:space="preserve">short-term changes in </w:t>
      </w:r>
      <w:r w:rsidR="007507BD">
        <w:t xml:space="preserve">synaptic strength </w:t>
      </w:r>
      <w:r>
        <w:t>from spikes</w:t>
      </w:r>
      <w:r w:rsidR="00FD3C2A">
        <w:t xml:space="preserve"> </w:t>
      </w:r>
      <w:r w:rsidR="007507BD">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FD3C2A">
        <w:t>,</w:t>
      </w:r>
      <w:r w:rsidR="007507BD">
        <w:t xml:space="preserve"> to describe </w:t>
      </w:r>
      <w:r>
        <w:t xml:space="preserve">long-term </w:t>
      </w:r>
      <w:r w:rsidR="007507BD">
        <w:t xml:space="preserve">changes </w:t>
      </w:r>
      <w:r w:rsidR="007F7A3D">
        <w:t xml:space="preserve"> </w:t>
      </w:r>
      <w:r w:rsidR="007F7A3D">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data","type":"paper-conference","volume":"24"},"uris":["http://www.mendeley.com/documents/?uuid=efc26548-3d61-41b2-a272-3df8a4c35572","http://www.mendeley.com/documents/?uuid=ee987b49-b7a1-46a3-a9f6-fb4abf53275a"]}],"mendeley":{"formattedCitation":"(Linderman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A578F6" w:rsidRPr="00A578F6">
        <w:rPr>
          <w:noProof/>
        </w:rPr>
        <w:t>(Linderman et al., 2014; Robinson et al., 2016; Stevenson &amp; Kording, 2011)</w:t>
      </w:r>
      <w:r w:rsidR="007F7A3D">
        <w:fldChar w:fldCharType="end"/>
      </w:r>
      <w:r w:rsidR="00FD3C2A">
        <w:t xml:space="preserve">, or both </w:t>
      </w:r>
      <w:r w:rsidR="00321B64">
        <w:fldChar w:fldCharType="begin" w:fldLock="1"/>
      </w:r>
      <w:r w:rsidR="00A578F6">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2018)","plainTextFormattedCitation":"(Song et al., 2018)","previouslyFormattedCitation":"(Song et al., 2018)"},"properties":{"noteIndex":0},"schema":"https://github.com/citation-style-language/schema/raw/master/csl-citation.json"}</w:instrText>
      </w:r>
      <w:r w:rsidR="00321B64">
        <w:fldChar w:fldCharType="separate"/>
      </w:r>
      <w:r w:rsidR="00321B64" w:rsidRPr="00321B64">
        <w:rPr>
          <w:noProof/>
        </w:rPr>
        <w:t>(Song et al., 2018)</w:t>
      </w:r>
      <w:r w:rsidR="00321B64">
        <w:fldChar w:fldCharType="end"/>
      </w:r>
      <w:r w:rsidR="00FD3C2A">
        <w:t xml:space="preserve">. Here we use an additive, structured STSP model alongside an unstructured LTSP model, and consider the influence of a changing postsynaptic baseline. </w:t>
      </w:r>
      <w:r>
        <w:t>While the adaptive smoother simply tracks an estimated synaptic weight</w:t>
      </w:r>
      <w:r w:rsidR="00850742">
        <w:t xml:space="preserve"> based on the observed spiking</w:t>
      </w:r>
      <w:r>
        <w:t xml:space="preserve">, </w:t>
      </w:r>
      <w:r w:rsidR="0057386F">
        <w:t xml:space="preserve">it may be preferable to more directly describe the long-term synaptic dynamics with </w:t>
      </w:r>
      <w:r>
        <w:t xml:space="preserve">an explicit learning rule based on pre- and postsynaptic spike timing </w:t>
      </w:r>
      <w:r w:rsidR="00321B64">
        <w:fldChar w:fldCharType="begin" w:fldLock="1"/>
      </w:r>
      <w:r w:rsidR="00CD500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Modeling","id":"ITEM-2","issued":{"date-parts":[["2018"]]},"page":"289-312","publisher":"Elsevier","title":"Identification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 Stevenson &amp; Kording, 2011)","plainTextFormattedCitation":"(Song et al., 2018; Stevenson &amp; Kording, 2011)","previouslyFormattedCitation":"(Song et al., 2018; Stevenson &amp; Kording, 2011)"},"properties":{"noteIndex":0},"schema":"https://github.com/citation-style-language/schema/raw/master/csl-citation.json"}</w:instrText>
      </w:r>
      <w:r w:rsidR="00321B64">
        <w:fldChar w:fldCharType="separate"/>
      </w:r>
      <w:r w:rsidR="00A578F6" w:rsidRPr="00A578F6">
        <w:rPr>
          <w:noProof/>
        </w:rPr>
        <w:t>(Song et al., 2018; Stevenson &amp; Kording, 2011)</w:t>
      </w:r>
      <w:r w:rsidR="00321B64">
        <w:fldChar w:fldCharType="end"/>
      </w:r>
      <w:r w:rsidR="00321B64">
        <w:t xml:space="preserve"> </w:t>
      </w:r>
      <w:r>
        <w:t xml:space="preserve">or underlying Calcium dynamics </w:t>
      </w:r>
      <w:r>
        <w:fldChar w:fldCharType="begin" w:fldLock="1"/>
      </w:r>
      <w:r w:rsidR="00A578F6">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w:t>
      </w:r>
      <w:r w:rsidR="00321B64">
        <w:t xml:space="preserve">Additionally, while the structured STSP model captures a basic ISI-dependence in the short-term weights, biophysical models of STSP may provide even better descriptions of these dynamics </w:t>
      </w:r>
      <w:r w:rsidR="00321B64">
        <w:fldChar w:fldCharType="begin" w:fldLock="1"/>
      </w:r>
      <w:r w:rsidR="00A578F6">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data.","author":[{"dropping-particle":"","family":"Costa","given":"Rui","non-dropping-particle":"","parse-names":false,"suffix":""},{"dropping-particle":"","family":"Sjöström","given":"P. Jesper","non-dropping-particle":"","parse-names":false,"suffix":""},{"dropping-particle":"","family":"Rossum","given":"Mark C.W.","non-dropping-particle":"van","parse-names":false,"suffix":""}],"container-title":"Frontiers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microcircuits","type":"article-journal","volume":"7"},"uris":["http://www.mendeley.com/documents/?uuid=1e636c9a-0b5a-4fcb-88bf-c65e8b7592a7"]}],"mendeley":{"formattedCitation":"(R. Costa et al., 2013)","plainTextFormattedCitation":"(R. Costa et al., 2013)","previouslyFormattedCitation":"(R. Costa et al., 2013)"},"properties":{"noteIndex":0},"schema":"https://github.com/citation-style-language/schema/raw/master/csl-citation.json"}</w:instrText>
      </w:r>
      <w:r w:rsidR="00321B64">
        <w:fldChar w:fldCharType="separate"/>
      </w:r>
      <w:r w:rsidR="00A578F6" w:rsidRPr="00A578F6">
        <w:rPr>
          <w:noProof/>
        </w:rPr>
        <w:t>(R. Costa et al., 2013)</w:t>
      </w:r>
      <w:r w:rsidR="00321B64">
        <w:fldChar w:fldCharType="end"/>
      </w:r>
      <w:r w:rsidR="00321B64">
        <w:t xml:space="preserve">. </w:t>
      </w:r>
      <w:r w:rsidR="006438BA">
        <w:t>In some cases,  short-term</w:t>
      </w:r>
      <w:r w:rsidR="006438BA" w:rsidRPr="00C660DA">
        <w:t xml:space="preserve"> and </w:t>
      </w:r>
      <w:r w:rsidR="006438BA">
        <w:t xml:space="preserve">long-term synaptic plasticity can also interact and </w:t>
      </w:r>
      <w:r w:rsidR="006438BA" w:rsidRPr="00C660DA">
        <w:t xml:space="preserve">tune </w:t>
      </w:r>
      <w:r w:rsidR="006438BA">
        <w:t xml:space="preserve">the </w:t>
      </w:r>
      <w:r w:rsidR="006438BA" w:rsidRPr="00C660DA">
        <w:t>sensitive range of synaptic plasticity</w:t>
      </w:r>
      <w:r w:rsidR="006438BA">
        <w:t xml:space="preserve"> </w:t>
      </w:r>
      <w:r w:rsidR="006438BA">
        <w:fldChar w:fldCharType="begin" w:fldLock="1"/>
      </w:r>
      <w:r w:rsidR="00A578F6">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id":"ITEM-2","itemData":{"DOI":"10.7554/eLife.09457","ISSN":"2050084X","PMID":"26308579","abstract":"Although it is well known that long-term synaptic plasticity can be expressed both pre- and postsynaptically, the functional consequences of this arrangement have remained elusive. We show that spike-timing-dependent plasticity with both pre- and postsynaptic expression develops receptive fields with reduced variability and improved discriminability compared to postsynaptic plasticity alone. These long-term modifications in receptive field statistics match recent sensory perception experiments. Moreover, learning with this form of plasticity leaves a hidden postsynaptic memory trace that enables fast relearning of previously stored information, providing a cellular substrate for memory savings. Our results reveal essential roles for presynaptic plasticity that are missed when only postsynaptic expression of long-term plasticity is considered, and suggest an experience-dependent distribution of pre- and postsynaptic strength changes.","author":[{"dropping-particle":"","family":"Costa","given":"Rui Ponte","non-dropping-particle":"","parse-names":false,"suffix":""},{"dropping-particle":"","family":"Froemke","given":"Robert C.","non-dropping-particle":"","parse-names":false,"suffix":""},{"dropping-particle":"","family":"Sjöström","given":"P. Jesper","non-dropping-particle":"","parse-names":false,"suffix":""},{"dropping-particle":"","family":"Rossum","given":"Mark C.W.","non-dropping-particle":"van","parse-names":false,"suffix":""}],"container-title":"eLife","id":"ITEM-2","issue":"AUGUST2015","issued":{"date-parts":[["2015","8"]]},"publisher":"eLife Sciences Publications Ltd","title":"Unified pre- and postsynaptic long-term plasticity enables reliable and flexible learning","type":"article-journal","volume":"4"},"uris":["http://www.mendeley.com/documents/?uuid=aac46605-2753-3cf0-9223-1d38572530ac","http://www.mendeley.com/documents/?uuid=cb441259-d669-4888-97ca-c8293ae85c63"]}],"mendeley":{"formattedCitation":"(R. P. Costa et al., 2015; Deperrois &amp; Graupner, 2020)","plainTextFormattedCitation":"(R. P. Costa et al., 2015; Deperrois &amp; Graupner, 2020)","previouslyFormattedCitation":"(R. P. Costa et al., 2015; Deperrois &amp; Graupner, 2020)"},"properties":{"noteIndex":0},"schema":"https://github.com/citation-style-language/schema/raw/master/csl-citation.json"}</w:instrText>
      </w:r>
      <w:r w:rsidR="006438BA">
        <w:fldChar w:fldCharType="separate"/>
      </w:r>
      <w:r w:rsidR="00A578F6" w:rsidRPr="00A578F6">
        <w:rPr>
          <w:noProof/>
        </w:rPr>
        <w:t>(R. P. Costa et al., 2015; Deperrois &amp; Graupner, 2020)</w:t>
      </w:r>
      <w:r w:rsidR="006438BA">
        <w:fldChar w:fldCharType="end"/>
      </w:r>
      <w:r w:rsidR="006438BA">
        <w:t xml:space="preserve">. </w:t>
      </w:r>
      <w:r>
        <w:t xml:space="preserve">In previous work, we found that a biophysical model of </w:t>
      </w:r>
      <w:r w:rsidR="00850742">
        <w:t>STSP</w:t>
      </w:r>
      <w:r>
        <w:t xml:space="preserve"> could account for the short-term dynamics of spike transmission</w:t>
      </w:r>
      <w:r w:rsidR="00850742">
        <w:t xml:space="preserve"> in</w:t>
      </w:r>
      <w:r>
        <w:t xml:space="preserve"> </w:t>
      </w:r>
      <w:r>
        <w:rPr>
          <w:i/>
          <w:iCs/>
        </w:rPr>
        <w:t>in vivo</w:t>
      </w:r>
      <w:r w:rsidR="00850742">
        <w:t>, experimental recordings</w:t>
      </w:r>
      <w:r>
        <w:t xml:space="preserve"> </w:t>
      </w:r>
      <w:r w:rsidR="007F7A3D">
        <w:fldChar w:fldCharType="begin" w:fldLock="1"/>
      </w:r>
      <w:r w:rsidR="00A578F6">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r w:rsidR="007F7A3D">
        <w:fldChar w:fldCharType="end"/>
      </w:r>
      <w:r>
        <w:t xml:space="preserve">. </w:t>
      </w:r>
      <w:r w:rsidR="006438BA">
        <w:t xml:space="preserve">Accounting for </w:t>
      </w:r>
      <w:r w:rsidR="00321B64">
        <w:t xml:space="preserve">long-term changes in the synaptic strength and baseline could further improve </w:t>
      </w:r>
      <w:r w:rsidR="006438BA">
        <w:t xml:space="preserve">models of </w:t>
      </w:r>
      <w:r w:rsidR="00850742">
        <w:t>spike transmission in real data</w:t>
      </w:r>
      <w:r w:rsidR="00321B64">
        <w:t>.</w:t>
      </w:r>
    </w:p>
    <w:p w14:paraId="17F064E6" w14:textId="00199997"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850742">
        <w:t xml:space="preserve"> </w:t>
      </w:r>
      <w:r w:rsidR="00850742">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850742">
        <w:fldChar w:fldCharType="separate"/>
      </w:r>
      <w:r w:rsidR="00850742" w:rsidRPr="00850742">
        <w:rPr>
          <w:noProof/>
        </w:rPr>
        <w:t>(Kobayashi et al., 2019; Ren et al., 2020)</w:t>
      </w:r>
      <w:r w:rsidR="00850742">
        <w:fldChar w:fldCharType="end"/>
      </w:r>
      <w:r>
        <w:t>.</w:t>
      </w:r>
      <w:r w:rsidR="00297F45">
        <w:t xml:space="preserve"> </w:t>
      </w:r>
      <w:r w:rsidR="0057386F">
        <w:t>Assuming that synaptic connections can be accurately identified, however, th</w:t>
      </w:r>
      <w:r w:rsidR="00850742">
        <w:t>e</w:t>
      </w:r>
      <w:r w:rsidR="0057386F">
        <w:t xml:space="preserve"> model</w:t>
      </w:r>
      <w:r w:rsidR="00850742">
        <w:t xml:space="preserve"> proposed here</w:t>
      </w:r>
      <w:r w:rsidR="0057386F">
        <w:t xml:space="preserve">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pPr>
    </w:p>
    <w:p w14:paraId="1732CFFA" w14:textId="13C7028F" w:rsidR="00C62CFA" w:rsidRDefault="00C62CFA" w:rsidP="00C36F3E">
      <w:pPr>
        <w:pStyle w:val="Heading1"/>
        <w:jc w:val="both"/>
      </w:pPr>
      <w:r>
        <w:lastRenderedPageBreak/>
        <w:t>Acknowledgements</w:t>
      </w:r>
    </w:p>
    <w:p w14:paraId="2BC842C1" w14:textId="5AB88DA5" w:rsidR="00141343" w:rsidRDefault="00C62CFA">
      <w:r>
        <w:t xml:space="preserve">This work was supported by NSF CAREER </w:t>
      </w:r>
      <w:r w:rsidR="008428D7">
        <w:t xml:space="preserve">1931249 </w:t>
      </w:r>
      <w:r>
        <w:t>to IHS.</w:t>
      </w:r>
      <w:r w:rsidR="008428D7">
        <w:t xml:space="preserve"> Thanks to Naixin Ren for helpful comments.</w:t>
      </w:r>
    </w:p>
    <w:p w14:paraId="2541A84C" w14:textId="77777777" w:rsidR="00F67F93" w:rsidRDefault="00F67F93">
      <w:pPr>
        <w:rPr>
          <w:rFonts w:ascii="Open Sans SemiBold" w:eastAsiaTheme="majorEastAsia" w:hAnsi="Open Sans SemiBold" w:cstheme="majorBidi"/>
          <w:color w:val="262626" w:themeColor="text1" w:themeTint="D9"/>
          <w:sz w:val="32"/>
          <w:szCs w:val="32"/>
        </w:rPr>
      </w:pPr>
      <w:r>
        <w:br w:type="page"/>
      </w:r>
    </w:p>
    <w:p w14:paraId="4AADA382" w14:textId="4B29FFA8" w:rsidR="00C36F3E" w:rsidRPr="00C36F3E" w:rsidRDefault="000361CA" w:rsidP="00C36F3E">
      <w:pPr>
        <w:pStyle w:val="Heading1"/>
        <w:jc w:val="both"/>
      </w:pPr>
      <w:r>
        <w:lastRenderedPageBreak/>
        <w:t>References</w:t>
      </w:r>
    </w:p>
    <w:p w14:paraId="34786D48" w14:textId="3FEE3299" w:rsidR="00CD5008" w:rsidRPr="00CD5008" w:rsidRDefault="00510B75" w:rsidP="00CD5008">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CD5008" w:rsidRPr="00CD5008">
        <w:rPr>
          <w:rFonts w:cs="Open Sans"/>
          <w:noProof/>
          <w:szCs w:val="24"/>
        </w:rPr>
        <w:t xml:space="preserve">Abbott, L. F., &amp; Nelson, S. B. (2000). Synaptic plasticity: taming the beast. </w:t>
      </w:r>
      <w:r w:rsidR="00CD5008" w:rsidRPr="00CD5008">
        <w:rPr>
          <w:rFonts w:cs="Open Sans"/>
          <w:i/>
          <w:iCs/>
          <w:noProof/>
          <w:szCs w:val="24"/>
        </w:rPr>
        <w:t>Nature Neuroscience</w:t>
      </w:r>
      <w:r w:rsidR="00CD5008" w:rsidRPr="00CD5008">
        <w:rPr>
          <w:rFonts w:cs="Open Sans"/>
          <w:noProof/>
          <w:szCs w:val="24"/>
        </w:rPr>
        <w:t xml:space="preserve">, </w:t>
      </w:r>
      <w:r w:rsidR="00CD5008" w:rsidRPr="00CD5008">
        <w:rPr>
          <w:rFonts w:cs="Open Sans"/>
          <w:i/>
          <w:iCs/>
          <w:noProof/>
          <w:szCs w:val="24"/>
        </w:rPr>
        <w:t>3</w:t>
      </w:r>
      <w:r w:rsidR="00CD5008" w:rsidRPr="00CD5008">
        <w:rPr>
          <w:rFonts w:cs="Open Sans"/>
          <w:noProof/>
          <w:szCs w:val="24"/>
        </w:rPr>
        <w:t>, 1178–1183.</w:t>
      </w:r>
    </w:p>
    <w:p w14:paraId="0B053D8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Amarasingham, A., Geman, S., &amp; Harrison, M. T. (2015). Ambiguity and nonidentifiability in the statistical analysis of neural codes.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112</w:t>
      </w:r>
      <w:r w:rsidRPr="00CD5008">
        <w:rPr>
          <w:rFonts w:cs="Open Sans"/>
          <w:noProof/>
          <w:szCs w:val="24"/>
        </w:rPr>
        <w:t>(20), 6455–6460. https://doi.org/10.1073/PNAS.1506400112</w:t>
      </w:r>
    </w:p>
    <w:p w14:paraId="6315F36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CD5008">
        <w:rPr>
          <w:rFonts w:cs="Open Sans"/>
          <w:i/>
          <w:iCs/>
          <w:noProof/>
          <w:szCs w:val="24"/>
        </w:rPr>
        <w:t>Sādhanā</w:t>
      </w:r>
      <w:r w:rsidRPr="00CD5008">
        <w:rPr>
          <w:rFonts w:cs="Open Sans"/>
          <w:noProof/>
          <w:szCs w:val="24"/>
        </w:rPr>
        <w:t xml:space="preserve">, </w:t>
      </w:r>
      <w:r w:rsidRPr="00CD5008">
        <w:rPr>
          <w:rFonts w:cs="Open Sans"/>
          <w:i/>
          <w:iCs/>
          <w:noProof/>
          <w:szCs w:val="24"/>
        </w:rPr>
        <w:t>41</w:t>
      </w:r>
      <w:r w:rsidRPr="00CD5008">
        <w:rPr>
          <w:rFonts w:cs="Open Sans"/>
          <w:noProof/>
          <w:szCs w:val="24"/>
        </w:rPr>
        <w:t>(12), 1473–1490. https://doi.org/10.1007/s12046-016-0562-z</w:t>
      </w:r>
    </w:p>
    <w:p w14:paraId="5C27995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92</w:t>
      </w:r>
      <w:r w:rsidRPr="00CD5008">
        <w:rPr>
          <w:rFonts w:cs="Open Sans"/>
          <w:noProof/>
          <w:szCs w:val="24"/>
        </w:rPr>
        <w:t>(1), 600–608. https://doi.org/10.1152/jn.01170.2003</w:t>
      </w:r>
    </w:p>
    <w:p w14:paraId="7631D5F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(1988). Maximum likelihood analysis of spike trains of interacting nerve cells. </w:t>
      </w:r>
      <w:r w:rsidRPr="00CD5008">
        <w:rPr>
          <w:rFonts w:cs="Open Sans"/>
          <w:i/>
          <w:iCs/>
          <w:noProof/>
          <w:szCs w:val="24"/>
        </w:rPr>
        <w:t>Biological Cybernetics</w:t>
      </w:r>
      <w:r w:rsidRPr="00CD5008">
        <w:rPr>
          <w:rFonts w:cs="Open Sans"/>
          <w:noProof/>
          <w:szCs w:val="24"/>
        </w:rPr>
        <w:t xml:space="preserve">, </w:t>
      </w:r>
      <w:r w:rsidRPr="00CD5008">
        <w:rPr>
          <w:rFonts w:cs="Open Sans"/>
          <w:i/>
          <w:iCs/>
          <w:noProof/>
          <w:szCs w:val="24"/>
        </w:rPr>
        <w:t>59</w:t>
      </w:r>
      <w:r w:rsidRPr="00CD5008">
        <w:rPr>
          <w:rFonts w:cs="Open Sans"/>
          <w:noProof/>
          <w:szCs w:val="24"/>
        </w:rPr>
        <w:t>(3), 189–200. https://doi.org/10.1007/BF00318010</w:t>
      </w:r>
    </w:p>
    <w:p w14:paraId="70EB977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(1992). Nerve Cell Spike Train Data Analysis: A Progression of Technique. </w:t>
      </w:r>
      <w:r w:rsidRPr="00CD5008">
        <w:rPr>
          <w:rFonts w:cs="Open Sans"/>
          <w:i/>
          <w:iCs/>
          <w:noProof/>
          <w:szCs w:val="24"/>
        </w:rPr>
        <w:t>Journal of the American Statistical Association</w:t>
      </w:r>
      <w:r w:rsidRPr="00CD5008">
        <w:rPr>
          <w:rFonts w:cs="Open Sans"/>
          <w:noProof/>
          <w:szCs w:val="24"/>
        </w:rPr>
        <w:t xml:space="preserve">, </w:t>
      </w:r>
      <w:r w:rsidRPr="00CD5008">
        <w:rPr>
          <w:rFonts w:cs="Open Sans"/>
          <w:i/>
          <w:iCs/>
          <w:noProof/>
          <w:szCs w:val="24"/>
        </w:rPr>
        <w:t>87</w:t>
      </w:r>
      <w:r w:rsidRPr="00CD5008">
        <w:rPr>
          <w:rFonts w:cs="Open Sans"/>
          <w:noProof/>
          <w:szCs w:val="24"/>
        </w:rPr>
        <w:t>(418), 260. https://doi.org/10.2307/2290256</w:t>
      </w:r>
    </w:p>
    <w:p w14:paraId="191E859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Brown, E. N., Nguyen, D. P., Frank, L. M., Wilson, M. A., &amp; Solo, V. (2001). An analysis of neural receptive field plasticity by point process adaptive filtering.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98</w:t>
      </w:r>
      <w:r w:rsidRPr="00CD5008">
        <w:rPr>
          <w:rFonts w:cs="Open Sans"/>
          <w:noProof/>
          <w:szCs w:val="24"/>
        </w:rPr>
        <w:t>(21), 12261–12266. https://doi.org/10.1073/PNAS.201409398</w:t>
      </w:r>
    </w:p>
    <w:p w14:paraId="42F72E0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Carandini, M., Horton, J. C., &amp; Sincich, L. C. (2007). Thalamic filtering of retinal spike trains by postsynaptic summation. </w:t>
      </w:r>
      <w:r w:rsidRPr="00CD5008">
        <w:rPr>
          <w:rFonts w:cs="Open Sans"/>
          <w:i/>
          <w:iCs/>
          <w:noProof/>
          <w:szCs w:val="24"/>
        </w:rPr>
        <w:t>Journal of Vision</w:t>
      </w:r>
      <w:r w:rsidRPr="00CD5008">
        <w:rPr>
          <w:rFonts w:cs="Open Sans"/>
          <w:noProof/>
          <w:szCs w:val="24"/>
        </w:rPr>
        <w:t xml:space="preserve">, </w:t>
      </w:r>
      <w:r w:rsidRPr="00CD5008">
        <w:rPr>
          <w:rFonts w:cs="Open Sans"/>
          <w:i/>
          <w:iCs/>
          <w:noProof/>
          <w:szCs w:val="24"/>
        </w:rPr>
        <w:t>7</w:t>
      </w:r>
      <w:r w:rsidRPr="00CD5008">
        <w:rPr>
          <w:rFonts w:cs="Open Sans"/>
          <w:noProof/>
          <w:szCs w:val="24"/>
        </w:rPr>
        <w:t>(14), 20–20. https://doi.org/10.1167/7.14.20</w:t>
      </w:r>
    </w:p>
    <w:p w14:paraId="1FAE4D7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Chan, R. H. M., Song, D., &amp; Berger, T. W. (2008). Tracking temporal evolution of nonlinear dynamics in hippocampus using time-varying volterra kernels. </w:t>
      </w:r>
      <w:r w:rsidRPr="00CD5008">
        <w:rPr>
          <w:rFonts w:cs="Open Sans"/>
          <w:i/>
          <w:iCs/>
          <w:noProof/>
          <w:szCs w:val="24"/>
        </w:rPr>
        <w:t>Conference Proceedings : ... Annual International Conference of the IEEE Engineering in Medicine and Biology Society. IEEE Engineering in Medicine and Biology Society. Conference</w:t>
      </w:r>
      <w:r w:rsidRPr="00CD5008">
        <w:rPr>
          <w:rFonts w:cs="Open Sans"/>
          <w:noProof/>
          <w:szCs w:val="24"/>
        </w:rPr>
        <w:t xml:space="preserve">, </w:t>
      </w:r>
      <w:r w:rsidRPr="00CD5008">
        <w:rPr>
          <w:rFonts w:cs="Open Sans"/>
          <w:i/>
          <w:iCs/>
          <w:noProof/>
          <w:szCs w:val="24"/>
        </w:rPr>
        <w:t>2008</w:t>
      </w:r>
      <w:r w:rsidRPr="00CD5008">
        <w:rPr>
          <w:rFonts w:cs="Open Sans"/>
          <w:noProof/>
          <w:szCs w:val="24"/>
        </w:rPr>
        <w:t>, 4996–4999. https://doi.org/10.1109/IEMBS.2008.4650336</w:t>
      </w:r>
    </w:p>
    <w:p w14:paraId="7CDD9BA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P., Froemke, R. C., Sjöström, P. J., &amp; van Rossum, M. C. W. (2015). Unified pre- and postsynaptic long-term plasticity enables reliable and flexible learning. </w:t>
      </w:r>
      <w:r w:rsidRPr="00CD5008">
        <w:rPr>
          <w:rFonts w:cs="Open Sans"/>
          <w:i/>
          <w:iCs/>
          <w:noProof/>
          <w:szCs w:val="24"/>
        </w:rPr>
        <w:t>ELife</w:t>
      </w:r>
      <w:r w:rsidRPr="00CD5008">
        <w:rPr>
          <w:rFonts w:cs="Open Sans"/>
          <w:noProof/>
          <w:szCs w:val="24"/>
        </w:rPr>
        <w:t xml:space="preserve">, </w:t>
      </w:r>
      <w:r w:rsidRPr="00CD5008">
        <w:rPr>
          <w:rFonts w:cs="Open Sans"/>
          <w:i/>
          <w:iCs/>
          <w:noProof/>
          <w:szCs w:val="24"/>
        </w:rPr>
        <w:t>4</w:t>
      </w:r>
      <w:r w:rsidRPr="00CD5008">
        <w:rPr>
          <w:rFonts w:cs="Open Sans"/>
          <w:noProof/>
          <w:szCs w:val="24"/>
        </w:rPr>
        <w:t>(AUGUST2015). https://doi.org/10.7554/eLife.09457</w:t>
      </w:r>
    </w:p>
    <w:p w14:paraId="5CAA1B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Sjöström, P. J., &amp; van Rossum, M. C. W. (2013). Probabilistic inference of short-term synaptic plasticity in neocortical microcircuits. </w:t>
      </w:r>
      <w:r w:rsidRPr="00CD5008">
        <w:rPr>
          <w:rFonts w:cs="Open Sans"/>
          <w:i/>
          <w:iCs/>
          <w:noProof/>
          <w:szCs w:val="24"/>
        </w:rPr>
        <w:t>Frontiers in Computational Neuroscience</w:t>
      </w:r>
      <w:r w:rsidRPr="00CD5008">
        <w:rPr>
          <w:rFonts w:cs="Open Sans"/>
          <w:noProof/>
          <w:szCs w:val="24"/>
        </w:rPr>
        <w:t xml:space="preserve">, </w:t>
      </w:r>
      <w:r w:rsidRPr="00CD5008">
        <w:rPr>
          <w:rFonts w:cs="Open Sans"/>
          <w:i/>
          <w:iCs/>
          <w:noProof/>
          <w:szCs w:val="24"/>
        </w:rPr>
        <w:t>7</w:t>
      </w:r>
      <w:r w:rsidRPr="00CD5008">
        <w:rPr>
          <w:rFonts w:cs="Open Sans"/>
          <w:noProof/>
          <w:szCs w:val="24"/>
        </w:rPr>
        <w:t>, 75. https://doi.org/10.3389/fncom.2013.00075</w:t>
      </w:r>
    </w:p>
    <w:p w14:paraId="04EC28A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Csicsvari, J., Hirase, H., Czurko, A., &amp; Buzsáki, G. (1998). Reliability and state dependence of pyramidal cell-interneuron synapses in the hippocampus: An ensemble approach in the behaving rat.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21</w:t>
      </w:r>
      <w:r w:rsidRPr="00CD5008">
        <w:rPr>
          <w:rFonts w:cs="Open Sans"/>
          <w:noProof/>
          <w:szCs w:val="24"/>
        </w:rPr>
        <w:t>(1), 179–189. https://doi.org/10.1016/S0896-6273(00)80525-5</w:t>
      </w:r>
    </w:p>
    <w:p w14:paraId="72E05DA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Deperrois, N., &amp; Graupner, M. (2020). Short-term depression and long-term plasticity </w:t>
      </w:r>
      <w:r w:rsidRPr="00CD5008">
        <w:rPr>
          <w:rFonts w:cs="Open Sans"/>
          <w:noProof/>
          <w:szCs w:val="24"/>
        </w:rPr>
        <w:lastRenderedPageBreak/>
        <w:t xml:space="preserve">together tune sensitive range of synaptic plasticity.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16</w:t>
      </w:r>
      <w:r w:rsidRPr="00CD5008">
        <w:rPr>
          <w:rFonts w:cs="Open Sans"/>
          <w:noProof/>
          <w:szCs w:val="24"/>
        </w:rPr>
        <w:t>(9), 1–25. https://doi.org/10.1371/journal.pcbi.1008265</w:t>
      </w:r>
    </w:p>
    <w:p w14:paraId="247547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Du, Y., &amp; Varadhan, R. (2020). SQUAREM: An R Package for Off-the-Shelf Acceleration of EM, MM and Other EM-Like Monotone Algorithms. </w:t>
      </w:r>
      <w:r w:rsidRPr="00CD5008">
        <w:rPr>
          <w:rFonts w:cs="Open Sans"/>
          <w:i/>
          <w:iCs/>
          <w:noProof/>
          <w:szCs w:val="24"/>
        </w:rPr>
        <w:t xml:space="preserve">Journal of Statistical Software; Vol 1, Issue 7 (2020)  </w:t>
      </w:r>
      <w:r w:rsidRPr="00CD5008">
        <w:rPr>
          <w:rFonts w:cs="Open Sans"/>
          <w:noProof/>
          <w:szCs w:val="24"/>
        </w:rPr>
        <w:t>. https://doi.org/10.18637/jss.v092.i07</w:t>
      </w:r>
    </w:p>
    <w:p w14:paraId="424A9AE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Eden, U. T., Frank, L. M., Barbieri, R., Solo, V., &amp; Brown, E. N. (2004). Dynamic Analysis of Neural Encoding by Point Process Adaptive Filtering.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16</w:t>
      </w:r>
      <w:r w:rsidRPr="00CD5008">
        <w:rPr>
          <w:rFonts w:cs="Open Sans"/>
          <w:noProof/>
          <w:szCs w:val="24"/>
        </w:rPr>
        <w:t>(5), 971–998. https://doi.org/10.1162/089976604773135069</w:t>
      </w:r>
    </w:p>
    <w:p w14:paraId="4324489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English, D. F., McKenzie, S., Evans, T., Kim, K., Yoon, E., &amp; Buzsáki, G. (2017). Pyramidal Cell-Interneuron Circuit Architecture and Dynamics in Hippocampal Networks.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96</w:t>
      </w:r>
      <w:r w:rsidRPr="00CD5008">
        <w:rPr>
          <w:rFonts w:cs="Open Sans"/>
          <w:noProof/>
          <w:szCs w:val="24"/>
        </w:rPr>
        <w:t>(2), 505-520.e7. https://doi.org/10.1016/j.neuron.2017.09.033</w:t>
      </w:r>
    </w:p>
    <w:p w14:paraId="62025C3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Fetz, E., Toyama, K., &amp; Smith, W. (1991). </w:t>
      </w:r>
      <w:r w:rsidRPr="00CD5008">
        <w:rPr>
          <w:rFonts w:cs="Open Sans"/>
          <w:i/>
          <w:iCs/>
          <w:noProof/>
          <w:szCs w:val="24"/>
        </w:rPr>
        <w:t>Synaptic Interactions between Cortical Neurons</w:t>
      </w:r>
      <w:r w:rsidRPr="00CD5008">
        <w:rPr>
          <w:rFonts w:cs="Open Sans"/>
          <w:noProof/>
          <w:szCs w:val="24"/>
        </w:rPr>
        <w:t xml:space="preserve"> (pp. 1–47). Springer, Boston, MA. https://doi.org/10.1007/978-1-4615-6622-9_1</w:t>
      </w:r>
    </w:p>
    <w:p w14:paraId="0F98982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Fujisawa, S., Amarasingham, A., Harrison, M. T., &amp; Buzsáki, G. (2008). Behavior-dependent short-term assembly dynamics in the medial prefrontal cortex.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11</w:t>
      </w:r>
      <w:r w:rsidRPr="00CD5008">
        <w:rPr>
          <w:rFonts w:cs="Open Sans"/>
          <w:noProof/>
          <w:szCs w:val="24"/>
        </w:rPr>
        <w:t>(7), 823–833. https://doi.org/10.1038/nn.2134</w:t>
      </w:r>
    </w:p>
    <w:p w14:paraId="6C10DDE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Gao, Y., Buesing, L., Shenoy, K. V, &amp; Cunningham, J. P. (2015). High-dimensional neural spike train analysis with generalized count linear dynamical systems. In </w:t>
      </w:r>
      <w:r w:rsidRPr="00CD5008">
        <w:rPr>
          <w:rFonts w:cs="Open Sans"/>
          <w:i/>
          <w:iCs/>
          <w:noProof/>
          <w:szCs w:val="24"/>
        </w:rPr>
        <w:t>Advances in Neural Information Processing Systems</w:t>
      </w:r>
      <w:r w:rsidRPr="00CD5008">
        <w:rPr>
          <w:rFonts w:cs="Open Sans"/>
          <w:noProof/>
          <w:szCs w:val="24"/>
        </w:rPr>
        <w:t xml:space="preserve"> (Vol. 28).</w:t>
      </w:r>
    </w:p>
    <w:p w14:paraId="5E1E2F2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Malyshev, A., Volgushev, M., &amp; Stevenson, I. H. (2017). Estimating short-term synaptic plasticity from pre- and postsynaptic spiking.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13</w:t>
      </w:r>
      <w:r w:rsidRPr="00CD5008">
        <w:rPr>
          <w:rFonts w:cs="Open Sans"/>
          <w:noProof/>
          <w:szCs w:val="24"/>
        </w:rPr>
        <w:t>(9), e1005738. https://doi.org/10.1371/journal.pcbi.1005738</w:t>
      </w:r>
    </w:p>
    <w:p w14:paraId="4702C5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Ren, N., Keine, C., Stoelzel, C., Englitz, B., Swadlow, H. A., &amp; Stevenson, I. H. (2020). Modeling the Short-Term Dynamics of in Vivo Excitatory Spike Transmission.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40</w:t>
      </w:r>
      <w:r w:rsidRPr="00CD5008">
        <w:rPr>
          <w:rFonts w:cs="Open Sans"/>
          <w:noProof/>
          <w:szCs w:val="24"/>
        </w:rPr>
        <w:t>(21), 4185–4202. https://doi.org/10.1523/JNEUROSCI.1482-19.2020</w:t>
      </w:r>
    </w:p>
    <w:p w14:paraId="5065682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Graupner, M., &amp; Brunel, N. (2012). Calcium-based plasticity model explains sensitivity of synaptic changes to spike pattern, rate, and dendritic location.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109</w:t>
      </w:r>
      <w:r w:rsidRPr="00CD5008">
        <w:rPr>
          <w:rFonts w:cs="Open Sans"/>
          <w:noProof/>
          <w:szCs w:val="24"/>
        </w:rPr>
        <w:t>(10), 3991–3996. https://doi.org/10.1073/pnas.1109359109</w:t>
      </w:r>
    </w:p>
    <w:p w14:paraId="5D590A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Harris, K. D., Csicsvari, J., Hirase, H., Dragoi, G., &amp; Buzsáki, G. (2003). Organization of cell assemblies in the hippocampus.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424</w:t>
      </w:r>
      <w:r w:rsidRPr="00CD5008">
        <w:rPr>
          <w:rFonts w:cs="Open Sans"/>
          <w:noProof/>
          <w:szCs w:val="24"/>
        </w:rPr>
        <w:t>(6948), 552–556.</w:t>
      </w:r>
    </w:p>
    <w:p w14:paraId="3BE3F19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Kandaswamy, U., Deng, P.-Y., Stevens, C. F., &amp; Klyachko, V. A. (2010). </w:t>
      </w:r>
      <w:r w:rsidRPr="00CD5008">
        <w:rPr>
          <w:rFonts w:cs="Open Sans"/>
          <w:i/>
          <w:iCs/>
          <w:noProof/>
          <w:szCs w:val="24"/>
        </w:rPr>
        <w:t>The Role of Presynaptic Dynamics in Processing of Natural Spike Trains in Hippocampal Synapses</w:t>
      </w:r>
      <w:r w:rsidRPr="00CD5008">
        <w:rPr>
          <w:rFonts w:cs="Open Sans"/>
          <w:noProof/>
          <w:szCs w:val="24"/>
        </w:rPr>
        <w:t>. https://doi.org/10.1523/JNEUROSCI.4050-10.2010</w:t>
      </w:r>
    </w:p>
    <w:p w14:paraId="32B8D9C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Kelly, R. C., Smith, M. A., Kass, R. E., &amp; Lee, T. S. (2010). Local field potentials indicate network state and account for neuronal response variability.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29</w:t>
      </w:r>
      <w:r w:rsidRPr="00CD5008">
        <w:rPr>
          <w:rFonts w:cs="Open Sans"/>
          <w:noProof/>
          <w:szCs w:val="24"/>
        </w:rPr>
        <w:t>(3), 567–579. https://doi.org/10.1007/s10827-009-0208-9</w:t>
      </w:r>
    </w:p>
    <w:p w14:paraId="78881EB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Klyachko, V. A., &amp; Stevens, C. F. (2006). Excitatory and Feed-Forward Inhibitory </w:t>
      </w:r>
      <w:r w:rsidRPr="00CD5008">
        <w:rPr>
          <w:rFonts w:cs="Open Sans"/>
          <w:noProof/>
          <w:szCs w:val="24"/>
        </w:rPr>
        <w:lastRenderedPageBreak/>
        <w:t xml:space="preserve">Hippocampal Synapses Work Synergistically as an Adaptive Filter of Natural Spike Trains. </w:t>
      </w:r>
      <w:r w:rsidRPr="00CD5008">
        <w:rPr>
          <w:rFonts w:cs="Open Sans"/>
          <w:i/>
          <w:iCs/>
          <w:noProof/>
          <w:szCs w:val="24"/>
        </w:rPr>
        <w:t>PLoS Biology</w:t>
      </w:r>
      <w:r w:rsidRPr="00CD5008">
        <w:rPr>
          <w:rFonts w:cs="Open Sans"/>
          <w:noProof/>
          <w:szCs w:val="24"/>
        </w:rPr>
        <w:t xml:space="preserve">, </w:t>
      </w:r>
      <w:r w:rsidRPr="00CD5008">
        <w:rPr>
          <w:rFonts w:cs="Open Sans"/>
          <w:i/>
          <w:iCs/>
          <w:noProof/>
          <w:szCs w:val="24"/>
        </w:rPr>
        <w:t>4</w:t>
      </w:r>
      <w:r w:rsidRPr="00CD5008">
        <w:rPr>
          <w:rFonts w:cs="Open Sans"/>
          <w:noProof/>
          <w:szCs w:val="24"/>
        </w:rPr>
        <w:t>(7), e207. https://doi.org/10.1371/journal.pbio.0040207</w:t>
      </w:r>
    </w:p>
    <w:p w14:paraId="190ED70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Kobayashi, R., Kurita, S., Kurth, A., Kitano, K., Mizuseki, K., Diesmann, M., Richmond, B. J., &amp; Shinomoto, S. (2019). Reconstructing neuronal circuitry from parallel spike trains. </w:t>
      </w:r>
      <w:r w:rsidRPr="00CD5008">
        <w:rPr>
          <w:rFonts w:cs="Open Sans"/>
          <w:i/>
          <w:iCs/>
          <w:noProof/>
          <w:szCs w:val="24"/>
        </w:rPr>
        <w:t>Nature Communications</w:t>
      </w:r>
      <w:r w:rsidRPr="00CD5008">
        <w:rPr>
          <w:rFonts w:cs="Open Sans"/>
          <w:noProof/>
          <w:szCs w:val="24"/>
        </w:rPr>
        <w:t xml:space="preserve">, </w:t>
      </w:r>
      <w:r w:rsidRPr="00CD5008">
        <w:rPr>
          <w:rFonts w:cs="Open Sans"/>
          <w:i/>
          <w:iCs/>
          <w:noProof/>
          <w:szCs w:val="24"/>
        </w:rPr>
        <w:t>10</w:t>
      </w:r>
      <w:r w:rsidRPr="00CD5008">
        <w:rPr>
          <w:rFonts w:cs="Open Sans"/>
          <w:noProof/>
          <w:szCs w:val="24"/>
        </w:rPr>
        <w:t>(1), 4468. https://doi.org/10.1038/s41467-019-12225-2</w:t>
      </w:r>
    </w:p>
    <w:p w14:paraId="695CEAB5"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Linderman, S., Stock, C. H., &amp; Adams, R. P. (2014). A framework for studying synaptic plasticity with neural spike train data. In Z. Ghahramani, M. Welling, C. Cortes, N. Lawrence, &amp; K. Q. Weinberger (Eds.), </w:t>
      </w:r>
      <w:r w:rsidRPr="00CD5008">
        <w:rPr>
          <w:rFonts w:cs="Open Sans"/>
          <w:i/>
          <w:iCs/>
          <w:noProof/>
          <w:szCs w:val="24"/>
        </w:rPr>
        <w:t>Advances in Neural Information Processing Systems</w:t>
      </w:r>
      <w:r w:rsidRPr="00CD5008">
        <w:rPr>
          <w:rFonts w:cs="Open Sans"/>
          <w:noProof/>
          <w:szCs w:val="24"/>
        </w:rPr>
        <w:t xml:space="preserve"> (Vol. 27, pp. 2330–2338). Curran Associates, Inc. https://proceedings.neurips.cc/paper/2014/file/4122cb13c7a474c1976c9706ae36521d-Paper.pdf</w:t>
      </w:r>
    </w:p>
    <w:p w14:paraId="2CA50B8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Mantel, G. W. H., &amp; Lemon, R. N. (1987). Cross-correlation reveals facilitation of single motor units in thenar muscles by single corticospinal neurones in the conscious monkey. </w:t>
      </w:r>
      <w:r w:rsidRPr="00CD5008">
        <w:rPr>
          <w:rFonts w:cs="Open Sans"/>
          <w:i/>
          <w:iCs/>
          <w:noProof/>
          <w:szCs w:val="24"/>
        </w:rPr>
        <w:t>Neuroscience Letters</w:t>
      </w:r>
      <w:r w:rsidRPr="00CD5008">
        <w:rPr>
          <w:rFonts w:cs="Open Sans"/>
          <w:noProof/>
          <w:szCs w:val="24"/>
        </w:rPr>
        <w:t xml:space="preserve">, </w:t>
      </w:r>
      <w:r w:rsidRPr="00CD5008">
        <w:rPr>
          <w:rFonts w:cs="Open Sans"/>
          <w:i/>
          <w:iCs/>
          <w:noProof/>
          <w:szCs w:val="24"/>
        </w:rPr>
        <w:t>77</w:t>
      </w:r>
      <w:r w:rsidRPr="00CD5008">
        <w:rPr>
          <w:rFonts w:cs="Open Sans"/>
          <w:noProof/>
          <w:szCs w:val="24"/>
        </w:rPr>
        <w:t>(1), 113–118. https://doi.org/10.1016/0304-3940(87)90617-3</w:t>
      </w:r>
    </w:p>
    <w:p w14:paraId="52B90C5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Okatan, M., Wilson, M. A., &amp; Brown, E. N. (2005). Analyzing Functional Connectivity Using a Network Likelihood Model of Ensemble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17</w:t>
      </w:r>
      <w:r w:rsidRPr="00CD5008">
        <w:rPr>
          <w:rFonts w:cs="Open Sans"/>
          <w:noProof/>
          <w:szCs w:val="24"/>
        </w:rPr>
        <w:t>(9), 1927–1961.</w:t>
      </w:r>
    </w:p>
    <w:p w14:paraId="201B69E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Paninski, L., Ahmadian, Y., Ferreira, D. G., Koyama, S., Rahnama Rad, K., Vidne, M., Vogelstein, J., &amp; Wu, W. (2010). A new look at state-space models for neural data. In </w:t>
      </w:r>
      <w:r w:rsidRPr="00CD5008">
        <w:rPr>
          <w:rFonts w:cs="Open Sans"/>
          <w:i/>
          <w:iCs/>
          <w:noProof/>
          <w:szCs w:val="24"/>
        </w:rPr>
        <w:t>Journal of Computational Neuroscience</w:t>
      </w:r>
      <w:r w:rsidRPr="00CD5008">
        <w:rPr>
          <w:rFonts w:cs="Open Sans"/>
          <w:noProof/>
          <w:szCs w:val="24"/>
        </w:rPr>
        <w:t xml:space="preserve"> (Vol. 29, Issues 1–2, pp. 107–126). Springer. https://doi.org/10.1007/s10827-009-0179-x</w:t>
      </w:r>
    </w:p>
    <w:p w14:paraId="56BBA0C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Perkel, D. H., Gerstein, G. L., &amp; Moore, G. P. (1967). Neuronal Spike Trains and Stochastic Point Processes: II. Simultaneous Spike Trains. </w:t>
      </w:r>
      <w:r w:rsidRPr="00CD5008">
        <w:rPr>
          <w:rFonts w:cs="Open Sans"/>
          <w:i/>
          <w:iCs/>
          <w:noProof/>
          <w:szCs w:val="24"/>
        </w:rPr>
        <w:t>Biophysical Journal</w:t>
      </w:r>
      <w:r w:rsidRPr="00CD5008">
        <w:rPr>
          <w:rFonts w:cs="Open Sans"/>
          <w:noProof/>
          <w:szCs w:val="24"/>
        </w:rPr>
        <w:t xml:space="preserve">, </w:t>
      </w:r>
      <w:r w:rsidRPr="00CD5008">
        <w:rPr>
          <w:rFonts w:cs="Open Sans"/>
          <w:i/>
          <w:iCs/>
          <w:noProof/>
          <w:szCs w:val="24"/>
        </w:rPr>
        <w:t>7</w:t>
      </w:r>
      <w:r w:rsidRPr="00CD5008">
        <w:rPr>
          <w:rFonts w:cs="Open Sans"/>
          <w:noProof/>
          <w:szCs w:val="24"/>
        </w:rPr>
        <w:t>(4), 419–440. https://doi.org/10.1016/S0006-3495(67)86597-4</w:t>
      </w:r>
    </w:p>
    <w:p w14:paraId="77130F6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Scott, J. G. (2012). Fully Bayesian inference for neural models with negative-binomial spiking. In </w:t>
      </w:r>
      <w:r w:rsidRPr="00CD5008">
        <w:rPr>
          <w:rFonts w:cs="Open Sans"/>
          <w:i/>
          <w:iCs/>
          <w:noProof/>
          <w:szCs w:val="24"/>
        </w:rPr>
        <w:t>Advances in Neural Information Processing Systems</w:t>
      </w:r>
      <w:r w:rsidRPr="00CD5008">
        <w:rPr>
          <w:rFonts w:cs="Open Sans"/>
          <w:noProof/>
          <w:szCs w:val="24"/>
        </w:rPr>
        <w:t xml:space="preserve"> (Vol. 25).</w:t>
      </w:r>
    </w:p>
    <w:p w14:paraId="31422BC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Shlens, J., Paninski, L., Sher, A., Litke, A. M., Chichilnisky, E. J., &amp; Simoncelli, E. P. (2008). Spatio-temporal correlations and visual signalling in a complete neuronal population.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454</w:t>
      </w:r>
      <w:r w:rsidRPr="00CD5008">
        <w:rPr>
          <w:rFonts w:cs="Open Sans"/>
          <w:noProof/>
          <w:szCs w:val="24"/>
        </w:rPr>
        <w:t>(7207), 995–999.</w:t>
      </w:r>
    </w:p>
    <w:p w14:paraId="5296FB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Simoncelli, E. P. (2003). Biases in white noise analysis due to non-Poisson spike generation. </w:t>
      </w:r>
      <w:r w:rsidRPr="00CD5008">
        <w:rPr>
          <w:rFonts w:cs="Open Sans"/>
          <w:i/>
          <w:iCs/>
          <w:noProof/>
          <w:szCs w:val="24"/>
        </w:rPr>
        <w:t>Neurocomputing</w:t>
      </w:r>
      <w:r w:rsidRPr="00CD5008">
        <w:rPr>
          <w:rFonts w:cs="Open Sans"/>
          <w:noProof/>
          <w:szCs w:val="24"/>
        </w:rPr>
        <w:t xml:space="preserve">, </w:t>
      </w:r>
      <w:r w:rsidRPr="00CD5008">
        <w:rPr>
          <w:rFonts w:cs="Open Sans"/>
          <w:i/>
          <w:iCs/>
          <w:noProof/>
          <w:szCs w:val="24"/>
        </w:rPr>
        <w:t>52</w:t>
      </w:r>
      <w:r w:rsidRPr="00CD5008">
        <w:rPr>
          <w:rFonts w:cs="Open Sans"/>
          <w:noProof/>
          <w:szCs w:val="24"/>
        </w:rPr>
        <w:t>–</w:t>
      </w:r>
      <w:r w:rsidRPr="00CD5008">
        <w:rPr>
          <w:rFonts w:cs="Open Sans"/>
          <w:i/>
          <w:iCs/>
          <w:noProof/>
          <w:szCs w:val="24"/>
        </w:rPr>
        <w:t>54</w:t>
      </w:r>
      <w:r w:rsidRPr="00CD5008">
        <w:rPr>
          <w:rFonts w:cs="Open Sans"/>
          <w:noProof/>
          <w:szCs w:val="24"/>
        </w:rPr>
        <w:t>, 109–115. https://doi.org/10.1016/S0925-2312(02)00822-6</w:t>
      </w:r>
    </w:p>
    <w:p w14:paraId="052A795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Rauch, H. E., Tung, F., &amp; Striebel, C. T. (1965). Maximum likelihood estimates of linear dynamic systems. </w:t>
      </w:r>
      <w:r w:rsidRPr="00CD5008">
        <w:rPr>
          <w:rFonts w:cs="Open Sans"/>
          <w:i/>
          <w:iCs/>
          <w:noProof/>
          <w:szCs w:val="24"/>
        </w:rPr>
        <w:t>AIAA Journal</w:t>
      </w:r>
      <w:r w:rsidRPr="00CD5008">
        <w:rPr>
          <w:rFonts w:cs="Open Sans"/>
          <w:noProof/>
          <w:szCs w:val="24"/>
        </w:rPr>
        <w:t xml:space="preserve">, </w:t>
      </w:r>
      <w:r w:rsidRPr="00CD5008">
        <w:rPr>
          <w:rFonts w:cs="Open Sans"/>
          <w:i/>
          <w:iCs/>
          <w:noProof/>
          <w:szCs w:val="24"/>
        </w:rPr>
        <w:t>3</w:t>
      </w:r>
      <w:r w:rsidRPr="00CD5008">
        <w:rPr>
          <w:rFonts w:cs="Open Sans"/>
          <w:noProof/>
          <w:szCs w:val="24"/>
        </w:rPr>
        <w:t>(8), 1445–1450. https://doi.org/10.2514/3.3166</w:t>
      </w:r>
    </w:p>
    <w:p w14:paraId="497EDBD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Ren, N., Ito, S., Hafizi, H., Beggs, J. M., &amp; Stevenson, I. H. (2020). Model-based detection of putative synaptic connections from spike recordings with latency and type constraints. </w:t>
      </w:r>
      <w:r w:rsidRPr="00CD5008">
        <w:rPr>
          <w:rFonts w:cs="Open Sans"/>
          <w:i/>
          <w:iCs/>
          <w:noProof/>
          <w:szCs w:val="24"/>
        </w:rPr>
        <w:t>Journal of Neurophysiology</w:t>
      </w:r>
      <w:r w:rsidRPr="00CD5008">
        <w:rPr>
          <w:rFonts w:cs="Open Sans"/>
          <w:noProof/>
          <w:szCs w:val="24"/>
        </w:rPr>
        <w:t>. https://doi.org/10.1152/jn.00066.2020</w:t>
      </w:r>
    </w:p>
    <w:p w14:paraId="22C4DF5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Robinson, B. S., Berger, T. W., &amp; Song, D. (2016). Identification of stable spike-timing-dependent plasticity from spiking activity with generalized multilinear modeling. </w:t>
      </w:r>
      <w:r w:rsidRPr="00CD5008">
        <w:rPr>
          <w:rFonts w:cs="Open Sans"/>
          <w:i/>
          <w:iCs/>
          <w:noProof/>
          <w:szCs w:val="24"/>
        </w:rPr>
        <w:lastRenderedPageBreak/>
        <w:t>Neural Computation</w:t>
      </w:r>
      <w:r w:rsidRPr="00CD5008">
        <w:rPr>
          <w:rFonts w:cs="Open Sans"/>
          <w:noProof/>
          <w:szCs w:val="24"/>
        </w:rPr>
        <w:t>. https://doi.org/10.1162/NECO_a_00883</w:t>
      </w:r>
    </w:p>
    <w:p w14:paraId="75B9A9D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Smith, A. C., &amp; Brown, E. N. (2003). Estimating a state-space model from point process observations.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15</w:t>
      </w:r>
      <w:r w:rsidRPr="00CD5008">
        <w:rPr>
          <w:rFonts w:cs="Open Sans"/>
          <w:noProof/>
          <w:szCs w:val="24"/>
        </w:rPr>
        <w:t>(5), 965–991. https://doi.org/10.1162/089976603765202622</w:t>
      </w:r>
    </w:p>
    <w:p w14:paraId="6EB623C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Song, D., Robinson, B. S., &amp; Berger, T. W. (2018). Identification of Short-Term and Long-Term Functional Synaptic Plasticity From Spiking Activities. In </w:t>
      </w:r>
      <w:r w:rsidRPr="00CD5008">
        <w:rPr>
          <w:rFonts w:cs="Open Sans"/>
          <w:i/>
          <w:iCs/>
          <w:noProof/>
          <w:szCs w:val="24"/>
        </w:rPr>
        <w:t>Adaptive Learning Methods for Nonlinear System Modeling</w:t>
      </w:r>
      <w:r w:rsidRPr="00CD5008">
        <w:rPr>
          <w:rFonts w:cs="Open Sans"/>
          <w:noProof/>
          <w:szCs w:val="24"/>
        </w:rPr>
        <w:t xml:space="preserve"> (pp. 289–312). Elsevier. https://doi.org/10.1016/B978-0-12-812976-0.00017-8</w:t>
      </w:r>
    </w:p>
    <w:p w14:paraId="5C88696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(2016). Flexible models for spike count data with both over- and under- dispersion.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41</w:t>
      </w:r>
      <w:r w:rsidRPr="00CD5008">
        <w:rPr>
          <w:rFonts w:cs="Open Sans"/>
          <w:noProof/>
          <w:szCs w:val="24"/>
        </w:rPr>
        <w:t>(1), 29–43. https://doi.org/10.1007/s10827-016-0603-y</w:t>
      </w:r>
    </w:p>
    <w:p w14:paraId="783F9C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(2018). Omitted Variable Bias in GLMs of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30</w:t>
      </w:r>
      <w:r w:rsidRPr="00CD5008">
        <w:rPr>
          <w:rFonts w:cs="Open Sans"/>
          <w:noProof/>
          <w:szCs w:val="24"/>
        </w:rPr>
        <w:t>(12), 3227–3258. https://doi.org/10.1162/neco_a_01138</w:t>
      </w:r>
    </w:p>
    <w:p w14:paraId="3B6215C3"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106</w:t>
      </w:r>
      <w:r w:rsidRPr="00CD5008">
        <w:rPr>
          <w:rFonts w:cs="Open Sans"/>
          <w:noProof/>
          <w:szCs w:val="24"/>
        </w:rPr>
        <w:t>(2), 764–774. https://doi.org/10.1152/jn.00626.2010</w:t>
      </w:r>
    </w:p>
    <w:p w14:paraId="3CE9AAF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&amp; Kording, K. P. (2011). Inferring spike-timing-dependent plasticity from spike train data. In J. Shawe-Taylor, R. S. Zemel, P. Bartlett, F. C. N. Pereira, &amp; K. Q. Weinberger (Eds.), </w:t>
      </w:r>
      <w:r w:rsidRPr="00CD5008">
        <w:rPr>
          <w:rFonts w:cs="Open Sans"/>
          <w:i/>
          <w:iCs/>
          <w:noProof/>
          <w:szCs w:val="24"/>
        </w:rPr>
        <w:t>Advances in Neural Information Processing Systems</w:t>
      </w:r>
      <w:r w:rsidRPr="00CD5008">
        <w:rPr>
          <w:rFonts w:cs="Open Sans"/>
          <w:noProof/>
          <w:szCs w:val="24"/>
        </w:rPr>
        <w:t xml:space="preserve"> (Vol. 24).</w:t>
      </w:r>
    </w:p>
    <w:p w14:paraId="6B517AE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Swadlow, H. A., &amp; Gusev, A. G. (2001). The impact of “bursting” thalamic impulses at a neocortical synapse.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4</w:t>
      </w:r>
      <w:r w:rsidRPr="00CD5008">
        <w:rPr>
          <w:rFonts w:cs="Open Sans"/>
          <w:noProof/>
          <w:szCs w:val="24"/>
        </w:rPr>
        <w:t>(4), 402–408. https://doi.org/10.1038/86054</w:t>
      </w:r>
    </w:p>
    <w:p w14:paraId="2FE41B2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93</w:t>
      </w:r>
      <w:r w:rsidRPr="00CD5008">
        <w:rPr>
          <w:rFonts w:cs="Open Sans"/>
          <w:noProof/>
          <w:szCs w:val="24"/>
        </w:rPr>
        <w:t>(2), 1074–1089.</w:t>
      </w:r>
    </w:p>
    <w:p w14:paraId="5CF3568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Usrey, W. M., Alonso, J. M., &amp; Reid, R. C. (2000). Synaptic interactions between thalamic inputs to simple cells in cat visual cortex.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20</w:t>
      </w:r>
      <w:r w:rsidRPr="00CD5008">
        <w:rPr>
          <w:rFonts w:cs="Open Sans"/>
          <w:noProof/>
          <w:szCs w:val="24"/>
        </w:rPr>
        <w:t>(14), 5461–5467. https://doi.org/10.1523/jneurosci.20-14-05461.2000</w:t>
      </w:r>
    </w:p>
    <w:p w14:paraId="7E4C4AD1" w14:textId="77777777" w:rsidR="00CD5008" w:rsidRPr="00CD5008" w:rsidRDefault="00CD5008" w:rsidP="00CD5008">
      <w:pPr>
        <w:widowControl w:val="0"/>
        <w:autoSpaceDE w:val="0"/>
        <w:autoSpaceDN w:val="0"/>
        <w:adjustRightInd w:val="0"/>
        <w:spacing w:line="240" w:lineRule="auto"/>
        <w:ind w:left="480" w:hanging="480"/>
        <w:rPr>
          <w:rFonts w:cs="Open Sans"/>
          <w:noProof/>
        </w:rPr>
      </w:pPr>
      <w:r w:rsidRPr="00CD5008">
        <w:rPr>
          <w:rFonts w:cs="Open Sans"/>
          <w:noProof/>
          <w:szCs w:val="24"/>
        </w:rPr>
        <w:t xml:space="preserve">Zucker, R. S., &amp; Regehr, W. G. (2002). Short-Term Synaptic Plasticity. </w:t>
      </w:r>
      <w:r w:rsidRPr="00CD5008">
        <w:rPr>
          <w:rFonts w:cs="Open Sans"/>
          <w:i/>
          <w:iCs/>
          <w:noProof/>
          <w:szCs w:val="24"/>
        </w:rPr>
        <w:t>Annual Review of Physiology</w:t>
      </w:r>
      <w:r w:rsidRPr="00CD5008">
        <w:rPr>
          <w:rFonts w:cs="Open Sans"/>
          <w:noProof/>
          <w:szCs w:val="24"/>
        </w:rPr>
        <w:t xml:space="preserve">, </w:t>
      </w:r>
      <w:r w:rsidRPr="00CD5008">
        <w:rPr>
          <w:rFonts w:cs="Open Sans"/>
          <w:i/>
          <w:iCs/>
          <w:noProof/>
          <w:szCs w:val="24"/>
        </w:rPr>
        <w:t>64</w:t>
      </w:r>
      <w:r w:rsidRPr="00CD5008">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6"/>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n Naixin" w:date="2021-02-01T14:48:00Z" w:initials="RN">
    <w:p w14:paraId="1F37C97B" w14:textId="6CCE371C" w:rsidR="00253A72" w:rsidRDefault="00253A72">
      <w:pPr>
        <w:pStyle w:val="CommentText"/>
      </w:pPr>
      <w:r>
        <w:rPr>
          <w:rStyle w:val="CommentReference"/>
        </w:rPr>
        <w:annotationRef/>
      </w:r>
      <w:r>
        <w:t>Is “occur” a good word here?</w:t>
      </w:r>
    </w:p>
  </w:comment>
  <w:comment w:id="1" w:author="Ganchao Wei" w:date="2021-02-01T16:58:00Z" w:initials="GW">
    <w:p w14:paraId="0C66DA31" w14:textId="49B6F2E8" w:rsidR="00253A72" w:rsidRDefault="00253A72">
      <w:pPr>
        <w:pStyle w:val="CommentText"/>
        <w:rPr>
          <w:rFonts w:hint="eastAsia"/>
          <w:lang w:eastAsia="zh-CN"/>
        </w:rPr>
      </w:pPr>
      <w:r>
        <w:rPr>
          <w:lang w:eastAsia="zh-CN"/>
        </w:rPr>
        <w:t>What about “</w:t>
      </w:r>
      <w:r>
        <w:rPr>
          <w:rStyle w:val="CommentReference"/>
        </w:rPr>
        <w:annotationRef/>
      </w:r>
      <w:r>
        <w:rPr>
          <w:rFonts w:hint="eastAsia"/>
          <w:lang w:eastAsia="zh-CN"/>
        </w:rPr>
        <w:t>W</w:t>
      </w:r>
      <w:r>
        <w:rPr>
          <w:lang w:eastAsia="zh-CN"/>
        </w:rPr>
        <w:t>hen there’s a synaptic connection,</w:t>
      </w:r>
      <w:r w:rsidR="004B2A3B">
        <w:rPr>
          <w:lang w:eastAsia="zh-CN"/>
        </w:rPr>
        <w:t xml:space="preserve"> </w:t>
      </w:r>
      <w:r>
        <w:rPr>
          <w:lang w:eastAsia="zh-CN"/>
        </w:rPr>
        <w:t>…”?</w:t>
      </w:r>
    </w:p>
  </w:comment>
  <w:comment w:id="4" w:author="Ren Naixin" w:date="2021-02-01T14:58:00Z" w:initials="RN">
    <w:p w14:paraId="3A909CD4" w14:textId="3E361994" w:rsidR="00253A72" w:rsidRDefault="00253A72">
      <w:pPr>
        <w:pStyle w:val="CommentText"/>
      </w:pPr>
      <w:r>
        <w:rPr>
          <w:rStyle w:val="CommentReference"/>
        </w:rPr>
        <w:annotationRef/>
      </w:r>
      <w:r>
        <w:t>what does this sentence mean?</w:t>
      </w:r>
    </w:p>
  </w:comment>
  <w:comment w:id="5" w:author="Ganchao Wei" w:date="2021-02-01T17:00:00Z" w:initials="GW">
    <w:p w14:paraId="137C11E8" w14:textId="6B21B7D1" w:rsidR="00253A72" w:rsidRDefault="00253A72">
      <w:pPr>
        <w:pStyle w:val="CommentText"/>
      </w:pPr>
      <w:r>
        <w:rPr>
          <w:rStyle w:val="CommentReference"/>
        </w:rPr>
        <w:annotationRef/>
      </w:r>
      <w:r>
        <w:t>Just replace the ‘presynaptic’ into ‘postsynaptic’ in “</w:t>
      </w:r>
      <w:r w:rsidR="00933894">
        <w:t>w</w:t>
      </w:r>
      <w:r>
        <w:t>e denote the total number… observed in t…”</w:t>
      </w:r>
    </w:p>
  </w:comment>
  <w:comment w:id="6" w:author="Ren Naixin" w:date="2021-02-01T15:03:00Z" w:initials="RN">
    <w:p w14:paraId="1E379812" w14:textId="4B109467" w:rsidR="00253A72" w:rsidRDefault="00253A72">
      <w:pPr>
        <w:pStyle w:val="CommentText"/>
      </w:pPr>
      <w:r>
        <w:rPr>
          <w:rStyle w:val="CommentReference"/>
        </w:rPr>
        <w:annotationRef/>
      </w:r>
      <w:r>
        <w:t>Do you mean ISI?</w:t>
      </w:r>
    </w:p>
  </w:comment>
  <w:comment w:id="7" w:author="Ganchao Wei" w:date="2021-02-01T17:02:00Z" w:initials="GW">
    <w:p w14:paraId="7E7A6276" w14:textId="144FBBB1" w:rsidR="00253A72" w:rsidRDefault="00253A72">
      <w:pPr>
        <w:pStyle w:val="CommentText"/>
      </w:pPr>
      <w:r>
        <w:rPr>
          <w:rStyle w:val="CommentReference"/>
        </w:rPr>
        <w:annotationRef/>
      </w:r>
      <w:r>
        <w:t>Yes</w:t>
      </w:r>
      <w:r w:rsidR="004B2A3B">
        <w:t xml:space="preserve">. This causes </w:t>
      </w:r>
      <w:proofErr w:type="gramStart"/>
      <w:r w:rsidR="004B2A3B">
        <w:t>confusion?</w:t>
      </w:r>
      <w:proofErr w:type="gramEnd"/>
    </w:p>
  </w:comment>
  <w:comment w:id="9" w:author="Ren Naixin" w:date="2021-02-01T15:22:00Z" w:initials="RN">
    <w:p w14:paraId="084F143A" w14:textId="77777777" w:rsidR="00253A72" w:rsidRDefault="00253A72">
      <w:pPr>
        <w:pStyle w:val="CommentText"/>
      </w:pPr>
      <w:r>
        <w:rPr>
          <w:rStyle w:val="CommentReference"/>
        </w:rPr>
        <w:annotationRef/>
      </w:r>
      <w:r>
        <w:t xml:space="preserve">Does m denote the number of </w:t>
      </w:r>
      <w:proofErr w:type="spellStart"/>
      <w:r>
        <w:t>basis</w:t>
      </w:r>
      <w:proofErr w:type="spellEnd"/>
      <w:r>
        <w:t xml:space="preserve"> functions?</w:t>
      </w:r>
    </w:p>
    <w:p w14:paraId="6E8FDD35" w14:textId="4903CA8D" w:rsidR="00253A72" w:rsidRDefault="00253A72">
      <w:pPr>
        <w:pStyle w:val="CommentText"/>
      </w:pPr>
      <w:r>
        <w:t xml:space="preserve"> (m is also used to denote the number of bins in CCG in the previous text. Maybe you can consider using a different letter?)</w:t>
      </w:r>
    </w:p>
  </w:comment>
  <w:comment w:id="10" w:author="Ganchao Wei" w:date="2021-02-01T17:02:00Z" w:initials="GW">
    <w:p w14:paraId="35B493BD" w14:textId="77777777" w:rsidR="00253A72" w:rsidRDefault="00253A72">
      <w:pPr>
        <w:pStyle w:val="CommentText"/>
      </w:pPr>
      <w:r>
        <w:rPr>
          <w:rStyle w:val="CommentReference"/>
        </w:rPr>
        <w:annotationRef/>
      </w:r>
      <w:r>
        <w:t>Here I somewhat borrow the notations from Abed (Ghanbari et al., 2017), and I see ‘m’ as ‘modification’.</w:t>
      </w:r>
    </w:p>
    <w:p w14:paraId="186B51A2" w14:textId="77777777" w:rsidR="00253A72" w:rsidRDefault="00253A72">
      <w:pPr>
        <w:pStyle w:val="CommentText"/>
      </w:pPr>
    </w:p>
    <w:p w14:paraId="1254A80C" w14:textId="28F6BBE0" w:rsidR="00253A72" w:rsidRDefault="00253A72">
      <w:pPr>
        <w:pStyle w:val="CommentText"/>
      </w:pPr>
      <w:r>
        <w:t>Not sure if ‘m’ is traditionally used.</w:t>
      </w:r>
      <w:r w:rsidR="00933894">
        <w:t xml:space="preserve"> Any suggested notations?</w:t>
      </w:r>
    </w:p>
  </w:comment>
  <w:comment w:id="11" w:author="Ren Naixin" w:date="2021-02-01T15:34:00Z" w:initials="RN">
    <w:p w14:paraId="636CCB7A" w14:textId="5854B54C" w:rsidR="00253A72" w:rsidRDefault="00253A72">
      <w:pPr>
        <w:pStyle w:val="CommentText"/>
      </w:pPr>
      <w:r>
        <w:rPr>
          <w:rStyle w:val="CommentReference"/>
        </w:rPr>
        <w:annotationRef/>
      </w:r>
      <w:r>
        <w:rPr>
          <w:lang w:eastAsia="zh-CN"/>
        </w:rPr>
        <w:t>S</w:t>
      </w:r>
      <w:r>
        <w:rPr>
          <w:rFonts w:hint="eastAsia"/>
          <w:lang w:eastAsia="zh-CN"/>
        </w:rPr>
        <w:t>ince</w:t>
      </w:r>
      <w:r>
        <w:t xml:space="preserve"> ST</w:t>
      </w:r>
      <w:r>
        <w:rPr>
          <w:rFonts w:hint="eastAsia"/>
          <w:lang w:eastAsia="zh-CN"/>
        </w:rPr>
        <w:t>D</w:t>
      </w:r>
      <w:r>
        <w:t xml:space="preserve"> is involved, why does the synaptic strength look stable in Fig. 1A except for the abrupt increase? Is the y-axis of Fig. 1A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W</m:t>
            </m:r>
          </m:e>
          <m:sub>
            <m:r>
              <w:rPr>
                <w:rFonts w:ascii="Cambria Math" w:hAnsi="Cambria Math"/>
              </w:rPr>
              <m:t>S</m:t>
            </m:r>
          </m:sub>
        </m:sSub>
      </m:oMath>
      <w:r>
        <w:t>?</w:t>
      </w:r>
    </w:p>
  </w:comment>
  <w:comment w:id="12" w:author="Ganchao Wei" w:date="2021-02-01T18:39:00Z" w:initials="GW">
    <w:p w14:paraId="65C82607" w14:textId="70AAA0F9" w:rsidR="00253A72" w:rsidRDefault="00253A72">
      <w:pPr>
        <w:pStyle w:val="CommentText"/>
      </w:pPr>
      <w:r>
        <w:rPr>
          <w:rStyle w:val="CommentReference"/>
        </w:rPr>
        <w:annotationRef/>
      </w:r>
      <w:r>
        <w:t>Y axis changed</w:t>
      </w:r>
    </w:p>
  </w:comment>
  <w:comment w:id="13" w:author="Ren Naixin" w:date="2021-02-01T15:46:00Z" w:initials="RN">
    <w:p w14:paraId="36DD279E" w14:textId="66AB80A4" w:rsidR="00253A72" w:rsidRDefault="00253A72">
      <w:pPr>
        <w:pStyle w:val="CommentText"/>
      </w:pPr>
      <w:r>
        <w:rPr>
          <w:rStyle w:val="CommentReference"/>
        </w:rPr>
        <w:annotationRef/>
      </w:r>
      <w:r>
        <w:t xml:space="preserve">Is STDP and the </w:t>
      </w:r>
      <w:r w:rsidRPr="0015424E">
        <w:t>additional long-term decay</w:t>
      </w:r>
      <w:r>
        <w:t xml:space="preserve"> (pushes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back to 1) included in this simulation?</w:t>
      </w:r>
    </w:p>
  </w:comment>
  <w:comment w:id="14" w:author="Ren Naixin" w:date="2021-02-01T15:56:00Z" w:initials="RN">
    <w:p w14:paraId="7B4524A1" w14:textId="03916E42" w:rsidR="00253A72" w:rsidRDefault="00253A72">
      <w:pPr>
        <w:pStyle w:val="CommentText"/>
      </w:pPr>
      <w:r>
        <w:rPr>
          <w:rStyle w:val="CommentReference"/>
        </w:rPr>
        <w:annotationRef/>
      </w:r>
      <w:r>
        <w:t>OK, I get the answer from page 11. It looks like this “full model” doesn’t include STDP (and long-term decay). You may want to mention this here (or emphasize this in Methods). The word “full model” might be misleading.</w:t>
      </w:r>
    </w:p>
  </w:comment>
  <w:comment w:id="15" w:author="Ganchao Wei" w:date="2021-02-01T18:40:00Z" w:initials="GW">
    <w:p w14:paraId="13D81004" w14:textId="77777777" w:rsidR="00253A72" w:rsidRDefault="00253A72">
      <w:pPr>
        <w:pStyle w:val="CommentText"/>
      </w:pPr>
      <w:r>
        <w:rPr>
          <w:rStyle w:val="CommentReference"/>
        </w:rPr>
        <w:annotationRef/>
      </w:r>
      <w:r>
        <w:t>The “full model” means the model including baseline, STSP and LTSP, as defined in equation (2.3).</w:t>
      </w:r>
    </w:p>
    <w:p w14:paraId="098C055B" w14:textId="77777777" w:rsidR="00253A72" w:rsidRDefault="00253A72">
      <w:pPr>
        <w:pStyle w:val="CommentText"/>
      </w:pPr>
    </w:p>
    <w:p w14:paraId="663EE2FF" w14:textId="5CD2B35E" w:rsidR="00253A72" w:rsidRDefault="00253A72">
      <w:pPr>
        <w:pStyle w:val="CommentText"/>
      </w:pPr>
      <w:r>
        <w:t xml:space="preserve">BTW, STDP means “spike-time dependent plasticity”, which is a special case for long-term plasticity. The long-term plasticity (LTSP) can be ‘nearly’ anything, and we didn’t push it back to 1. We only force STSP decay to 1. </w:t>
      </w:r>
    </w:p>
  </w:comment>
  <w:comment w:id="29" w:author="Ren Naixin" w:date="2021-02-01T15:50:00Z" w:initials="RN">
    <w:p w14:paraId="68F0CD55" w14:textId="7B4A97AB" w:rsidR="00253A72" w:rsidRDefault="00253A72">
      <w:pPr>
        <w:pStyle w:val="CommentText"/>
      </w:pPr>
      <w:r>
        <w:rPr>
          <w:rStyle w:val="CommentReference"/>
        </w:rPr>
        <w:annotationRef/>
      </w:r>
      <w:r>
        <w:t xml:space="preserve">Again, what is the “synaptic weight” in the y-axis? I guess it’s </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w:r>
        <w:t xml:space="preserve">in </w:t>
      </w:r>
      <w:r>
        <w:rPr>
          <w:lang w:eastAsia="zh-CN"/>
        </w:rPr>
        <w:t>F</w:t>
      </w:r>
      <w:r>
        <w:rPr>
          <w:rFonts w:hint="eastAsia"/>
          <w:lang w:eastAsia="zh-CN"/>
        </w:rPr>
        <w:t>ig</w:t>
      </w:r>
      <w:r>
        <w:t xml:space="preserve">. 2A(C) left and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m:t>
        </m:r>
      </m:oMath>
      <w:r>
        <w:t>in Fig. 2A(C) right. Maybe you can make it clearer in the figure (by not using “synaptic weights” for both cases)?</w:t>
      </w:r>
    </w:p>
  </w:comment>
  <w:comment w:id="30" w:author="Ganchao Wei" w:date="2021-02-01T18:42:00Z" w:initials="GW">
    <w:p w14:paraId="3DACF6E1" w14:textId="7054D5E5" w:rsidR="00253A72" w:rsidRDefault="00253A72">
      <w:pPr>
        <w:pStyle w:val="CommentText"/>
      </w:pPr>
      <w:r>
        <w:rPr>
          <w:rStyle w:val="CommentReference"/>
        </w:rPr>
        <w:annotationRef/>
      </w:r>
      <w:r>
        <w:t>Y axis changed</w:t>
      </w:r>
    </w:p>
  </w:comment>
  <w:comment w:id="56" w:author="Ren Naixin" w:date="2021-02-01T16:18:00Z" w:initials="RN">
    <w:p w14:paraId="25E6E683" w14:textId="07C82A53" w:rsidR="00253A72" w:rsidRDefault="00253A72">
      <w:pPr>
        <w:pStyle w:val="CommentText"/>
      </w:pPr>
      <w:r>
        <w:rPr>
          <w:rStyle w:val="CommentReference"/>
        </w:rPr>
        <w:annotationRef/>
      </w:r>
      <w:r>
        <w:t>Not related to this paper, but I was wonder what the results would be if you omit LTP when modeling a simulation with STDP.</w:t>
      </w:r>
    </w:p>
  </w:comment>
  <w:comment w:id="57" w:author="Ganchao Wei" w:date="2021-02-01T18:43:00Z" w:initials="GW">
    <w:p w14:paraId="630F3308" w14:textId="69EFF71C" w:rsidR="00253A72" w:rsidRDefault="00253A72">
      <w:pPr>
        <w:pStyle w:val="CommentText"/>
      </w:pPr>
      <w:r>
        <w:rPr>
          <w:rStyle w:val="CommentReference"/>
        </w:rPr>
        <w:annotationRef/>
      </w:r>
      <w:r>
        <w:t xml:space="preserve">I guess when we omit LTSP, the baseline will capture the fluctuation, but the variation will be </w:t>
      </w:r>
      <w:proofErr w:type="gramStart"/>
      <w:r>
        <w:t>shrank</w:t>
      </w:r>
      <w:proofErr w:type="gramEnd"/>
      <w:r>
        <w:t xml:space="preserve"> (a lot), as you can see in Figure 8 (Q for LTSP won’t influence Q for baseline a lot)</w:t>
      </w:r>
    </w:p>
    <w:p w14:paraId="378E142F" w14:textId="77777777" w:rsidR="00253A72" w:rsidRDefault="00253A72">
      <w:pPr>
        <w:pStyle w:val="CommentText"/>
      </w:pPr>
    </w:p>
    <w:p w14:paraId="68874363" w14:textId="7A348239" w:rsidR="00253A72" w:rsidRDefault="00253A72">
      <w:pPr>
        <w:pStyle w:val="CommentText"/>
      </w:pPr>
      <w:r>
        <w:t>For STSP, since the modification function is estimated by pooled information, omitting LTSP won’t influence STSP estimation a lot.</w:t>
      </w:r>
      <w:r w:rsidR="00C20392">
        <w:t xml:space="preserve"> </w:t>
      </w:r>
    </w:p>
    <w:p w14:paraId="3BD3E829" w14:textId="6FD82D1E" w:rsidR="00253A72" w:rsidRDefault="00253A72">
      <w:pPr>
        <w:pStyle w:val="CommentText"/>
      </w:pPr>
      <w:r>
        <w:t>In other words, the effect of LTSP is averaged out (pooled) when estimating STSP, so fluctuations in LTSP</w:t>
      </w:r>
      <w:r w:rsidR="00C20392">
        <w:t xml:space="preserve"> will not influence STSP estimation.</w:t>
      </w:r>
    </w:p>
    <w:p w14:paraId="4450881F" w14:textId="5547BABE" w:rsidR="00253A72" w:rsidRDefault="00253A7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37C97B" w15:done="0"/>
  <w15:commentEx w15:paraId="0C66DA31" w15:paraIdParent="1F37C97B" w15:done="0"/>
  <w15:commentEx w15:paraId="3A909CD4" w15:done="0"/>
  <w15:commentEx w15:paraId="137C11E8" w15:paraIdParent="3A909CD4" w15:done="0"/>
  <w15:commentEx w15:paraId="1E379812" w15:done="0"/>
  <w15:commentEx w15:paraId="7E7A6276" w15:paraIdParent="1E379812" w15:done="0"/>
  <w15:commentEx w15:paraId="6E8FDD35" w15:done="0"/>
  <w15:commentEx w15:paraId="1254A80C" w15:paraIdParent="6E8FDD35" w15:done="0"/>
  <w15:commentEx w15:paraId="636CCB7A" w15:done="0"/>
  <w15:commentEx w15:paraId="65C82607" w15:paraIdParent="636CCB7A" w15:done="0"/>
  <w15:commentEx w15:paraId="36DD279E" w15:done="0"/>
  <w15:commentEx w15:paraId="7B4524A1" w15:paraIdParent="36DD279E" w15:done="0"/>
  <w15:commentEx w15:paraId="663EE2FF" w15:paraIdParent="36DD279E" w15:done="0"/>
  <w15:commentEx w15:paraId="68F0CD55" w15:done="0"/>
  <w15:commentEx w15:paraId="3DACF6E1" w15:paraIdParent="68F0CD55" w15:done="0"/>
  <w15:commentEx w15:paraId="25E6E683" w15:done="0"/>
  <w15:commentEx w15:paraId="4450881F" w15:paraIdParent="25E6E6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9323" w16cex:dateUtc="2021-02-01T19:48:00Z"/>
  <w16cex:commentExtensible w16cex:durableId="23C29514" w16cex:dateUtc="2021-02-01T19:56:00Z"/>
  <w16cex:commentExtensible w16cex:durableId="23C295B0" w16cex:dateUtc="2021-02-01T19:58:00Z"/>
  <w16cex:commentExtensible w16cex:durableId="23C296D6" w16cex:dateUtc="2021-02-01T20:03:00Z"/>
  <w16cex:commentExtensible w16cex:durableId="23C29B40" w16cex:dateUtc="2021-02-01T20:22:00Z"/>
  <w16cex:commentExtensible w16cex:durableId="23C29E06" w16cex:dateUtc="2021-02-01T20:34:00Z"/>
  <w16cex:commentExtensible w16cex:durableId="23C2A0C2" w16cex:dateUtc="2021-02-01T20:46:00Z"/>
  <w16cex:commentExtensible w16cex:durableId="23C2A324" w16cex:dateUtc="2021-02-01T20:56:00Z"/>
  <w16cex:commentExtensible w16cex:durableId="23C2A1C6" w16cex:dateUtc="2021-02-01T20:50:00Z"/>
  <w16cex:commentExtensible w16cex:durableId="23C2A873" w16cex:dateUtc="2021-02-01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37C97B" w16cid:durableId="23C29323"/>
  <w16cid:commentId w16cid:paraId="0C66DA31" w16cid:durableId="23C2B1B4"/>
  <w16cid:commentId w16cid:paraId="3A909CD4" w16cid:durableId="23C295B0"/>
  <w16cid:commentId w16cid:paraId="137C11E8" w16cid:durableId="23C2B21B"/>
  <w16cid:commentId w16cid:paraId="1E379812" w16cid:durableId="23C296D6"/>
  <w16cid:commentId w16cid:paraId="7E7A6276" w16cid:durableId="23C2B296"/>
  <w16cid:commentId w16cid:paraId="6E8FDD35" w16cid:durableId="23C29B40"/>
  <w16cid:commentId w16cid:paraId="1254A80C" w16cid:durableId="23C2B2B9"/>
  <w16cid:commentId w16cid:paraId="636CCB7A" w16cid:durableId="23C29E06"/>
  <w16cid:commentId w16cid:paraId="65C82607" w16cid:durableId="23C2C971"/>
  <w16cid:commentId w16cid:paraId="36DD279E" w16cid:durableId="23C2A0C2"/>
  <w16cid:commentId w16cid:paraId="7B4524A1" w16cid:durableId="23C2A324"/>
  <w16cid:commentId w16cid:paraId="663EE2FF" w16cid:durableId="23C2C99C"/>
  <w16cid:commentId w16cid:paraId="68F0CD55" w16cid:durableId="23C2A1C6"/>
  <w16cid:commentId w16cid:paraId="3DACF6E1" w16cid:durableId="23C2CA31"/>
  <w16cid:commentId w16cid:paraId="25E6E683" w16cid:durableId="23C2A873"/>
  <w16cid:commentId w16cid:paraId="4450881F" w16cid:durableId="23C2CA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2AEC1" w14:textId="77777777" w:rsidR="001F349B" w:rsidRDefault="001F349B" w:rsidP="00781D79">
      <w:pPr>
        <w:spacing w:after="0" w:line="240" w:lineRule="auto"/>
      </w:pPr>
      <w:r>
        <w:separator/>
      </w:r>
    </w:p>
  </w:endnote>
  <w:endnote w:type="continuationSeparator" w:id="0">
    <w:p w14:paraId="2D892AA9" w14:textId="77777777" w:rsidR="001F349B" w:rsidRDefault="001F349B"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253A72" w:rsidRPr="00072DFF" w:rsidRDefault="00253A72">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253A72" w:rsidRPr="00072DFF" w:rsidRDefault="00253A72">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83B1E" w14:textId="77777777" w:rsidR="001F349B" w:rsidRDefault="001F349B" w:rsidP="00781D79">
      <w:pPr>
        <w:spacing w:after="0" w:line="240" w:lineRule="auto"/>
      </w:pPr>
      <w:r>
        <w:separator/>
      </w:r>
    </w:p>
  </w:footnote>
  <w:footnote w:type="continuationSeparator" w:id="0">
    <w:p w14:paraId="55BAAC7C" w14:textId="77777777" w:rsidR="001F349B" w:rsidRDefault="001F349B"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n Naixin">
    <w15:presenceInfo w15:providerId="Windows Live" w15:userId="f78c7e374fc4a0a1"/>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zMDIxNjQyMzE0MrdU0lEKTi0uzszPAykwrAUAXk0mtCwAAAA="/>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115E"/>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124"/>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741"/>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35F42"/>
    <w:rsid w:val="0014081E"/>
    <w:rsid w:val="00141343"/>
    <w:rsid w:val="00141A0B"/>
    <w:rsid w:val="0014369A"/>
    <w:rsid w:val="00144B90"/>
    <w:rsid w:val="0015099E"/>
    <w:rsid w:val="00152D56"/>
    <w:rsid w:val="00153E30"/>
    <w:rsid w:val="0015424E"/>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4572"/>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49B"/>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5228"/>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3A7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35C7"/>
    <w:rsid w:val="00304FBA"/>
    <w:rsid w:val="00305562"/>
    <w:rsid w:val="00306720"/>
    <w:rsid w:val="00311F17"/>
    <w:rsid w:val="00314980"/>
    <w:rsid w:val="00314FD6"/>
    <w:rsid w:val="003157A9"/>
    <w:rsid w:val="00316DB2"/>
    <w:rsid w:val="00321B64"/>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5FED"/>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035"/>
    <w:rsid w:val="003955FF"/>
    <w:rsid w:val="00395C11"/>
    <w:rsid w:val="00396BE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4CB5"/>
    <w:rsid w:val="003F5C0E"/>
    <w:rsid w:val="003F7088"/>
    <w:rsid w:val="004020F8"/>
    <w:rsid w:val="004076A6"/>
    <w:rsid w:val="00407D49"/>
    <w:rsid w:val="00412450"/>
    <w:rsid w:val="00413EDD"/>
    <w:rsid w:val="00415720"/>
    <w:rsid w:val="00416AF5"/>
    <w:rsid w:val="00421089"/>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3B"/>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456"/>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018"/>
    <w:rsid w:val="00584533"/>
    <w:rsid w:val="005846B1"/>
    <w:rsid w:val="00585015"/>
    <w:rsid w:val="00585B5F"/>
    <w:rsid w:val="00585EAF"/>
    <w:rsid w:val="005861C4"/>
    <w:rsid w:val="0058660C"/>
    <w:rsid w:val="00587AE2"/>
    <w:rsid w:val="005914D8"/>
    <w:rsid w:val="005916FC"/>
    <w:rsid w:val="00591807"/>
    <w:rsid w:val="005923D9"/>
    <w:rsid w:val="005929B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38BA"/>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314E"/>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0742"/>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3894"/>
    <w:rsid w:val="0093709B"/>
    <w:rsid w:val="00940128"/>
    <w:rsid w:val="009419EC"/>
    <w:rsid w:val="009429F8"/>
    <w:rsid w:val="00943747"/>
    <w:rsid w:val="00943C82"/>
    <w:rsid w:val="00955414"/>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8F6"/>
    <w:rsid w:val="00A57937"/>
    <w:rsid w:val="00A636E7"/>
    <w:rsid w:val="00A64CC3"/>
    <w:rsid w:val="00A64D2B"/>
    <w:rsid w:val="00A67517"/>
    <w:rsid w:val="00A6768D"/>
    <w:rsid w:val="00A70B20"/>
    <w:rsid w:val="00A72BEE"/>
    <w:rsid w:val="00A75716"/>
    <w:rsid w:val="00A76700"/>
    <w:rsid w:val="00A81C39"/>
    <w:rsid w:val="00A8223C"/>
    <w:rsid w:val="00A8384C"/>
    <w:rsid w:val="00A83A0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3D12"/>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972"/>
    <w:rsid w:val="00B40E11"/>
    <w:rsid w:val="00B42627"/>
    <w:rsid w:val="00B53688"/>
    <w:rsid w:val="00B53A36"/>
    <w:rsid w:val="00B5451C"/>
    <w:rsid w:val="00B54978"/>
    <w:rsid w:val="00B55EBD"/>
    <w:rsid w:val="00B57564"/>
    <w:rsid w:val="00B62915"/>
    <w:rsid w:val="00B62D3C"/>
    <w:rsid w:val="00B67769"/>
    <w:rsid w:val="00B67F5D"/>
    <w:rsid w:val="00B725AA"/>
    <w:rsid w:val="00B7427B"/>
    <w:rsid w:val="00B76580"/>
    <w:rsid w:val="00B81192"/>
    <w:rsid w:val="00B8648C"/>
    <w:rsid w:val="00B87CD3"/>
    <w:rsid w:val="00B905D7"/>
    <w:rsid w:val="00B92B7F"/>
    <w:rsid w:val="00B94982"/>
    <w:rsid w:val="00B951E1"/>
    <w:rsid w:val="00B963F6"/>
    <w:rsid w:val="00BA578A"/>
    <w:rsid w:val="00BA6B75"/>
    <w:rsid w:val="00BA77F6"/>
    <w:rsid w:val="00BB11E8"/>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0392"/>
    <w:rsid w:val="00C211BD"/>
    <w:rsid w:val="00C21569"/>
    <w:rsid w:val="00C230C6"/>
    <w:rsid w:val="00C30153"/>
    <w:rsid w:val="00C31336"/>
    <w:rsid w:val="00C31AA0"/>
    <w:rsid w:val="00C32CF3"/>
    <w:rsid w:val="00C32D04"/>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0AD5"/>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652"/>
    <w:rsid w:val="00CC7DB9"/>
    <w:rsid w:val="00CC7F21"/>
    <w:rsid w:val="00CD0252"/>
    <w:rsid w:val="00CD1AC0"/>
    <w:rsid w:val="00CD1EDB"/>
    <w:rsid w:val="00CD486F"/>
    <w:rsid w:val="00CD5008"/>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36BC"/>
    <w:rsid w:val="00D143AE"/>
    <w:rsid w:val="00D16698"/>
    <w:rsid w:val="00D200F4"/>
    <w:rsid w:val="00D2014C"/>
    <w:rsid w:val="00D21F0E"/>
    <w:rsid w:val="00D2213B"/>
    <w:rsid w:val="00D2234D"/>
    <w:rsid w:val="00D23429"/>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19D"/>
    <w:rsid w:val="00D76457"/>
    <w:rsid w:val="00D7662B"/>
    <w:rsid w:val="00D7778E"/>
    <w:rsid w:val="00D77803"/>
    <w:rsid w:val="00D778B0"/>
    <w:rsid w:val="00D80781"/>
    <w:rsid w:val="00D80FE0"/>
    <w:rsid w:val="00D8409A"/>
    <w:rsid w:val="00D84875"/>
    <w:rsid w:val="00D871DC"/>
    <w:rsid w:val="00D87AC2"/>
    <w:rsid w:val="00D9052A"/>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E6171"/>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10D4"/>
    <w:rsid w:val="00E320FD"/>
    <w:rsid w:val="00E32D7C"/>
    <w:rsid w:val="00E35A16"/>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3C2A"/>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B6221EA3-6FDC-4A5A-8483-DFE41137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24</Pages>
  <Words>31852</Words>
  <Characters>181561</Characters>
  <Application>Microsoft Office Word</Application>
  <DocSecurity>0</DocSecurity>
  <Lines>1513</Lines>
  <Paragraphs>425</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212988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8</cp:revision>
  <cp:lastPrinted>2020-12-15T15:17:00Z</cp:lastPrinted>
  <dcterms:created xsi:type="dcterms:W3CDTF">2021-02-01T21:24:00Z</dcterms:created>
  <dcterms:modified xsi:type="dcterms:W3CDTF">2021-02-02T00:50:00Z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